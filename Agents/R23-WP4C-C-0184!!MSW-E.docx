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Y="-687"/>
        <w:tblW w:w="9889" w:type="dxa"/>
        <w:tblLayout w:type="fixed"/>
        <w:tblLook w:val="0000" w:firstRow="0" w:lastRow="0" w:firstColumn="0" w:lastColumn="0" w:noHBand="0" w:noVBand="0"/>
      </w:tblPr>
      <w:tblGrid>
        <w:gridCol w:w="6487"/>
        <w:gridCol w:w="3402"/>
      </w:tblGrid>
      <w:tr w:rsidR="009F6520" w14:paraId="073B864E" w14:textId="77777777" w:rsidTr="00876A8A">
        <w:trPr>
          <w:cantSplit/>
        </w:trPr>
        <w:tc>
          <w:tcPr>
            <w:tcW w:w="6487" w:type="dxa"/>
            <w:vAlign w:val="center"/>
          </w:tcPr>
          <w:p w14:paraId="10AD9339" w14:textId="77777777" w:rsidR="009F6520" w:rsidRPr="00D8032B" w:rsidRDefault="009F6520" w:rsidP="009F6520">
            <w:pPr>
              <w:shd w:val="solid" w:color="FFFFFF" w:fill="FFFFFF"/>
              <w:spacing w:before="0"/>
              <w:rPr>
                <w:rFonts w:ascii="Verdana" w:hAnsi="Verdana" w:cs="Times New Roman Bold"/>
                <w:b/>
                <w:bCs/>
                <w:sz w:val="26"/>
                <w:szCs w:val="26"/>
              </w:rPr>
            </w:pPr>
            <w:r>
              <w:rPr>
                <w:rFonts w:ascii="Verdana" w:hAnsi="Verdana" w:cs="Times New Roman Bold"/>
                <w:b/>
                <w:bCs/>
                <w:sz w:val="26"/>
                <w:szCs w:val="26"/>
              </w:rPr>
              <w:t>Radiocommunication Study Groups</w:t>
            </w:r>
          </w:p>
        </w:tc>
        <w:tc>
          <w:tcPr>
            <w:tcW w:w="3402" w:type="dxa"/>
          </w:tcPr>
          <w:p w14:paraId="6DF5BC09" w14:textId="6E2C31B4" w:rsidR="009F6520" w:rsidRDefault="003A2817" w:rsidP="003A2817">
            <w:pPr>
              <w:shd w:val="solid" w:color="FFFFFF" w:fill="FFFFFF"/>
              <w:spacing w:before="0" w:line="240" w:lineRule="atLeast"/>
            </w:pPr>
            <w:bookmarkStart w:id="0" w:name="ditulogo"/>
            <w:bookmarkEnd w:id="0"/>
            <w:r>
              <w:rPr>
                <w:noProof/>
                <w:lang w:eastAsia="en-GB"/>
              </w:rPr>
              <w:drawing>
                <wp:inline distT="0" distB="0" distL="0" distR="0" wp14:anchorId="307BC9AB" wp14:editId="3415E51D">
                  <wp:extent cx="765175" cy="76517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TU official logo-blu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1186" cy="771186"/>
                          </a:xfrm>
                          <a:prstGeom prst="rect">
                            <a:avLst/>
                          </a:prstGeom>
                        </pic:spPr>
                      </pic:pic>
                    </a:graphicData>
                  </a:graphic>
                </wp:inline>
              </w:drawing>
            </w:r>
          </w:p>
        </w:tc>
      </w:tr>
      <w:tr w:rsidR="000069D4" w:rsidRPr="0051782D" w14:paraId="349D1481" w14:textId="77777777" w:rsidTr="00876A8A">
        <w:trPr>
          <w:cantSplit/>
        </w:trPr>
        <w:tc>
          <w:tcPr>
            <w:tcW w:w="6487" w:type="dxa"/>
            <w:tcBorders>
              <w:bottom w:val="single" w:sz="12" w:space="0" w:color="auto"/>
            </w:tcBorders>
          </w:tcPr>
          <w:p w14:paraId="119C1A82" w14:textId="77777777" w:rsidR="000069D4" w:rsidRPr="00163271" w:rsidRDefault="000069D4" w:rsidP="00A5173C">
            <w:pPr>
              <w:shd w:val="solid" w:color="FFFFFF" w:fill="FFFFFF"/>
              <w:spacing w:before="0" w:after="48"/>
              <w:rPr>
                <w:rFonts w:ascii="Verdana" w:hAnsi="Verdana" w:cs="Times New Roman Bold"/>
                <w:b/>
                <w:sz w:val="22"/>
                <w:szCs w:val="22"/>
              </w:rPr>
            </w:pPr>
          </w:p>
        </w:tc>
        <w:tc>
          <w:tcPr>
            <w:tcW w:w="3402" w:type="dxa"/>
            <w:tcBorders>
              <w:bottom w:val="single" w:sz="12" w:space="0" w:color="auto"/>
            </w:tcBorders>
          </w:tcPr>
          <w:p w14:paraId="2CB19B3C" w14:textId="77777777" w:rsidR="000069D4" w:rsidRPr="0051782D" w:rsidRDefault="000069D4" w:rsidP="00A5173C">
            <w:pPr>
              <w:shd w:val="solid" w:color="FFFFFF" w:fill="FFFFFF"/>
              <w:spacing w:before="0" w:after="48" w:line="240" w:lineRule="atLeast"/>
              <w:rPr>
                <w:sz w:val="22"/>
                <w:szCs w:val="22"/>
                <w:lang w:val="en-US"/>
              </w:rPr>
            </w:pPr>
          </w:p>
        </w:tc>
      </w:tr>
      <w:tr w:rsidR="000069D4" w14:paraId="01A383B8" w14:textId="77777777" w:rsidTr="00876A8A">
        <w:trPr>
          <w:cantSplit/>
        </w:trPr>
        <w:tc>
          <w:tcPr>
            <w:tcW w:w="6487" w:type="dxa"/>
            <w:tcBorders>
              <w:top w:val="single" w:sz="12" w:space="0" w:color="auto"/>
            </w:tcBorders>
          </w:tcPr>
          <w:p w14:paraId="09286C30" w14:textId="77777777" w:rsidR="000069D4" w:rsidRPr="0051782D" w:rsidRDefault="000069D4" w:rsidP="00A5173C">
            <w:pPr>
              <w:shd w:val="solid" w:color="FFFFFF" w:fill="FFFFFF"/>
              <w:spacing w:before="0" w:after="48"/>
              <w:rPr>
                <w:rFonts w:ascii="Verdana" w:hAnsi="Verdana" w:cs="Times New Roman Bold"/>
                <w:bCs/>
                <w:sz w:val="22"/>
                <w:szCs w:val="22"/>
              </w:rPr>
            </w:pPr>
          </w:p>
        </w:tc>
        <w:tc>
          <w:tcPr>
            <w:tcW w:w="3402" w:type="dxa"/>
            <w:tcBorders>
              <w:top w:val="single" w:sz="12" w:space="0" w:color="auto"/>
            </w:tcBorders>
          </w:tcPr>
          <w:p w14:paraId="6ECB2050" w14:textId="77777777" w:rsidR="000069D4" w:rsidRPr="00710D66" w:rsidRDefault="000069D4" w:rsidP="00A5173C">
            <w:pPr>
              <w:shd w:val="solid" w:color="FFFFFF" w:fill="FFFFFF"/>
              <w:spacing w:before="0" w:after="48" w:line="240" w:lineRule="atLeast"/>
              <w:rPr>
                <w:lang w:val="en-US"/>
              </w:rPr>
            </w:pPr>
          </w:p>
        </w:tc>
      </w:tr>
      <w:tr w:rsidR="000069D4" w14:paraId="782E781A" w14:textId="77777777" w:rsidTr="00876A8A">
        <w:trPr>
          <w:cantSplit/>
        </w:trPr>
        <w:tc>
          <w:tcPr>
            <w:tcW w:w="6487" w:type="dxa"/>
            <w:vMerge w:val="restart"/>
          </w:tcPr>
          <w:p w14:paraId="3D9B832D" w14:textId="3C52C71A" w:rsidR="00CE0E58" w:rsidRPr="001316E2" w:rsidRDefault="00CE0E58" w:rsidP="00CE0E58">
            <w:pPr>
              <w:shd w:val="solid" w:color="FFFFFF" w:fill="FFFFFF"/>
              <w:spacing w:after="240"/>
              <w:ind w:left="1134" w:hanging="1134"/>
              <w:rPr>
                <w:rFonts w:ascii="Verdana" w:hAnsi="Verdana"/>
                <w:sz w:val="20"/>
                <w:lang w:val="en-US"/>
              </w:rPr>
            </w:pPr>
            <w:bookmarkStart w:id="1" w:name="recibido"/>
            <w:bookmarkStart w:id="2" w:name="dnum" w:colFirst="1" w:colLast="1"/>
            <w:bookmarkEnd w:id="1"/>
            <w:r w:rsidRPr="001316E2">
              <w:rPr>
                <w:rFonts w:ascii="Verdana" w:hAnsi="Verdana"/>
                <w:sz w:val="20"/>
                <w:lang w:val="en-US"/>
              </w:rPr>
              <w:t>Received:</w:t>
            </w:r>
            <w:r w:rsidRPr="001316E2">
              <w:rPr>
                <w:rFonts w:ascii="Verdana" w:hAnsi="Verdana"/>
                <w:sz w:val="20"/>
                <w:lang w:val="en-US"/>
              </w:rPr>
              <w:tab/>
            </w:r>
            <w:r>
              <w:rPr>
                <w:rFonts w:ascii="Verdana" w:hAnsi="Verdana"/>
                <w:sz w:val="20"/>
                <w:lang w:val="en-US"/>
              </w:rPr>
              <w:t>27 September 2024</w:t>
            </w:r>
          </w:p>
          <w:p w14:paraId="7900D79F" w14:textId="3413A55C" w:rsidR="003A2817" w:rsidRPr="00982084" w:rsidRDefault="00CE0E58" w:rsidP="00CE0E58">
            <w:pPr>
              <w:shd w:val="solid" w:color="FFFFFF" w:fill="FFFFFF"/>
              <w:tabs>
                <w:tab w:val="clear" w:pos="1134"/>
                <w:tab w:val="clear" w:pos="1871"/>
                <w:tab w:val="clear" w:pos="2268"/>
              </w:tabs>
              <w:spacing w:before="0" w:after="240"/>
              <w:ind w:left="1134" w:hanging="1134"/>
              <w:rPr>
                <w:rFonts w:ascii="Verdana" w:hAnsi="Verdana"/>
                <w:sz w:val="20"/>
              </w:rPr>
            </w:pPr>
            <w:r w:rsidRPr="001316E2">
              <w:rPr>
                <w:rFonts w:ascii="Verdana" w:hAnsi="Verdana"/>
                <w:sz w:val="20"/>
                <w:lang w:val="en-US"/>
              </w:rPr>
              <w:t>Subject:</w:t>
            </w:r>
            <w:r w:rsidRPr="001316E2">
              <w:rPr>
                <w:rFonts w:ascii="Verdana" w:hAnsi="Verdana"/>
                <w:sz w:val="20"/>
                <w:lang w:val="en-US"/>
              </w:rPr>
              <w:tab/>
            </w:r>
            <w:r>
              <w:rPr>
                <w:rFonts w:ascii="Verdana" w:hAnsi="Verdana"/>
                <w:sz w:val="20"/>
                <w:lang w:val="en-US"/>
              </w:rPr>
              <w:t xml:space="preserve">Rec. </w:t>
            </w:r>
            <w:r w:rsidRPr="001316E2">
              <w:rPr>
                <w:rFonts w:ascii="Verdana" w:hAnsi="Verdana"/>
                <w:sz w:val="20"/>
                <w:lang w:val="en-US"/>
              </w:rPr>
              <w:t xml:space="preserve">ITU-R </w:t>
            </w:r>
            <w:proofErr w:type="spellStart"/>
            <w:r w:rsidRPr="001316E2">
              <w:rPr>
                <w:rFonts w:ascii="Verdana" w:hAnsi="Verdana"/>
                <w:sz w:val="20"/>
                <w:lang w:val="en-US"/>
              </w:rPr>
              <w:t>M.1184</w:t>
            </w:r>
            <w:proofErr w:type="spellEnd"/>
            <w:r w:rsidRPr="001316E2">
              <w:rPr>
                <w:rFonts w:ascii="Verdana" w:hAnsi="Verdana"/>
                <w:sz w:val="20"/>
                <w:lang w:val="en-US"/>
              </w:rPr>
              <w:t>-4</w:t>
            </w:r>
          </w:p>
        </w:tc>
        <w:tc>
          <w:tcPr>
            <w:tcW w:w="3402" w:type="dxa"/>
          </w:tcPr>
          <w:p w14:paraId="305CEE4B" w14:textId="1550A7BD" w:rsidR="000069D4" w:rsidRPr="003A2817" w:rsidRDefault="003A2817" w:rsidP="00A5173C">
            <w:pPr>
              <w:shd w:val="solid" w:color="FFFFFF" w:fill="FFFFFF"/>
              <w:spacing w:before="0" w:line="240" w:lineRule="atLeast"/>
              <w:rPr>
                <w:rFonts w:ascii="Verdana" w:hAnsi="Verdana"/>
                <w:sz w:val="20"/>
                <w:lang w:eastAsia="zh-CN"/>
              </w:rPr>
            </w:pPr>
            <w:r>
              <w:rPr>
                <w:rFonts w:ascii="Verdana" w:hAnsi="Verdana"/>
                <w:b/>
                <w:sz w:val="20"/>
                <w:lang w:eastAsia="zh-CN"/>
              </w:rPr>
              <w:t xml:space="preserve">Document </w:t>
            </w:r>
            <w:proofErr w:type="spellStart"/>
            <w:r>
              <w:rPr>
                <w:rFonts w:ascii="Verdana" w:hAnsi="Verdana"/>
                <w:b/>
                <w:sz w:val="20"/>
                <w:lang w:eastAsia="zh-CN"/>
              </w:rPr>
              <w:t>4C</w:t>
            </w:r>
            <w:proofErr w:type="spellEnd"/>
            <w:r>
              <w:rPr>
                <w:rFonts w:ascii="Verdana" w:hAnsi="Verdana"/>
                <w:b/>
                <w:sz w:val="20"/>
                <w:lang w:eastAsia="zh-CN"/>
              </w:rPr>
              <w:t>/184-E</w:t>
            </w:r>
          </w:p>
        </w:tc>
      </w:tr>
      <w:tr w:rsidR="000069D4" w14:paraId="42FF33FF" w14:textId="77777777" w:rsidTr="00876A8A">
        <w:trPr>
          <w:cantSplit/>
        </w:trPr>
        <w:tc>
          <w:tcPr>
            <w:tcW w:w="6487" w:type="dxa"/>
            <w:vMerge/>
          </w:tcPr>
          <w:p w14:paraId="29C27AE1" w14:textId="77777777" w:rsidR="000069D4" w:rsidRDefault="000069D4" w:rsidP="00A5173C">
            <w:pPr>
              <w:spacing w:before="60"/>
              <w:jc w:val="center"/>
              <w:rPr>
                <w:b/>
                <w:smallCaps/>
                <w:sz w:val="32"/>
                <w:lang w:eastAsia="zh-CN"/>
              </w:rPr>
            </w:pPr>
            <w:bookmarkStart w:id="3" w:name="ddate" w:colFirst="1" w:colLast="1"/>
            <w:bookmarkEnd w:id="2"/>
          </w:p>
        </w:tc>
        <w:tc>
          <w:tcPr>
            <w:tcW w:w="3402" w:type="dxa"/>
          </w:tcPr>
          <w:p w14:paraId="24F0BFEA" w14:textId="523FB4E2" w:rsidR="000069D4" w:rsidRPr="003A2817" w:rsidRDefault="003A2817" w:rsidP="00A5173C">
            <w:pPr>
              <w:shd w:val="solid" w:color="FFFFFF" w:fill="FFFFFF"/>
              <w:spacing w:before="0" w:line="240" w:lineRule="atLeast"/>
              <w:rPr>
                <w:rFonts w:ascii="Verdana" w:hAnsi="Verdana"/>
                <w:sz w:val="20"/>
                <w:lang w:eastAsia="zh-CN"/>
              </w:rPr>
            </w:pPr>
            <w:r>
              <w:rPr>
                <w:rFonts w:ascii="Verdana" w:hAnsi="Verdana"/>
                <w:b/>
                <w:sz w:val="20"/>
                <w:lang w:eastAsia="zh-CN"/>
              </w:rPr>
              <w:t>1 October 2024</w:t>
            </w:r>
          </w:p>
        </w:tc>
      </w:tr>
      <w:tr w:rsidR="000069D4" w14:paraId="7DFE32E1" w14:textId="77777777" w:rsidTr="00876A8A">
        <w:trPr>
          <w:cantSplit/>
        </w:trPr>
        <w:tc>
          <w:tcPr>
            <w:tcW w:w="6487" w:type="dxa"/>
            <w:vMerge/>
          </w:tcPr>
          <w:p w14:paraId="537A9C1F" w14:textId="77777777" w:rsidR="000069D4" w:rsidRDefault="000069D4" w:rsidP="00A5173C">
            <w:pPr>
              <w:spacing w:before="60"/>
              <w:jc w:val="center"/>
              <w:rPr>
                <w:b/>
                <w:smallCaps/>
                <w:sz w:val="32"/>
                <w:lang w:eastAsia="zh-CN"/>
              </w:rPr>
            </w:pPr>
            <w:bookmarkStart w:id="4" w:name="dorlang" w:colFirst="1" w:colLast="1"/>
            <w:bookmarkEnd w:id="3"/>
          </w:p>
        </w:tc>
        <w:tc>
          <w:tcPr>
            <w:tcW w:w="3402" w:type="dxa"/>
          </w:tcPr>
          <w:p w14:paraId="21C42CFA" w14:textId="710B16EB" w:rsidR="000069D4" w:rsidRPr="003A2817" w:rsidRDefault="003A2817" w:rsidP="00A5173C">
            <w:pPr>
              <w:shd w:val="solid" w:color="FFFFFF" w:fill="FFFFFF"/>
              <w:spacing w:before="0" w:line="240" w:lineRule="atLeast"/>
              <w:rPr>
                <w:rFonts w:ascii="Verdana" w:eastAsia="SimSun" w:hAnsi="Verdana"/>
                <w:sz w:val="20"/>
                <w:lang w:eastAsia="zh-CN"/>
              </w:rPr>
            </w:pPr>
            <w:r>
              <w:rPr>
                <w:rFonts w:ascii="Verdana" w:eastAsia="SimSun" w:hAnsi="Verdana"/>
                <w:b/>
                <w:sz w:val="20"/>
                <w:lang w:eastAsia="zh-CN"/>
              </w:rPr>
              <w:t>English only</w:t>
            </w:r>
          </w:p>
        </w:tc>
      </w:tr>
      <w:tr w:rsidR="00CE0E58" w14:paraId="51903854" w14:textId="77777777" w:rsidTr="00D046A7">
        <w:trPr>
          <w:cantSplit/>
        </w:trPr>
        <w:tc>
          <w:tcPr>
            <w:tcW w:w="9889" w:type="dxa"/>
            <w:gridSpan w:val="2"/>
          </w:tcPr>
          <w:p w14:paraId="1BF2ED8F" w14:textId="730D11DC" w:rsidR="00CE0E58" w:rsidRDefault="00CE0E58" w:rsidP="00CE0E58">
            <w:pPr>
              <w:pStyle w:val="Source"/>
              <w:rPr>
                <w:lang w:eastAsia="zh-CN"/>
              </w:rPr>
            </w:pPr>
            <w:bookmarkStart w:id="5" w:name="dsource" w:colFirst="0" w:colLast="0"/>
            <w:bookmarkEnd w:id="4"/>
            <w:r w:rsidRPr="001316E2">
              <w:rPr>
                <w:lang w:val="en-US" w:eastAsia="zh-CN"/>
              </w:rPr>
              <w:t>United Kingdom of Great Britain and Northern Ireland</w:t>
            </w:r>
          </w:p>
        </w:tc>
      </w:tr>
      <w:tr w:rsidR="00CE0E58" w14:paraId="03D45085" w14:textId="77777777" w:rsidTr="00D046A7">
        <w:trPr>
          <w:cantSplit/>
        </w:trPr>
        <w:tc>
          <w:tcPr>
            <w:tcW w:w="9889" w:type="dxa"/>
            <w:gridSpan w:val="2"/>
          </w:tcPr>
          <w:p w14:paraId="24CDBCE5" w14:textId="577319BC" w:rsidR="00CE0E58" w:rsidRDefault="00CE0E58" w:rsidP="00CE0E58">
            <w:pPr>
              <w:pStyle w:val="Title1"/>
              <w:rPr>
                <w:lang w:eastAsia="zh-CN"/>
              </w:rPr>
            </w:pPr>
            <w:bookmarkStart w:id="6" w:name="drec" w:colFirst="0" w:colLast="0"/>
            <w:bookmarkEnd w:id="5"/>
            <w:r w:rsidRPr="001316E2">
              <w:rPr>
                <w:lang w:val="en-US" w:eastAsia="zh-CN"/>
              </w:rPr>
              <w:t xml:space="preserve">Revisions to Recommendation itu-r </w:t>
            </w:r>
            <w:proofErr w:type="spellStart"/>
            <w:r w:rsidRPr="001316E2">
              <w:rPr>
                <w:lang w:val="en-US" w:eastAsia="zh-CN"/>
              </w:rPr>
              <w:t>M.1184</w:t>
            </w:r>
            <w:proofErr w:type="spellEnd"/>
            <w:r w:rsidRPr="001316E2">
              <w:rPr>
                <w:lang w:val="en-US" w:eastAsia="zh-CN"/>
              </w:rPr>
              <w:t>-3</w:t>
            </w:r>
          </w:p>
        </w:tc>
      </w:tr>
      <w:tr w:rsidR="000069D4" w14:paraId="411E4E5B" w14:textId="77777777" w:rsidTr="00D046A7">
        <w:trPr>
          <w:cantSplit/>
        </w:trPr>
        <w:tc>
          <w:tcPr>
            <w:tcW w:w="9889" w:type="dxa"/>
            <w:gridSpan w:val="2"/>
          </w:tcPr>
          <w:p w14:paraId="0321C20E" w14:textId="7C090957" w:rsidR="000069D4" w:rsidRDefault="006A7D0B" w:rsidP="006A7D0B">
            <w:pPr>
              <w:pStyle w:val="Title4"/>
              <w:rPr>
                <w:lang w:eastAsia="zh-CN"/>
              </w:rPr>
            </w:pPr>
            <w:bookmarkStart w:id="7" w:name="dtitle1" w:colFirst="0" w:colLast="0"/>
            <w:bookmarkEnd w:id="6"/>
            <w:r w:rsidRPr="00C041B7">
              <w:rPr>
                <w:lang w:val="en-US"/>
              </w:rPr>
              <w:t xml:space="preserve">Technical characteristics of mobile satellite systems in the frequency bands below 3 GHz for use in developing criteria for sharing between </w:t>
            </w:r>
            <w:r w:rsidRPr="00C041B7">
              <w:rPr>
                <w:lang w:val="en-US"/>
              </w:rPr>
              <w:br/>
              <w:t>the mobile-satellite service (</w:t>
            </w:r>
            <w:proofErr w:type="spellStart"/>
            <w:r w:rsidRPr="00C041B7">
              <w:rPr>
                <w:lang w:val="en-US"/>
              </w:rPr>
              <w:t>MSS</w:t>
            </w:r>
            <w:proofErr w:type="spellEnd"/>
            <w:r w:rsidRPr="00C041B7">
              <w:rPr>
                <w:lang w:val="en-US"/>
              </w:rPr>
              <w:t>) and other services</w:t>
            </w:r>
          </w:p>
        </w:tc>
      </w:tr>
    </w:tbl>
    <w:p w14:paraId="4727E1C5" w14:textId="112F1C76" w:rsidR="00CE0E58" w:rsidRPr="001316E2" w:rsidRDefault="00CE0E58" w:rsidP="00CE0E58">
      <w:pPr>
        <w:pStyle w:val="Normalaftertitle"/>
        <w:rPr>
          <w:lang w:val="en-US"/>
        </w:rPr>
      </w:pPr>
      <w:bookmarkStart w:id="8" w:name="dbreak"/>
      <w:bookmarkEnd w:id="8"/>
      <w:bookmarkEnd w:id="7"/>
      <w:r w:rsidRPr="001316E2">
        <w:rPr>
          <w:lang w:val="en-US"/>
        </w:rPr>
        <w:t xml:space="preserve">Recommendation </w:t>
      </w:r>
      <w:hyperlink r:id="rId8" w:history="1">
        <w:r w:rsidRPr="006A7D0B">
          <w:rPr>
            <w:rStyle w:val="Hyperlink"/>
            <w:lang w:val="en-US"/>
          </w:rPr>
          <w:t xml:space="preserve">ITU-R </w:t>
        </w:r>
        <w:proofErr w:type="spellStart"/>
        <w:r w:rsidRPr="006A7D0B">
          <w:rPr>
            <w:rStyle w:val="Hyperlink"/>
            <w:lang w:val="en-US"/>
          </w:rPr>
          <w:t>M.1184</w:t>
        </w:r>
        <w:proofErr w:type="spellEnd"/>
        <w:r w:rsidRPr="006A7D0B">
          <w:rPr>
            <w:rStyle w:val="Hyperlink"/>
            <w:lang w:val="en-US"/>
          </w:rPr>
          <w:t>-3</w:t>
        </w:r>
      </w:hyperlink>
      <w:r w:rsidRPr="001316E2">
        <w:rPr>
          <w:lang w:val="en-US"/>
        </w:rPr>
        <w:t xml:space="preserve"> contains technical </w:t>
      </w:r>
      <w:r w:rsidR="006A7D0B" w:rsidRPr="001316E2">
        <w:rPr>
          <w:lang w:val="en-US"/>
        </w:rPr>
        <w:t>characteristics</w:t>
      </w:r>
      <w:r w:rsidRPr="001316E2">
        <w:rPr>
          <w:lang w:val="en-US"/>
        </w:rPr>
        <w:t xml:space="preserve"> of mobile satellite systems in the frequency bands below 3 GHz for use in developing </w:t>
      </w:r>
      <w:r w:rsidR="006A7D0B" w:rsidRPr="001316E2">
        <w:rPr>
          <w:lang w:val="en-US"/>
        </w:rPr>
        <w:t>criteria</w:t>
      </w:r>
      <w:r w:rsidRPr="001316E2">
        <w:rPr>
          <w:lang w:val="en-US"/>
        </w:rPr>
        <w:t xml:space="preserve"> for sharing between the mobile-satellite service (MSS) and other services. These technical </w:t>
      </w:r>
      <w:r w:rsidR="006A7D0B" w:rsidRPr="001316E2">
        <w:rPr>
          <w:lang w:val="en-US"/>
        </w:rPr>
        <w:t>characteristics</w:t>
      </w:r>
      <w:r w:rsidRPr="001316E2">
        <w:rPr>
          <w:lang w:val="en-US"/>
        </w:rPr>
        <w:t xml:space="preserve"> are of </w:t>
      </w:r>
      <w:r w:rsidR="006A7D0B" w:rsidRPr="001316E2">
        <w:rPr>
          <w:lang w:val="en-US"/>
        </w:rPr>
        <w:t>particular</w:t>
      </w:r>
      <w:r w:rsidRPr="001316E2">
        <w:rPr>
          <w:lang w:val="en-US"/>
        </w:rPr>
        <w:t xml:space="preserve"> interest to a number of ongoing WRC-27 agenda items</w:t>
      </w:r>
      <w:r w:rsidR="006A7D0B">
        <w:rPr>
          <w:lang w:val="en-US"/>
        </w:rPr>
        <w:t xml:space="preserve"> (AI)</w:t>
      </w:r>
      <w:r w:rsidRPr="001316E2">
        <w:rPr>
          <w:lang w:val="en-US"/>
        </w:rPr>
        <w:t>, particularly AI 1.11, AI 1.12 and AI 1.13 and AI</w:t>
      </w:r>
      <w:r w:rsidR="006A7D0B">
        <w:rPr>
          <w:lang w:val="en-US"/>
        </w:rPr>
        <w:t> </w:t>
      </w:r>
      <w:r w:rsidRPr="001316E2">
        <w:rPr>
          <w:lang w:val="en-US"/>
        </w:rPr>
        <w:t xml:space="preserve">1.14. </w:t>
      </w:r>
    </w:p>
    <w:p w14:paraId="6F8C5008" w14:textId="225B94DD" w:rsidR="00CE0E58" w:rsidRPr="00B72731" w:rsidRDefault="00CE0E58" w:rsidP="00CE0E58">
      <w:pPr>
        <w:rPr>
          <w:lang w:val="en-US"/>
        </w:rPr>
      </w:pPr>
      <w:r w:rsidRPr="00B72731">
        <w:rPr>
          <w:lang w:val="en-US"/>
        </w:rPr>
        <w:t xml:space="preserve">The United Kingdom has already submitted an updated set of parameters for </w:t>
      </w:r>
      <w:proofErr w:type="spellStart"/>
      <w:r w:rsidRPr="00B72731">
        <w:rPr>
          <w:lang w:val="en-US"/>
        </w:rPr>
        <w:t>MSS</w:t>
      </w:r>
      <w:proofErr w:type="spellEnd"/>
      <w:r w:rsidRPr="00B72731">
        <w:rPr>
          <w:lang w:val="en-US"/>
        </w:rPr>
        <w:t xml:space="preserve"> systems below 3</w:t>
      </w:r>
      <w:r w:rsidR="006A7D0B">
        <w:rPr>
          <w:lang w:val="en-US"/>
        </w:rPr>
        <w:t> </w:t>
      </w:r>
      <w:r w:rsidRPr="00B72731">
        <w:rPr>
          <w:lang w:val="en-US"/>
        </w:rPr>
        <w:t xml:space="preserve">GHz under the aforementioned agenda items to the April 2024 meeting of ITU </w:t>
      </w:r>
      <w:r w:rsidR="006A7D0B">
        <w:rPr>
          <w:lang w:val="en-US"/>
        </w:rPr>
        <w:t>Working Party (</w:t>
      </w:r>
      <w:r w:rsidRPr="00B72731">
        <w:rPr>
          <w:lang w:val="en-US"/>
        </w:rPr>
        <w:t>WP</w:t>
      </w:r>
      <w:r w:rsidR="006A7D0B">
        <w:rPr>
          <w:lang w:val="en-US"/>
        </w:rPr>
        <w:t>)</w:t>
      </w:r>
      <w:r w:rsidRPr="00B72731">
        <w:rPr>
          <w:lang w:val="en-US"/>
        </w:rPr>
        <w:t xml:space="preserve"> </w:t>
      </w:r>
      <w:proofErr w:type="spellStart"/>
      <w:r w:rsidRPr="00B72731">
        <w:rPr>
          <w:lang w:val="en-US"/>
        </w:rPr>
        <w:t>4C</w:t>
      </w:r>
      <w:proofErr w:type="spellEnd"/>
      <w:r w:rsidRPr="00B72731">
        <w:rPr>
          <w:lang w:val="en-US"/>
        </w:rPr>
        <w:t xml:space="preserve">. These can be found in two output documents </w:t>
      </w:r>
      <w:r w:rsidR="006A7D0B">
        <w:rPr>
          <w:lang w:val="en-US"/>
        </w:rPr>
        <w:t>to</w:t>
      </w:r>
      <w:r w:rsidRPr="00B72731">
        <w:rPr>
          <w:lang w:val="en-US"/>
        </w:rPr>
        <w:t xml:space="preserve"> the </w:t>
      </w:r>
      <w:r w:rsidR="006A7D0B" w:rsidRPr="00B72731">
        <w:rPr>
          <w:lang w:val="en-US"/>
        </w:rPr>
        <w:t>Chair</w:t>
      </w:r>
      <w:r w:rsidR="006A7D0B">
        <w:rPr>
          <w:lang w:val="en-US"/>
        </w:rPr>
        <w:t>’</w:t>
      </w:r>
      <w:r w:rsidR="006A7D0B" w:rsidRPr="00B72731">
        <w:rPr>
          <w:lang w:val="en-US"/>
        </w:rPr>
        <w:t xml:space="preserve">s Report </w:t>
      </w:r>
      <w:r w:rsidRPr="00B72731">
        <w:rPr>
          <w:lang w:val="en-US"/>
        </w:rPr>
        <w:t>for the April 2024 meeting (</w:t>
      </w:r>
      <w:hyperlink r:id="rId9" w:history="1">
        <w:r w:rsidRPr="00B72731">
          <w:rPr>
            <w:rStyle w:val="Hyperlink"/>
            <w:lang w:val="en-US"/>
          </w:rPr>
          <w:t>Annex 4 to Document 4C/77</w:t>
        </w:r>
      </w:hyperlink>
      <w:r w:rsidRPr="00B72731">
        <w:rPr>
          <w:lang w:val="en-US"/>
        </w:rPr>
        <w:t xml:space="preserve"> and </w:t>
      </w:r>
      <w:hyperlink r:id="rId10" w:history="1">
        <w:r w:rsidRPr="00B72731">
          <w:rPr>
            <w:rStyle w:val="Hyperlink"/>
            <w:lang w:val="en-US"/>
          </w:rPr>
          <w:t>Annex 1 to Document 4C/77</w:t>
        </w:r>
      </w:hyperlink>
      <w:r w:rsidRPr="00B72731">
        <w:rPr>
          <w:lang w:val="en-US"/>
        </w:rPr>
        <w:t>).</w:t>
      </w:r>
    </w:p>
    <w:p w14:paraId="74E738B1" w14:textId="2CD5131A" w:rsidR="00CE0E58" w:rsidRPr="001316E2" w:rsidRDefault="00CE0E58" w:rsidP="00CE0E58">
      <w:pPr>
        <w:rPr>
          <w:lang w:val="en-US"/>
        </w:rPr>
      </w:pPr>
      <w:r w:rsidRPr="001316E2">
        <w:rPr>
          <w:lang w:val="en-US"/>
        </w:rPr>
        <w:t xml:space="preserve">In order to create a consistent set of parameters across all ITU documents the UK proposes a new </w:t>
      </w:r>
      <w:r w:rsidR="006A7D0B" w:rsidRPr="001316E2">
        <w:rPr>
          <w:lang w:val="en-US"/>
        </w:rPr>
        <w:t>revision</w:t>
      </w:r>
      <w:r w:rsidRPr="001316E2">
        <w:rPr>
          <w:lang w:val="en-US"/>
        </w:rPr>
        <w:t xml:space="preserve"> of </w:t>
      </w:r>
      <w:r w:rsidR="006A7D0B">
        <w:rPr>
          <w:lang w:val="en-US"/>
        </w:rPr>
        <w:t xml:space="preserve">Recommendation </w:t>
      </w:r>
      <w:r w:rsidRPr="001316E2">
        <w:rPr>
          <w:lang w:val="en-US"/>
        </w:rPr>
        <w:t xml:space="preserve">ITU-R </w:t>
      </w:r>
      <w:proofErr w:type="spellStart"/>
      <w:r w:rsidRPr="001316E2">
        <w:rPr>
          <w:lang w:val="en-US"/>
        </w:rPr>
        <w:t>M.1184</w:t>
      </w:r>
      <w:proofErr w:type="spellEnd"/>
      <w:r w:rsidRPr="001316E2">
        <w:rPr>
          <w:lang w:val="en-US"/>
        </w:rPr>
        <w:t>-</w:t>
      </w:r>
      <w:r>
        <w:rPr>
          <w:lang w:val="en-US"/>
        </w:rPr>
        <w:t>3</w:t>
      </w:r>
      <w:r w:rsidRPr="001316E2">
        <w:rPr>
          <w:lang w:val="en-US"/>
        </w:rPr>
        <w:t xml:space="preserve"> to reflect this updated set of parameters for the relevant systems that may be used for ITU-R studies in the future, including those required under WRC-27 </w:t>
      </w:r>
      <w:r w:rsidR="006A7D0B" w:rsidRPr="001316E2">
        <w:rPr>
          <w:lang w:val="en-US"/>
        </w:rPr>
        <w:t xml:space="preserve">agenda </w:t>
      </w:r>
      <w:r w:rsidRPr="001316E2">
        <w:rPr>
          <w:i/>
          <w:iCs/>
          <w:lang w:val="en-US"/>
        </w:rPr>
        <w:t>For compatibility studies it would also be helpful for unwanted emission characteristics to be provided</w:t>
      </w:r>
      <w:r w:rsidR="006A7D0B">
        <w:rPr>
          <w:i/>
          <w:iCs/>
          <w:lang w:val="en-US"/>
        </w:rPr>
        <w:t>.</w:t>
      </w:r>
    </w:p>
    <w:p w14:paraId="6576CCD1" w14:textId="77777777" w:rsidR="00CE0E58" w:rsidRDefault="00CE0E58" w:rsidP="00A971A1">
      <w:pPr>
        <w:spacing w:before="160"/>
        <w:rPr>
          <w:i/>
          <w:sz w:val="20"/>
          <w:lang w:val="en-US"/>
        </w:rPr>
      </w:pPr>
    </w:p>
    <w:p w14:paraId="199C6B22" w14:textId="77777777" w:rsidR="00CE0E58" w:rsidRDefault="00CE0E58" w:rsidP="00A971A1">
      <w:pPr>
        <w:spacing w:before="160"/>
        <w:rPr>
          <w:i/>
          <w:sz w:val="20"/>
          <w:lang w:val="en-US"/>
        </w:rPr>
      </w:pPr>
    </w:p>
    <w:p w14:paraId="0393D629" w14:textId="054A914F" w:rsidR="00CE0E58" w:rsidRPr="001316E2" w:rsidRDefault="00CE0E58" w:rsidP="00CE0E58">
      <w:pPr>
        <w:ind w:left="1871" w:hanging="1871"/>
        <w:rPr>
          <w:iCs/>
          <w:szCs w:val="24"/>
          <w:lang w:val="en-US"/>
        </w:rPr>
      </w:pPr>
      <w:r w:rsidRPr="00437D32">
        <w:rPr>
          <w:b/>
          <w:bCs/>
          <w:lang w:val="en-US"/>
        </w:rPr>
        <w:t>Attachment:</w:t>
      </w:r>
      <w:r>
        <w:rPr>
          <w:lang w:val="en-US"/>
        </w:rPr>
        <w:tab/>
      </w:r>
      <w:r w:rsidRPr="001316E2">
        <w:rPr>
          <w:iCs/>
          <w:szCs w:val="24"/>
          <w:lang w:val="en-US"/>
        </w:rPr>
        <w:t xml:space="preserve">Working </w:t>
      </w:r>
      <w:r w:rsidR="00437D32" w:rsidRPr="001316E2">
        <w:rPr>
          <w:iCs/>
          <w:szCs w:val="24"/>
          <w:lang w:val="en-US"/>
        </w:rPr>
        <w:t>document towards a preliminary draft revisi</w:t>
      </w:r>
      <w:r w:rsidRPr="001316E2">
        <w:rPr>
          <w:iCs/>
          <w:szCs w:val="24"/>
          <w:lang w:val="en-US"/>
        </w:rPr>
        <w:t>on of Recommendation  ITU-R M.1184-3</w:t>
      </w:r>
    </w:p>
    <w:p w14:paraId="598BA222" w14:textId="77777777" w:rsidR="00CE0E58" w:rsidRPr="001316E2" w:rsidRDefault="00CE0E58" w:rsidP="00A971A1">
      <w:pPr>
        <w:spacing w:before="160"/>
        <w:rPr>
          <w:iCs/>
          <w:sz w:val="20"/>
          <w:lang w:val="en-US"/>
        </w:rPr>
      </w:pPr>
    </w:p>
    <w:p w14:paraId="25E7A5F0" w14:textId="77777777" w:rsidR="00437D32" w:rsidRDefault="00437D32">
      <w:pPr>
        <w:tabs>
          <w:tab w:val="clear" w:pos="1134"/>
          <w:tab w:val="clear" w:pos="1871"/>
          <w:tab w:val="clear" w:pos="2268"/>
        </w:tabs>
        <w:overflowPunct/>
        <w:autoSpaceDE/>
        <w:autoSpaceDN/>
        <w:adjustRightInd/>
        <w:spacing w:before="0"/>
        <w:textAlignment w:val="auto"/>
        <w:rPr>
          <w:i/>
          <w:sz w:val="20"/>
          <w:lang w:val="en-US"/>
        </w:rPr>
      </w:pPr>
      <w:r>
        <w:rPr>
          <w:i/>
          <w:caps/>
          <w:sz w:val="20"/>
          <w:lang w:val="en-US"/>
        </w:rPr>
        <w:br w:type="page"/>
      </w:r>
    </w:p>
    <w:p w14:paraId="075525C7" w14:textId="6BB1FA99" w:rsidR="00CE0E58" w:rsidRPr="00B72731" w:rsidRDefault="00CE0E58" w:rsidP="00437D32">
      <w:pPr>
        <w:pStyle w:val="AnnexNo"/>
        <w:rPr>
          <w:lang w:val="en-US"/>
          <w:rPrChange w:id="9" w:author="Chang, Ruoting" w:date="2024-09-30T09:24:00Z" w16du:dateUtc="2024-09-30T07:24:00Z">
            <w:rPr>
              <w:i/>
              <w:sz w:val="20"/>
              <w:lang w:val="en-US"/>
            </w:rPr>
          </w:rPrChange>
        </w:rPr>
        <w:pPrChange w:id="10" w:author="Chang, Ruoting" w:date="2024-09-30T09:24:00Z" w16du:dateUtc="2024-09-30T07:24:00Z">
          <w:pPr>
            <w:spacing w:before="160"/>
          </w:pPr>
        </w:pPrChange>
      </w:pPr>
      <w:r w:rsidRPr="00B72731">
        <w:rPr>
          <w:lang w:val="en-US"/>
          <w:rPrChange w:id="11" w:author="Chang, Ruoting" w:date="2024-09-30T09:24:00Z" w16du:dateUtc="2024-09-30T07:24:00Z">
            <w:rPr>
              <w:i/>
              <w:sz w:val="20"/>
              <w:lang w:val="en-US"/>
            </w:rPr>
          </w:rPrChange>
        </w:rPr>
        <w:lastRenderedPageBreak/>
        <w:t>Attachment</w:t>
      </w:r>
    </w:p>
    <w:p w14:paraId="705F71C3" w14:textId="7AA82FCD" w:rsidR="00CE0E58" w:rsidRPr="001316E2" w:rsidRDefault="00CE0E58" w:rsidP="00437D32">
      <w:pPr>
        <w:pStyle w:val="RecNo"/>
        <w:rPr>
          <w:lang w:val="en-US"/>
        </w:rPr>
      </w:pPr>
      <w:bookmarkStart w:id="12" w:name="irecnoe"/>
      <w:bookmarkStart w:id="13" w:name="_Hlk178580653"/>
      <w:bookmarkEnd w:id="12"/>
      <w:r w:rsidRPr="001316E2">
        <w:rPr>
          <w:lang w:val="en-US"/>
        </w:rPr>
        <w:t xml:space="preserve">Working document towards a preliminary draft revision of Recommendation </w:t>
      </w:r>
      <w:r w:rsidRPr="006A7D0B">
        <w:rPr>
          <w:rStyle w:val="href"/>
          <w:lang w:val="en-US"/>
        </w:rPr>
        <w:t xml:space="preserve">ITU-R </w:t>
      </w:r>
      <w:proofErr w:type="spellStart"/>
      <w:r w:rsidRPr="006A7D0B">
        <w:rPr>
          <w:rStyle w:val="href"/>
          <w:lang w:val="en-US"/>
        </w:rPr>
        <w:t>M.1184</w:t>
      </w:r>
      <w:proofErr w:type="spellEnd"/>
      <w:r w:rsidRPr="006A7D0B">
        <w:rPr>
          <w:rStyle w:val="href"/>
          <w:lang w:val="en-US"/>
        </w:rPr>
        <w:t>-3</w:t>
      </w:r>
    </w:p>
    <w:bookmarkEnd w:id="13"/>
    <w:p w14:paraId="189C4812" w14:textId="77777777" w:rsidR="00CE0E58" w:rsidRDefault="00CE0E58" w:rsidP="00C041B7">
      <w:pPr>
        <w:pStyle w:val="Rectitle"/>
        <w:rPr>
          <w:lang w:val="en-US"/>
        </w:rPr>
      </w:pPr>
      <w:r w:rsidRPr="00C041B7">
        <w:rPr>
          <w:lang w:val="en-US"/>
        </w:rPr>
        <w:t xml:space="preserve">Technical characteristics of mobile satellite systems in the frequency bands below 3 GHz for use in developing criteria for sharing between </w:t>
      </w:r>
      <w:r w:rsidRPr="00C041B7">
        <w:rPr>
          <w:lang w:val="en-US"/>
        </w:rPr>
        <w:br/>
        <w:t>the mobile-satellite service (MSS) and other services</w:t>
      </w:r>
    </w:p>
    <w:p w14:paraId="3E859941" w14:textId="77777777" w:rsidR="00CE0E58" w:rsidRDefault="00CE0E58" w:rsidP="00C041B7">
      <w:pPr>
        <w:pStyle w:val="Recref"/>
        <w:rPr>
          <w:rFonts w:eastAsia="SimSun"/>
          <w:lang w:val="en-US"/>
        </w:rPr>
      </w:pPr>
      <w:r w:rsidRPr="00BE2B58">
        <w:rPr>
          <w:rFonts w:eastAsia="SimSun"/>
          <w:lang w:val="en-US"/>
        </w:rPr>
        <w:t>(Question ITU-R 201</w:t>
      </w:r>
      <w:r>
        <w:rPr>
          <w:rFonts w:eastAsia="SimSun"/>
          <w:lang w:val="en-US"/>
        </w:rPr>
        <w:t>-1</w:t>
      </w:r>
      <w:r w:rsidRPr="00BE2B58">
        <w:rPr>
          <w:rFonts w:eastAsia="SimSun"/>
          <w:lang w:val="en-US"/>
        </w:rPr>
        <w:t>/</w:t>
      </w:r>
      <w:r>
        <w:rPr>
          <w:rFonts w:eastAsia="SimSun"/>
          <w:lang w:val="en-US"/>
        </w:rPr>
        <w:t>4</w:t>
      </w:r>
      <w:r w:rsidRPr="00BE2B58">
        <w:rPr>
          <w:rFonts w:eastAsia="SimSun"/>
          <w:lang w:val="en-US"/>
        </w:rPr>
        <w:t>)</w:t>
      </w:r>
    </w:p>
    <w:p w14:paraId="26552DBA" w14:textId="18B97D84" w:rsidR="00CE0E58" w:rsidRDefault="00CE0E58" w:rsidP="00C041B7">
      <w:pPr>
        <w:pStyle w:val="Recdate"/>
        <w:rPr>
          <w:lang w:val="en-US"/>
        </w:rPr>
      </w:pPr>
      <w:r w:rsidRPr="00C041B7">
        <w:rPr>
          <w:lang w:val="en-US"/>
        </w:rPr>
        <w:t>(1995-2000-2003-2018</w:t>
      </w:r>
      <w:ins w:id="14" w:author="Fernandez Jimenez, Virginia" w:date="2024-10-01T10:47:00Z" w16du:dateUtc="2024-10-01T08:47:00Z">
        <w:r w:rsidR="006A7D0B">
          <w:rPr>
            <w:lang w:val="en-US"/>
          </w:rPr>
          <w:t>-</w:t>
        </w:r>
        <w:proofErr w:type="spellStart"/>
        <w:r w:rsidR="006A7D0B">
          <w:rPr>
            <w:lang w:val="en-US"/>
          </w:rPr>
          <w:t>202X</w:t>
        </w:r>
      </w:ins>
      <w:proofErr w:type="spellEnd"/>
      <w:r w:rsidRPr="00C041B7">
        <w:rPr>
          <w:lang w:val="en-US"/>
        </w:rPr>
        <w:t>)</w:t>
      </w:r>
    </w:p>
    <w:p w14:paraId="2CC80D9E" w14:textId="77777777" w:rsidR="00CE0E58" w:rsidRPr="00BE2B58" w:rsidRDefault="00CE0E58" w:rsidP="00183118">
      <w:pPr>
        <w:spacing w:before="360"/>
        <w:rPr>
          <w:rFonts w:eastAsia="SimSun"/>
          <w:lang w:val="en-US"/>
        </w:rPr>
      </w:pPr>
      <w:r w:rsidRPr="00BE2B58">
        <w:rPr>
          <w:rFonts w:eastAsia="SimSun"/>
          <w:lang w:val="en-US"/>
        </w:rPr>
        <w:t>The ITU Radiocommunication Assembly,</w:t>
      </w:r>
    </w:p>
    <w:p w14:paraId="11BF2019" w14:textId="77777777" w:rsidR="00CE0E58" w:rsidRPr="00BE2B58" w:rsidRDefault="00CE0E58" w:rsidP="00183118">
      <w:pPr>
        <w:pStyle w:val="Call"/>
        <w:rPr>
          <w:lang w:val="en-US"/>
        </w:rPr>
      </w:pPr>
      <w:r w:rsidRPr="00BE2B58">
        <w:rPr>
          <w:lang w:val="en-US"/>
        </w:rPr>
        <w:t>considering</w:t>
      </w:r>
    </w:p>
    <w:p w14:paraId="6C3F0D4F" w14:textId="77777777" w:rsidR="00CE0E58" w:rsidRPr="00BE2B58" w:rsidRDefault="00CE0E58" w:rsidP="00471A05">
      <w:pPr>
        <w:jc w:val="both"/>
        <w:rPr>
          <w:rFonts w:eastAsia="SimSun"/>
          <w:lang w:val="en-US"/>
        </w:rPr>
      </w:pPr>
      <w:r w:rsidRPr="00BE2B58">
        <w:rPr>
          <w:rFonts w:eastAsia="SimSun"/>
          <w:i/>
          <w:iCs/>
          <w:lang w:val="en-US"/>
        </w:rPr>
        <w:t>a)</w:t>
      </w:r>
      <w:r w:rsidRPr="00BE2B58">
        <w:rPr>
          <w:rFonts w:eastAsia="SimSun"/>
          <w:lang w:val="en-US"/>
        </w:rPr>
        <w:tab/>
        <w:t>that, while some MSS system parameters are still under development, a summary of representative technical characteristics of MSS systems is useful for conducting sharing studies and for development of appropriate sharing criteria by the ITU-R;</w:t>
      </w:r>
    </w:p>
    <w:p w14:paraId="49EE92AC" w14:textId="77777777" w:rsidR="00CE0E58" w:rsidRPr="00BE2B58" w:rsidRDefault="00CE0E58" w:rsidP="00471A05">
      <w:pPr>
        <w:jc w:val="both"/>
        <w:rPr>
          <w:rFonts w:eastAsia="SimSun"/>
          <w:lang w:val="en-US"/>
        </w:rPr>
      </w:pPr>
      <w:r w:rsidRPr="00BE2B58">
        <w:rPr>
          <w:rFonts w:eastAsia="SimSun"/>
          <w:i/>
          <w:iCs/>
          <w:lang w:val="en-US"/>
        </w:rPr>
        <w:t>b)</w:t>
      </w:r>
      <w:r w:rsidRPr="00BE2B58">
        <w:rPr>
          <w:rFonts w:eastAsia="SimSun"/>
          <w:lang w:val="en-US"/>
        </w:rPr>
        <w:tab/>
        <w:t>that MSS system designs will evolve and new MSS systems may be proposed and therefore representative characteristics should be maintained as an on-going activity,</w:t>
      </w:r>
    </w:p>
    <w:p w14:paraId="607DBDCE" w14:textId="77777777" w:rsidR="00CE0E58" w:rsidRPr="00BE2B58" w:rsidRDefault="00CE0E58" w:rsidP="00183118">
      <w:pPr>
        <w:pStyle w:val="Call"/>
        <w:rPr>
          <w:lang w:val="en-US"/>
        </w:rPr>
      </w:pPr>
      <w:r w:rsidRPr="00BE2B58">
        <w:rPr>
          <w:lang w:val="en-US"/>
        </w:rPr>
        <w:t>noting</w:t>
      </w:r>
    </w:p>
    <w:p w14:paraId="52E76233" w14:textId="77777777" w:rsidR="00CE0E58" w:rsidRPr="00BE2B58" w:rsidRDefault="00CE0E58" w:rsidP="00471A05">
      <w:pPr>
        <w:jc w:val="both"/>
        <w:rPr>
          <w:rFonts w:eastAsia="SimSun"/>
          <w:lang w:val="en-US"/>
        </w:rPr>
      </w:pPr>
      <w:r w:rsidRPr="00BE2B58">
        <w:rPr>
          <w:rFonts w:eastAsia="SimSun"/>
          <w:i/>
          <w:iCs/>
          <w:lang w:val="en-US"/>
        </w:rPr>
        <w:t>a)</w:t>
      </w:r>
      <w:r w:rsidRPr="00BE2B58">
        <w:rPr>
          <w:rFonts w:eastAsia="SimSun"/>
          <w:lang w:val="en-US"/>
        </w:rPr>
        <w:tab/>
        <w:t>that the necessary frequency sharing studies require the involvement of several Radiocommunication Study Groups;</w:t>
      </w:r>
    </w:p>
    <w:p w14:paraId="11AF1A9E" w14:textId="77777777" w:rsidR="00CE0E58" w:rsidRPr="00BE2B58" w:rsidRDefault="00CE0E58" w:rsidP="00471A05">
      <w:pPr>
        <w:jc w:val="both"/>
        <w:rPr>
          <w:rFonts w:eastAsia="SimSun"/>
          <w:lang w:val="en-US"/>
        </w:rPr>
      </w:pPr>
      <w:r w:rsidRPr="00BE2B58">
        <w:rPr>
          <w:rFonts w:eastAsia="SimSun"/>
          <w:i/>
          <w:iCs/>
          <w:lang w:val="en-US"/>
        </w:rPr>
        <w:t>b)</w:t>
      </w:r>
      <w:r w:rsidRPr="00BE2B58">
        <w:rPr>
          <w:rFonts w:eastAsia="SimSun"/>
          <w:lang w:val="en-US"/>
        </w:rPr>
        <w:tab/>
        <w:t>that the technical parameters in this Recommendation are referenced and used in several other ITU-R Recommendations;</w:t>
      </w:r>
    </w:p>
    <w:p w14:paraId="059CDBF2" w14:textId="77777777" w:rsidR="00CE0E58" w:rsidRPr="00BE2B58" w:rsidRDefault="00CE0E58" w:rsidP="00471A05">
      <w:pPr>
        <w:jc w:val="both"/>
        <w:rPr>
          <w:rFonts w:eastAsia="SimSun"/>
          <w:lang w:val="en-US"/>
        </w:rPr>
      </w:pPr>
      <w:r w:rsidRPr="00471A05">
        <w:rPr>
          <w:rFonts w:eastAsia="SimSun"/>
          <w:lang w:val="en-US"/>
        </w:rPr>
        <w:t>c)</w:t>
      </w:r>
      <w:r w:rsidRPr="00BE2B58">
        <w:rPr>
          <w:rFonts w:eastAsia="SimSun"/>
          <w:lang w:val="en-US"/>
        </w:rPr>
        <w:tab/>
        <w:t>that MSS networks and the associated lists of the technical parameters in this Recommendation have been chosen specifically for use in modelling frequency sharing and interference,</w:t>
      </w:r>
    </w:p>
    <w:p w14:paraId="6DAE7D65" w14:textId="77777777" w:rsidR="00CE0E58" w:rsidRPr="00BE2B58" w:rsidRDefault="00CE0E58" w:rsidP="00183118">
      <w:pPr>
        <w:pStyle w:val="Call"/>
        <w:rPr>
          <w:lang w:val="en-US"/>
        </w:rPr>
      </w:pPr>
      <w:r w:rsidRPr="00BE2B58">
        <w:rPr>
          <w:lang w:val="en-US"/>
        </w:rPr>
        <w:t>recommends</w:t>
      </w:r>
    </w:p>
    <w:p w14:paraId="5A0D8B85" w14:textId="77777777" w:rsidR="00CE0E58" w:rsidRPr="00BE2B58" w:rsidRDefault="00CE0E58" w:rsidP="00471A05">
      <w:pPr>
        <w:jc w:val="both"/>
        <w:rPr>
          <w:rFonts w:eastAsia="SimSun"/>
          <w:lang w:val="en-US"/>
        </w:rPr>
      </w:pPr>
      <w:r w:rsidRPr="006A7D0B">
        <w:rPr>
          <w:rFonts w:eastAsia="SimSun"/>
          <w:bCs/>
          <w:lang w:val="en-US"/>
        </w:rPr>
        <w:t>1</w:t>
      </w:r>
      <w:r w:rsidRPr="00BE2B58">
        <w:rPr>
          <w:rFonts w:eastAsia="SimSun"/>
          <w:lang w:val="en-US"/>
        </w:rPr>
        <w:tab/>
        <w:t xml:space="preserve">that the representative technical characteristics for non-GSO MSS systems, as given in Annexes 1 and 2, </w:t>
      </w:r>
      <w:r>
        <w:rPr>
          <w:rFonts w:eastAsia="SimSun"/>
          <w:lang w:val="en-US"/>
        </w:rPr>
        <w:t xml:space="preserve">should </w:t>
      </w:r>
      <w:r w:rsidRPr="00BE2B58">
        <w:rPr>
          <w:rFonts w:eastAsia="SimSun"/>
          <w:lang w:val="en-US"/>
        </w:rPr>
        <w:t xml:space="preserve">be </w:t>
      </w:r>
      <w:r>
        <w:rPr>
          <w:rFonts w:eastAsia="SimSun"/>
          <w:lang w:val="en-US"/>
        </w:rPr>
        <w:t>considered</w:t>
      </w:r>
      <w:r w:rsidRPr="00BE2B58">
        <w:rPr>
          <w:rFonts w:eastAsia="SimSun"/>
          <w:lang w:val="en-US"/>
        </w:rPr>
        <w:t xml:space="preserve"> by the ITU-R in conducting sharing studies and in the development of Recommendations on sharing criteria for non-GSO MSS systems;</w:t>
      </w:r>
    </w:p>
    <w:p w14:paraId="54AE42A9" w14:textId="77777777" w:rsidR="00CE0E58" w:rsidRPr="00BE2B58" w:rsidRDefault="00CE0E58" w:rsidP="00471A05">
      <w:pPr>
        <w:jc w:val="both"/>
        <w:rPr>
          <w:rFonts w:eastAsia="SimSun"/>
          <w:lang w:val="en-US"/>
        </w:rPr>
      </w:pPr>
      <w:r w:rsidRPr="006A7D0B">
        <w:rPr>
          <w:rFonts w:eastAsia="SimSun"/>
          <w:lang w:val="en-US"/>
        </w:rPr>
        <w:t>2</w:t>
      </w:r>
      <w:r w:rsidRPr="00BE2B58">
        <w:rPr>
          <w:rFonts w:eastAsia="SimSun"/>
          <w:lang w:val="en-US"/>
        </w:rPr>
        <w:tab/>
        <w:t xml:space="preserve">that the representative technical characteristics for geostationary MSS systems given in Annex 1 </w:t>
      </w:r>
      <w:r>
        <w:rPr>
          <w:rFonts w:eastAsia="SimSun"/>
          <w:lang w:val="en-US"/>
        </w:rPr>
        <w:t xml:space="preserve">should </w:t>
      </w:r>
      <w:r w:rsidRPr="00BE2B58">
        <w:rPr>
          <w:rFonts w:eastAsia="SimSun"/>
          <w:lang w:val="en-US"/>
        </w:rPr>
        <w:t xml:space="preserve">be </w:t>
      </w:r>
      <w:r>
        <w:rPr>
          <w:rFonts w:eastAsia="SimSun"/>
          <w:lang w:val="en-US"/>
        </w:rPr>
        <w:t>considered</w:t>
      </w:r>
      <w:r w:rsidRPr="00BE2B58">
        <w:rPr>
          <w:rFonts w:eastAsia="SimSun"/>
          <w:lang w:val="en-US"/>
        </w:rPr>
        <w:t xml:space="preserve"> for conducting sharing studies and in the development of ITU-R Recommendations on sharing criteria for geostationary MSS systems;</w:t>
      </w:r>
    </w:p>
    <w:p w14:paraId="3C4022F7" w14:textId="77777777" w:rsidR="00CE0E58" w:rsidRPr="00BE2B58" w:rsidRDefault="00CE0E58" w:rsidP="00471A05">
      <w:pPr>
        <w:jc w:val="both"/>
        <w:rPr>
          <w:rFonts w:eastAsia="SimSun"/>
          <w:lang w:val="en-US"/>
        </w:rPr>
      </w:pPr>
      <w:r w:rsidRPr="006A7D0B">
        <w:rPr>
          <w:rFonts w:eastAsia="SimSun"/>
          <w:lang w:val="en-US"/>
        </w:rPr>
        <w:t>3</w:t>
      </w:r>
      <w:r w:rsidRPr="00BE2B58">
        <w:rPr>
          <w:rFonts w:eastAsia="SimSun"/>
          <w:lang w:val="en-US"/>
        </w:rPr>
        <w:tab/>
        <w:t xml:space="preserve">that the characteristics given in Annexes 1 and 2 </w:t>
      </w:r>
      <w:r>
        <w:rPr>
          <w:rFonts w:eastAsia="SimSun"/>
          <w:lang w:val="en-US"/>
        </w:rPr>
        <w:t xml:space="preserve">should </w:t>
      </w:r>
      <w:r w:rsidRPr="00BE2B58">
        <w:rPr>
          <w:rFonts w:eastAsia="SimSun"/>
          <w:lang w:val="en-US"/>
        </w:rPr>
        <w:t>be updated periodically to reflect changes in the MSS example system designs and to incorporate new MSS system examples as they are proposed and as their designs mature.</w:t>
      </w:r>
    </w:p>
    <w:p w14:paraId="038A21D8" w14:textId="77777777" w:rsidR="00CE0E58" w:rsidRPr="00BE2B58" w:rsidRDefault="00CE0E58" w:rsidP="00183118">
      <w:pPr>
        <w:rPr>
          <w:rFonts w:eastAsia="SimSun"/>
          <w:lang w:val="en-US"/>
        </w:rPr>
      </w:pPr>
    </w:p>
    <w:p w14:paraId="65411337" w14:textId="77777777" w:rsidR="00CE0E58" w:rsidRPr="00D10583" w:rsidRDefault="00CE0E58" w:rsidP="00183118">
      <w:pPr>
        <w:pStyle w:val="AnnexNoTitle"/>
        <w:rPr>
          <w:lang w:val="en-US"/>
        </w:rPr>
      </w:pPr>
      <w:bookmarkStart w:id="15" w:name="_Toc115517902"/>
      <w:r w:rsidRPr="00D10583">
        <w:rPr>
          <w:lang w:val="en-US"/>
        </w:rPr>
        <w:lastRenderedPageBreak/>
        <w:t>Annex 1</w:t>
      </w:r>
      <w:r>
        <w:rPr>
          <w:lang w:val="en-US"/>
        </w:rPr>
        <w:br/>
      </w:r>
      <w:r>
        <w:rPr>
          <w:lang w:val="en-US"/>
        </w:rPr>
        <w:br/>
      </w:r>
      <w:r w:rsidRPr="00BE2B58">
        <w:rPr>
          <w:lang w:val="en-US"/>
        </w:rPr>
        <w:t>Characteristics of representative 1</w:t>
      </w:r>
      <w:r w:rsidRPr="00BE2B58">
        <w:rPr>
          <w:lang w:val="en-US"/>
        </w:rPr>
        <w:noBreakHyphen/>
        <w:t>3 GHz MSS networks</w:t>
      </w:r>
    </w:p>
    <w:p w14:paraId="0C8B0438" w14:textId="77777777" w:rsidR="00CE0E58" w:rsidRPr="00BE2B58" w:rsidRDefault="00CE0E58" w:rsidP="0065647D">
      <w:pPr>
        <w:pStyle w:val="Heading1"/>
        <w:rPr>
          <w:rFonts w:eastAsia="SimSun"/>
          <w:lang w:val="en-US"/>
        </w:rPr>
      </w:pPr>
      <w:bookmarkStart w:id="16" w:name="_Toc115517903"/>
      <w:bookmarkEnd w:id="15"/>
      <w:r w:rsidRPr="00BE2B58">
        <w:rPr>
          <w:rFonts w:eastAsia="SimSun"/>
          <w:lang w:val="en-US"/>
        </w:rPr>
        <w:t>1</w:t>
      </w:r>
      <w:r w:rsidRPr="00BE2B58">
        <w:rPr>
          <w:rFonts w:eastAsia="SimSun"/>
          <w:lang w:val="en-US"/>
        </w:rPr>
        <w:tab/>
      </w:r>
      <w:r w:rsidRPr="00AE08D9">
        <w:rPr>
          <w:rFonts w:eastAsia="SimSun"/>
        </w:rPr>
        <w:t>Satellite</w:t>
      </w:r>
      <w:r w:rsidRPr="00BE2B58">
        <w:rPr>
          <w:rFonts w:eastAsia="SimSun"/>
          <w:lang w:val="en-US"/>
        </w:rPr>
        <w:t xml:space="preserve"> orbits</w:t>
      </w:r>
      <w:bookmarkEnd w:id="16"/>
    </w:p>
    <w:p w14:paraId="4C2D86A6" w14:textId="77777777" w:rsidR="00CE0E58" w:rsidRPr="00BE2B58" w:rsidRDefault="00CE0E58" w:rsidP="00471A05">
      <w:pPr>
        <w:jc w:val="both"/>
        <w:rPr>
          <w:rFonts w:eastAsia="SimSun"/>
          <w:lang w:val="en-US"/>
        </w:rPr>
      </w:pPr>
      <w:r w:rsidRPr="00BE2B58">
        <w:rPr>
          <w:rFonts w:eastAsia="SimSun"/>
          <w:lang w:val="en-US"/>
        </w:rPr>
        <w:t>Currently, the GSO is being used for the MSS. Some proposed mobile-satellite systems plan to use non-GSO orbits. Suitable orbits are determined by coverage requirements, service considerations and frequency sharing, as well as other considerations.</w:t>
      </w:r>
    </w:p>
    <w:p w14:paraId="099371E3" w14:textId="77777777" w:rsidR="00CE0E58" w:rsidRPr="00BE2B58" w:rsidRDefault="00CE0E58" w:rsidP="0065647D">
      <w:pPr>
        <w:pStyle w:val="Heading1"/>
        <w:rPr>
          <w:rFonts w:eastAsia="SimSun"/>
          <w:lang w:val="en-US"/>
        </w:rPr>
      </w:pPr>
      <w:bookmarkStart w:id="17" w:name="_Toc115517904"/>
      <w:r w:rsidRPr="00BE2B58">
        <w:rPr>
          <w:rFonts w:eastAsia="SimSun"/>
          <w:lang w:val="en-US"/>
        </w:rPr>
        <w:t>2</w:t>
      </w:r>
      <w:r w:rsidRPr="00BE2B58">
        <w:rPr>
          <w:rFonts w:eastAsia="SimSun"/>
          <w:lang w:val="en-US"/>
        </w:rPr>
        <w:tab/>
        <w:t>Global and regional/national GSO systems</w:t>
      </w:r>
      <w:bookmarkEnd w:id="17"/>
    </w:p>
    <w:p w14:paraId="7884D44C" w14:textId="77777777" w:rsidR="00CE0E58" w:rsidRPr="00BE2B58" w:rsidRDefault="00CE0E58" w:rsidP="00471A05">
      <w:pPr>
        <w:jc w:val="both"/>
        <w:rPr>
          <w:rFonts w:eastAsia="SimSun"/>
          <w:lang w:val="en-US"/>
        </w:rPr>
      </w:pPr>
      <w:r w:rsidRPr="00BE2B58">
        <w:rPr>
          <w:rFonts w:eastAsia="SimSun"/>
          <w:lang w:val="en-US"/>
        </w:rPr>
        <w:t xml:space="preserve">Current Inmarsat and Russian </w:t>
      </w:r>
      <w:proofErr w:type="spellStart"/>
      <w:r w:rsidRPr="00BE2B58">
        <w:rPr>
          <w:rFonts w:eastAsia="SimSun"/>
          <w:lang w:val="en-US"/>
        </w:rPr>
        <w:t>Volna</w:t>
      </w:r>
      <w:proofErr w:type="spellEnd"/>
      <w:r w:rsidRPr="00BE2B58">
        <w:rPr>
          <w:rFonts w:eastAsia="SimSun"/>
          <w:lang w:val="en-US"/>
        </w:rPr>
        <w:t xml:space="preserve"> satellites utilize Earth-coverage antennas to provide near-global coverage from the GSO. The Russian systems are similar to those of Inmarsat systems, the characteristics of which are presented in Table 2. Several administrations are implementing regional/national GSO mobile-satellite systems to provide aeronautical, land and maritime services at 1.6/1.5 GHz. In addition to the above systems at 1.6/1.5 GHz, Japan is planning to put into operation a GSO mobile-satellite system in the 2.6/2.5 GHz bands</w:t>
      </w:r>
      <w:r w:rsidRPr="00BE2B58">
        <w:rPr>
          <w:rFonts w:eastAsia="SimSun" w:hint="eastAsia"/>
          <w:lang w:val="en-US"/>
        </w:rPr>
        <w:t xml:space="preserve">, </w:t>
      </w:r>
      <w:r w:rsidRPr="00BE2B58">
        <w:rPr>
          <w:rFonts w:eastAsia="SimSun"/>
          <w:lang w:val="en-US"/>
        </w:rPr>
        <w:t>and China has deployed its mobile-satellite system to provide regional service in the 1.6/2.5 GHz bands</w:t>
      </w:r>
      <w:r w:rsidRPr="00BE2B58">
        <w:rPr>
          <w:rFonts w:eastAsia="SimSun" w:hint="eastAsia"/>
          <w:lang w:val="en-US"/>
        </w:rPr>
        <w:t>.</w:t>
      </w:r>
    </w:p>
    <w:p w14:paraId="1AD168B7" w14:textId="77777777" w:rsidR="00CE0E58" w:rsidRPr="00BE2B58" w:rsidRDefault="00CE0E58" w:rsidP="00471A05">
      <w:pPr>
        <w:jc w:val="both"/>
        <w:rPr>
          <w:rFonts w:eastAsia="SimSun"/>
          <w:lang w:val="en-US"/>
        </w:rPr>
      </w:pPr>
      <w:r w:rsidRPr="00BE2B58">
        <w:rPr>
          <w:rFonts w:eastAsia="SimSun"/>
          <w:lang w:val="en-US"/>
        </w:rPr>
        <w:t xml:space="preserve">The future generation of Inmarsat and Russian satellites and the planned regional and national systems will use spot beam to provide greater spectrum efficiency and conserve transmitted power of the satellite and mobile earth station. China is planning to deploy the future generation of </w:t>
      </w:r>
      <w:r w:rsidRPr="00BE2B58">
        <w:rPr>
          <w:rFonts w:eastAsia="SimSun"/>
          <w:lang w:val="en-US"/>
        </w:rPr>
        <w:br/>
        <w:t>mobile-satellite system to provide its global service in the 1.6/2.5 GHz bands.</w:t>
      </w:r>
    </w:p>
    <w:p w14:paraId="6EAAE6C1" w14:textId="77777777" w:rsidR="00CE0E58" w:rsidRPr="00BE2B58" w:rsidRDefault="00CE0E58" w:rsidP="00183118">
      <w:pPr>
        <w:pStyle w:val="Heading2"/>
        <w:rPr>
          <w:rFonts w:eastAsia="SimSun"/>
          <w:lang w:val="en-US"/>
        </w:rPr>
      </w:pPr>
      <w:bookmarkStart w:id="18" w:name="_Toc115517905"/>
      <w:r w:rsidRPr="00BE2B58">
        <w:rPr>
          <w:rFonts w:eastAsia="SimSun"/>
          <w:lang w:val="en-US"/>
        </w:rPr>
        <w:t>2.1</w:t>
      </w:r>
      <w:r w:rsidRPr="00BE2B58">
        <w:rPr>
          <w:rFonts w:eastAsia="SimSun"/>
          <w:lang w:val="en-US"/>
        </w:rPr>
        <w:tab/>
        <w:t>Maritime mobile-satellite service</w:t>
      </w:r>
      <w:bookmarkEnd w:id="18"/>
    </w:p>
    <w:p w14:paraId="2D6375BF" w14:textId="77777777" w:rsidR="00CE0E58" w:rsidRPr="00BE2B58" w:rsidRDefault="00CE0E58" w:rsidP="00471A05">
      <w:pPr>
        <w:jc w:val="both"/>
        <w:rPr>
          <w:rFonts w:eastAsia="SimSun"/>
          <w:lang w:val="en-US"/>
        </w:rPr>
      </w:pPr>
      <w:r w:rsidRPr="00BE2B58">
        <w:rPr>
          <w:rFonts w:eastAsia="SimSun"/>
          <w:lang w:val="en-US"/>
        </w:rPr>
        <w:t>The Inmarsat Fleet</w:t>
      </w:r>
      <w:r>
        <w:rPr>
          <w:rFonts w:eastAsia="SimSun"/>
          <w:lang w:val="en-US"/>
        </w:rPr>
        <w:t xml:space="preserve"> </w:t>
      </w:r>
      <w:r w:rsidRPr="00BE2B58">
        <w:rPr>
          <w:rFonts w:eastAsia="SimSun"/>
          <w:lang w:val="en-US"/>
        </w:rPr>
        <w:t xml:space="preserve">Broadband (FBB) system which is based on </w:t>
      </w:r>
      <w:r>
        <w:rPr>
          <w:rFonts w:eastAsia="SimSun"/>
          <w:lang w:val="en-US"/>
        </w:rPr>
        <w:t>IMT-2000</w:t>
      </w:r>
      <w:r w:rsidRPr="00BE2B58">
        <w:rPr>
          <w:rFonts w:eastAsia="SimSun"/>
          <w:lang w:val="en-US"/>
        </w:rPr>
        <w:t xml:space="preserve"> standards provides broadband data and voice, simultaneously, as well as ISDN data capability through a compact antenna on a global basis. The Inmarsat</w:t>
      </w:r>
      <w:r w:rsidRPr="00BE2B58">
        <w:rPr>
          <w:rFonts w:eastAsia="SimSun"/>
          <w:lang w:val="en-US"/>
        </w:rPr>
        <w:noBreakHyphen/>
        <w:t xml:space="preserve">C system provides store and forward data and telex using small, </w:t>
      </w:r>
      <w:proofErr w:type="gramStart"/>
      <w:r w:rsidRPr="00BE2B58">
        <w:rPr>
          <w:rFonts w:eastAsia="SimSun"/>
          <w:lang w:val="en-US"/>
        </w:rPr>
        <w:t>low cost</w:t>
      </w:r>
      <w:proofErr w:type="gramEnd"/>
      <w:r w:rsidRPr="00BE2B58">
        <w:rPr>
          <w:rFonts w:eastAsia="SimSun"/>
          <w:lang w:val="en-US"/>
        </w:rPr>
        <w:t xml:space="preserve"> equipment.</w:t>
      </w:r>
    </w:p>
    <w:p w14:paraId="5BA8EF23" w14:textId="77777777" w:rsidR="00CE0E58" w:rsidRPr="00BE2B58" w:rsidRDefault="00CE0E58" w:rsidP="00183118">
      <w:pPr>
        <w:pStyle w:val="Heading2"/>
        <w:rPr>
          <w:rFonts w:eastAsia="SimSun"/>
          <w:lang w:val="en-US"/>
        </w:rPr>
      </w:pPr>
      <w:bookmarkStart w:id="19" w:name="_Toc115517906"/>
      <w:r w:rsidRPr="00BE2B58">
        <w:rPr>
          <w:rFonts w:eastAsia="SimSun"/>
          <w:lang w:val="en-US"/>
        </w:rPr>
        <w:t>2.2</w:t>
      </w:r>
      <w:r w:rsidRPr="00BE2B58">
        <w:rPr>
          <w:rFonts w:eastAsia="SimSun"/>
          <w:lang w:val="en-US"/>
        </w:rPr>
        <w:tab/>
        <w:t>Aeronautical mobile-satellite service</w:t>
      </w:r>
      <w:bookmarkEnd w:id="19"/>
    </w:p>
    <w:p w14:paraId="7AEAE7E1" w14:textId="77777777" w:rsidR="00CE0E58" w:rsidRPr="00BE2B58" w:rsidRDefault="00CE0E58" w:rsidP="00471A05">
      <w:pPr>
        <w:jc w:val="both"/>
        <w:rPr>
          <w:rFonts w:eastAsia="SimSun"/>
          <w:lang w:val="en-US"/>
        </w:rPr>
      </w:pPr>
      <w:r w:rsidRPr="00BE2B58">
        <w:rPr>
          <w:rFonts w:eastAsia="SimSun"/>
          <w:lang w:val="en-US"/>
        </w:rPr>
        <w:t>The International Civil Aviation Organization (ICAO) Standards and Recommended Practices (SARPs) for aeronautical mobile</w:t>
      </w:r>
      <w:r w:rsidRPr="00BE2B58">
        <w:rPr>
          <w:rFonts w:eastAsia="SimSun"/>
          <w:lang w:val="en-US"/>
        </w:rPr>
        <w:noBreakHyphen/>
        <w:t>satellite (R) service (AMS(R)S), airborne equipment have been published in Annex 10 to the Convention on International Civil Aviation. The SARPs include a requirement for priority and pre-emption for safety communications over all other communications. All systems providing AMS(R)S services to the international civil aviation community have to conform with the applicable ICAO SARPs.</w:t>
      </w:r>
    </w:p>
    <w:p w14:paraId="20CE9E99" w14:textId="77777777" w:rsidR="00CE0E58" w:rsidRPr="00BE2B58" w:rsidRDefault="00CE0E58" w:rsidP="00471A05">
      <w:pPr>
        <w:jc w:val="both"/>
        <w:rPr>
          <w:rFonts w:eastAsia="SimSun"/>
          <w:lang w:val="en-US"/>
        </w:rPr>
      </w:pPr>
      <w:r w:rsidRPr="00BE2B58">
        <w:rPr>
          <w:rFonts w:eastAsia="SimSun"/>
          <w:lang w:val="en-US"/>
        </w:rPr>
        <w:t>In summary, the aeronautical satellite communication systems will have to take into account the priority needs for safe operation of aircraft and the avionics will have to satisfy the severe requirements of aircraft environments.</w:t>
      </w:r>
    </w:p>
    <w:p w14:paraId="31A710CD" w14:textId="77777777" w:rsidR="00CE0E58" w:rsidRPr="00BE2B58" w:rsidRDefault="00CE0E58" w:rsidP="00183118">
      <w:pPr>
        <w:pStyle w:val="Heading2"/>
        <w:rPr>
          <w:rFonts w:eastAsia="SimSun"/>
          <w:lang w:val="en-US"/>
        </w:rPr>
      </w:pPr>
      <w:bookmarkStart w:id="20" w:name="_Toc115517907"/>
      <w:r w:rsidRPr="00BE2B58">
        <w:rPr>
          <w:rFonts w:eastAsia="SimSun"/>
          <w:lang w:val="en-US"/>
        </w:rPr>
        <w:t>2.3</w:t>
      </w:r>
      <w:r w:rsidRPr="00BE2B58">
        <w:rPr>
          <w:rFonts w:eastAsia="SimSun"/>
          <w:lang w:val="en-US"/>
        </w:rPr>
        <w:tab/>
        <w:t>Land mobile-satellite service</w:t>
      </w:r>
      <w:bookmarkEnd w:id="20"/>
    </w:p>
    <w:p w14:paraId="713C4B4E" w14:textId="77777777" w:rsidR="00CE0E58" w:rsidRPr="00BE2B58" w:rsidRDefault="00CE0E58" w:rsidP="00471A05">
      <w:pPr>
        <w:jc w:val="both"/>
        <w:rPr>
          <w:rFonts w:eastAsia="SimSun"/>
          <w:lang w:val="en-US"/>
        </w:rPr>
      </w:pPr>
      <w:r w:rsidRPr="00BE2B58">
        <w:rPr>
          <w:rFonts w:eastAsia="SimSun"/>
          <w:lang w:val="en-US"/>
        </w:rPr>
        <w:t>The land mobile-satellite service (LMSS) has proven to be an effective means for providing dependable communications in remote and sparsely populated areas, either as extensions of terrestrial VHF and UHF networks or as replacements for HF networks. Worldwide roaming capability is a mandatory function of International Mobile Telecommunications-2000 (IMT</w:t>
      </w:r>
      <w:r w:rsidRPr="00BE2B58">
        <w:rPr>
          <w:rFonts w:eastAsia="SimSun"/>
          <w:lang w:val="en-US"/>
        </w:rPr>
        <w:noBreakHyphen/>
        <w:t>2000</w:t>
      </w:r>
      <w:proofErr w:type="gramStart"/>
      <w:r w:rsidRPr="00BE2B58">
        <w:rPr>
          <w:rFonts w:eastAsia="SimSun"/>
          <w:lang w:val="en-US"/>
        </w:rPr>
        <w:t>)</w:t>
      </w:r>
      <w:proofErr w:type="gramEnd"/>
      <w:r w:rsidRPr="00BE2B58">
        <w:rPr>
          <w:rFonts w:eastAsia="SimSun"/>
          <w:lang w:val="en-US"/>
        </w:rPr>
        <w:t xml:space="preserve"> and the satellite component defined in Recommendations ITU-R M.687 and ITU-R M.818 is one of the important components that encourage the IMT</w:t>
      </w:r>
      <w:r w:rsidRPr="00BE2B58">
        <w:rPr>
          <w:rFonts w:eastAsia="SimSun"/>
          <w:lang w:val="en-US"/>
        </w:rPr>
        <w:noBreakHyphen/>
        <w:t>2000 capability.</w:t>
      </w:r>
      <w:r>
        <w:rPr>
          <w:rFonts w:eastAsia="SimSun"/>
          <w:lang w:val="en-US"/>
        </w:rPr>
        <w:t xml:space="preserve"> </w:t>
      </w:r>
      <w:r w:rsidRPr="00BE2B58">
        <w:rPr>
          <w:rFonts w:eastAsia="SimSun"/>
          <w:lang w:val="en-US"/>
        </w:rPr>
        <w:t>The interworking of the mobile</w:t>
      </w:r>
      <w:r w:rsidRPr="00BE2B58">
        <w:rPr>
          <w:rFonts w:eastAsia="SimSun"/>
          <w:lang w:val="en-US"/>
        </w:rPr>
        <w:noBreakHyphen/>
        <w:t>satellite system with the terrestrial system can encourage user convenience within not only IMT</w:t>
      </w:r>
      <w:r w:rsidRPr="00BE2B58">
        <w:rPr>
          <w:rFonts w:eastAsia="SimSun"/>
          <w:lang w:val="en-US"/>
        </w:rPr>
        <w:noBreakHyphen/>
        <w:t>2000 but also general LMSS.</w:t>
      </w:r>
    </w:p>
    <w:p w14:paraId="3121F070" w14:textId="77777777" w:rsidR="00CE0E58" w:rsidRPr="00BE2B58" w:rsidRDefault="00CE0E58" w:rsidP="00183118">
      <w:pPr>
        <w:pStyle w:val="Heading2"/>
        <w:rPr>
          <w:rFonts w:eastAsia="SimSun"/>
          <w:lang w:val="en-US"/>
        </w:rPr>
      </w:pPr>
      <w:bookmarkStart w:id="21" w:name="_Toc115517908"/>
      <w:r w:rsidRPr="00BE2B58">
        <w:rPr>
          <w:rFonts w:eastAsia="SimSun"/>
          <w:lang w:val="en-US"/>
        </w:rPr>
        <w:lastRenderedPageBreak/>
        <w:t>2.4</w:t>
      </w:r>
      <w:r w:rsidRPr="00BE2B58">
        <w:rPr>
          <w:rFonts w:eastAsia="SimSun"/>
          <w:lang w:val="en-US"/>
        </w:rPr>
        <w:tab/>
        <w:t>Distress and safety service</w:t>
      </w:r>
      <w:bookmarkEnd w:id="21"/>
    </w:p>
    <w:p w14:paraId="7E11D153" w14:textId="77777777" w:rsidR="00CE0E58" w:rsidRDefault="00CE0E58" w:rsidP="00471A05">
      <w:pPr>
        <w:jc w:val="both"/>
        <w:rPr>
          <w:rFonts w:eastAsia="SimSun"/>
          <w:lang w:val="en-US"/>
        </w:rPr>
      </w:pPr>
      <w:r w:rsidRPr="00BE2B58">
        <w:rPr>
          <w:rFonts w:eastAsia="SimSun"/>
          <w:lang w:val="en-US"/>
        </w:rPr>
        <w:t>Tables 1 to 3 present representative technical characteristics of service links for selected MSS networks that utilize space stations in GSOs.</w:t>
      </w:r>
    </w:p>
    <w:p w14:paraId="0C9858CA" w14:textId="77777777" w:rsidR="00CE0E58" w:rsidRDefault="00CE0E58" w:rsidP="0065647D">
      <w:pPr>
        <w:pStyle w:val="TableNo"/>
        <w:rPr>
          <w:rFonts w:eastAsia="SimSun"/>
          <w:lang w:val="en-US"/>
        </w:rPr>
        <w:sectPr w:rsidR="00CE0E58" w:rsidSect="00CE0E58">
          <w:headerReference w:type="even" r:id="rId11"/>
          <w:headerReference w:type="default" r:id="rId12"/>
          <w:footerReference w:type="default" r:id="rId13"/>
          <w:footerReference w:type="first" r:id="rId14"/>
          <w:type w:val="continuous"/>
          <w:pgSz w:w="11907" w:h="16834" w:code="9"/>
          <w:pgMar w:top="1418" w:right="1134" w:bottom="1134" w:left="1134" w:header="720" w:footer="482" w:gutter="0"/>
          <w:paperSrc w:first="15" w:other="15"/>
          <w:pgNumType w:start="1"/>
          <w:cols w:space="720"/>
          <w:titlePg/>
        </w:sectPr>
      </w:pPr>
    </w:p>
    <w:p w14:paraId="4B92E5C5" w14:textId="77777777" w:rsidR="00CE0E58" w:rsidRPr="00BE2B58" w:rsidRDefault="00CE0E58" w:rsidP="0065647D">
      <w:pPr>
        <w:pStyle w:val="TableNo"/>
        <w:rPr>
          <w:rFonts w:eastAsia="SimSun"/>
          <w:lang w:val="en-US"/>
        </w:rPr>
      </w:pPr>
      <w:r>
        <w:rPr>
          <w:rFonts w:eastAsia="SimSun"/>
          <w:lang w:val="en-US"/>
        </w:rPr>
        <w:lastRenderedPageBreak/>
        <w:t>TABLE 1a</w:t>
      </w:r>
    </w:p>
    <w:p w14:paraId="5D858CBC" w14:textId="77777777" w:rsidR="00CE0E58" w:rsidRPr="00BE2B58" w:rsidRDefault="00CE0E58" w:rsidP="0065647D">
      <w:pPr>
        <w:pStyle w:val="Tabletitle"/>
        <w:rPr>
          <w:rFonts w:eastAsia="SimSun"/>
          <w:lang w:val="en-US"/>
        </w:rPr>
      </w:pPr>
      <w:r w:rsidRPr="00BE2B58">
        <w:rPr>
          <w:rFonts w:eastAsia="SimSun"/>
          <w:lang w:val="en-US"/>
        </w:rPr>
        <w:t xml:space="preserve">Technical characteristics of GSO </w:t>
      </w:r>
      <w:r w:rsidRPr="0065647D">
        <w:rPr>
          <w:rFonts w:eastAsia="SimSun"/>
        </w:rPr>
        <w:t>mobile</w:t>
      </w:r>
      <w:r w:rsidRPr="00BE2B58">
        <w:rPr>
          <w:rFonts w:eastAsia="SimSun"/>
          <w:lang w:val="en-US"/>
        </w:rPr>
        <w:t>-satellite systems (service return link)</w:t>
      </w: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1417"/>
        <w:gridCol w:w="1418"/>
        <w:gridCol w:w="1559"/>
        <w:gridCol w:w="1701"/>
        <w:gridCol w:w="1701"/>
        <w:gridCol w:w="1417"/>
        <w:gridCol w:w="1418"/>
        <w:gridCol w:w="1422"/>
      </w:tblGrid>
      <w:tr w:rsidR="00CE0E58" w:rsidRPr="00E018E5" w14:paraId="73AFD285" w14:textId="77777777" w:rsidTr="00FE6265">
        <w:trPr>
          <w:cantSplit/>
          <w:jc w:val="center"/>
        </w:trPr>
        <w:tc>
          <w:tcPr>
            <w:tcW w:w="2122" w:type="dxa"/>
            <w:vMerge w:val="restart"/>
            <w:tcBorders>
              <w:tl2br w:val="single" w:sz="2" w:space="0" w:color="auto"/>
            </w:tcBorders>
            <w:vAlign w:val="center"/>
          </w:tcPr>
          <w:p w14:paraId="6774DDCA" w14:textId="77777777" w:rsidR="00CE0E58" w:rsidRPr="00E018E5" w:rsidRDefault="00CE0E58" w:rsidP="00471A05">
            <w:pPr>
              <w:pStyle w:val="Tablehead"/>
              <w:jc w:val="right"/>
              <w:rPr>
                <w:rFonts w:eastAsia="SimSun"/>
              </w:rPr>
            </w:pPr>
            <w:r w:rsidRPr="00E018E5">
              <w:rPr>
                <w:rFonts w:eastAsia="SimSun"/>
              </w:rPr>
              <w:t>System</w:t>
            </w:r>
          </w:p>
          <w:p w14:paraId="096D71E4" w14:textId="77777777" w:rsidR="00CE0E58" w:rsidRPr="00E018E5" w:rsidRDefault="00CE0E58" w:rsidP="00471A05">
            <w:pPr>
              <w:pStyle w:val="Tablehead"/>
              <w:jc w:val="left"/>
              <w:rPr>
                <w:rFonts w:eastAsia="SimSun"/>
              </w:rPr>
            </w:pPr>
            <w:r w:rsidRPr="00E018E5">
              <w:rPr>
                <w:rFonts w:eastAsia="SimSun"/>
              </w:rPr>
              <w:t>Parameter</w:t>
            </w:r>
          </w:p>
        </w:tc>
        <w:tc>
          <w:tcPr>
            <w:tcW w:w="12053" w:type="dxa"/>
            <w:gridSpan w:val="8"/>
          </w:tcPr>
          <w:p w14:paraId="46B6F3B2" w14:textId="77777777" w:rsidR="00CE0E58" w:rsidRPr="00E018E5" w:rsidRDefault="00CE0E58" w:rsidP="00E018E5">
            <w:pPr>
              <w:pStyle w:val="Tablehead"/>
              <w:rPr>
                <w:rFonts w:eastAsia="SimSun"/>
              </w:rPr>
            </w:pPr>
            <w:r w:rsidRPr="00E018E5">
              <w:rPr>
                <w:rFonts w:eastAsia="SimSun"/>
              </w:rPr>
              <w:t>GSO</w:t>
            </w:r>
          </w:p>
        </w:tc>
      </w:tr>
      <w:tr w:rsidR="00CE0E58" w:rsidRPr="00E018E5" w14:paraId="456F8833" w14:textId="77777777" w:rsidTr="002A7534">
        <w:trPr>
          <w:cantSplit/>
          <w:jc w:val="center"/>
        </w:trPr>
        <w:tc>
          <w:tcPr>
            <w:tcW w:w="2122" w:type="dxa"/>
            <w:vMerge/>
            <w:tcBorders>
              <w:bottom w:val="single" w:sz="4" w:space="0" w:color="auto"/>
            </w:tcBorders>
          </w:tcPr>
          <w:p w14:paraId="3B2C36DF" w14:textId="77777777" w:rsidR="00CE0E58" w:rsidRPr="00E018E5" w:rsidRDefault="00CE0E58" w:rsidP="00E018E5">
            <w:pPr>
              <w:pStyle w:val="Tablehead"/>
              <w:rPr>
                <w:rFonts w:eastAsia="SimSun"/>
              </w:rPr>
            </w:pPr>
          </w:p>
        </w:tc>
        <w:tc>
          <w:tcPr>
            <w:tcW w:w="1417" w:type="dxa"/>
            <w:tcBorders>
              <w:bottom w:val="single" w:sz="4" w:space="0" w:color="auto"/>
            </w:tcBorders>
          </w:tcPr>
          <w:p w14:paraId="2A41DAE9" w14:textId="77777777" w:rsidR="00CE0E58" w:rsidRPr="00E018E5" w:rsidRDefault="00CE0E58" w:rsidP="00E018E5">
            <w:pPr>
              <w:pStyle w:val="Tablehead"/>
              <w:rPr>
                <w:rFonts w:eastAsia="SimSun"/>
              </w:rPr>
            </w:pPr>
            <w:r w:rsidRPr="00E018E5">
              <w:rPr>
                <w:rFonts w:eastAsia="SimSun"/>
              </w:rPr>
              <w:t>A</w:t>
            </w:r>
          </w:p>
        </w:tc>
        <w:tc>
          <w:tcPr>
            <w:tcW w:w="1418" w:type="dxa"/>
            <w:tcBorders>
              <w:bottom w:val="single" w:sz="4" w:space="0" w:color="auto"/>
            </w:tcBorders>
          </w:tcPr>
          <w:p w14:paraId="3B77E494" w14:textId="77777777" w:rsidR="00CE0E58" w:rsidRPr="00E018E5" w:rsidRDefault="00CE0E58" w:rsidP="00E018E5">
            <w:pPr>
              <w:pStyle w:val="Tablehead"/>
              <w:rPr>
                <w:rFonts w:eastAsia="SimSun"/>
              </w:rPr>
            </w:pPr>
            <w:r w:rsidRPr="00E018E5">
              <w:rPr>
                <w:rFonts w:eastAsia="SimSun"/>
              </w:rPr>
              <w:t>B</w:t>
            </w:r>
          </w:p>
        </w:tc>
        <w:tc>
          <w:tcPr>
            <w:tcW w:w="1559" w:type="dxa"/>
            <w:tcBorders>
              <w:bottom w:val="single" w:sz="4" w:space="0" w:color="auto"/>
            </w:tcBorders>
          </w:tcPr>
          <w:p w14:paraId="0188C3A2" w14:textId="77777777" w:rsidR="00CE0E58" w:rsidRPr="00E018E5" w:rsidRDefault="00CE0E58" w:rsidP="00E018E5">
            <w:pPr>
              <w:pStyle w:val="Tablehead"/>
              <w:rPr>
                <w:rFonts w:eastAsia="SimSun"/>
              </w:rPr>
            </w:pPr>
            <w:r w:rsidRPr="00E018E5">
              <w:rPr>
                <w:rFonts w:eastAsia="SimSun"/>
              </w:rPr>
              <w:t>C</w:t>
            </w:r>
          </w:p>
        </w:tc>
        <w:tc>
          <w:tcPr>
            <w:tcW w:w="1701" w:type="dxa"/>
            <w:tcBorders>
              <w:bottom w:val="single" w:sz="4" w:space="0" w:color="auto"/>
            </w:tcBorders>
          </w:tcPr>
          <w:p w14:paraId="76C5C45D" w14:textId="77777777" w:rsidR="00CE0E58" w:rsidRPr="00E018E5" w:rsidRDefault="00CE0E58" w:rsidP="00E018E5">
            <w:pPr>
              <w:pStyle w:val="Tablehead"/>
              <w:rPr>
                <w:rFonts w:eastAsia="SimSun"/>
              </w:rPr>
            </w:pPr>
            <w:r w:rsidRPr="00E018E5">
              <w:rPr>
                <w:rFonts w:eastAsia="SimSun"/>
              </w:rPr>
              <w:t>D</w:t>
            </w:r>
          </w:p>
        </w:tc>
        <w:tc>
          <w:tcPr>
            <w:tcW w:w="1701" w:type="dxa"/>
            <w:tcBorders>
              <w:bottom w:val="single" w:sz="4" w:space="0" w:color="auto"/>
            </w:tcBorders>
          </w:tcPr>
          <w:p w14:paraId="1C0B0B91" w14:textId="77777777" w:rsidR="00CE0E58" w:rsidRPr="00E018E5" w:rsidRDefault="00CE0E58" w:rsidP="00E018E5">
            <w:pPr>
              <w:pStyle w:val="Tablehead"/>
              <w:rPr>
                <w:rFonts w:eastAsia="SimSun"/>
              </w:rPr>
            </w:pPr>
            <w:r w:rsidRPr="00E018E5">
              <w:rPr>
                <w:rFonts w:eastAsia="SimSun"/>
              </w:rPr>
              <w:t>E</w:t>
            </w:r>
          </w:p>
        </w:tc>
        <w:tc>
          <w:tcPr>
            <w:tcW w:w="1417" w:type="dxa"/>
            <w:tcBorders>
              <w:bottom w:val="single" w:sz="4" w:space="0" w:color="auto"/>
            </w:tcBorders>
          </w:tcPr>
          <w:p w14:paraId="6EC7685B" w14:textId="77777777" w:rsidR="00CE0E58" w:rsidRPr="00E018E5" w:rsidRDefault="00CE0E58" w:rsidP="00E018E5">
            <w:pPr>
              <w:pStyle w:val="Tablehead"/>
              <w:rPr>
                <w:rFonts w:eastAsia="SimSun"/>
              </w:rPr>
            </w:pPr>
            <w:r w:rsidRPr="00E018E5">
              <w:rPr>
                <w:rFonts w:eastAsia="SimSun"/>
              </w:rPr>
              <w:t>F</w:t>
            </w:r>
          </w:p>
        </w:tc>
        <w:tc>
          <w:tcPr>
            <w:tcW w:w="1418" w:type="dxa"/>
            <w:tcBorders>
              <w:bottom w:val="single" w:sz="4" w:space="0" w:color="auto"/>
            </w:tcBorders>
          </w:tcPr>
          <w:p w14:paraId="72FB4B1D" w14:textId="77777777" w:rsidR="00CE0E58" w:rsidRPr="00E018E5" w:rsidRDefault="00CE0E58" w:rsidP="00E018E5">
            <w:pPr>
              <w:pStyle w:val="Tablehead"/>
              <w:rPr>
                <w:rFonts w:eastAsia="SimSun"/>
              </w:rPr>
            </w:pPr>
            <w:r w:rsidRPr="00E018E5">
              <w:rPr>
                <w:rFonts w:eastAsia="SimSun" w:hint="eastAsia"/>
              </w:rPr>
              <w:t>G</w:t>
            </w:r>
          </w:p>
        </w:tc>
        <w:tc>
          <w:tcPr>
            <w:tcW w:w="1422" w:type="dxa"/>
            <w:tcBorders>
              <w:bottom w:val="single" w:sz="4" w:space="0" w:color="auto"/>
            </w:tcBorders>
          </w:tcPr>
          <w:p w14:paraId="2D7D92A5" w14:textId="77777777" w:rsidR="00CE0E58" w:rsidRPr="00E018E5" w:rsidRDefault="00CE0E58" w:rsidP="00E018E5">
            <w:pPr>
              <w:pStyle w:val="Tablehead"/>
              <w:rPr>
                <w:rFonts w:eastAsia="SimSun"/>
              </w:rPr>
            </w:pPr>
            <w:r w:rsidRPr="00E018E5">
              <w:rPr>
                <w:rFonts w:eastAsia="SimSun" w:hint="eastAsia"/>
              </w:rPr>
              <w:t>H</w:t>
            </w:r>
          </w:p>
        </w:tc>
      </w:tr>
      <w:tr w:rsidR="00CE0E58" w:rsidRPr="00E018E5" w14:paraId="20FD4CB6" w14:textId="77777777" w:rsidTr="002A7534">
        <w:trPr>
          <w:cantSplit/>
          <w:jc w:val="center"/>
        </w:trPr>
        <w:tc>
          <w:tcPr>
            <w:tcW w:w="11335" w:type="dxa"/>
            <w:gridSpan w:val="7"/>
            <w:tcBorders>
              <w:right w:val="nil"/>
            </w:tcBorders>
          </w:tcPr>
          <w:p w14:paraId="62C8F892" w14:textId="77777777" w:rsidR="00CE0E58" w:rsidRPr="00E018E5" w:rsidRDefault="00CE0E58" w:rsidP="00E018E5">
            <w:pPr>
              <w:pStyle w:val="Tabletext"/>
              <w:rPr>
                <w:rFonts w:eastAsia="SimSun"/>
                <w:i/>
                <w:iCs/>
                <w:lang w:val="en-US"/>
              </w:rPr>
            </w:pPr>
            <w:r w:rsidRPr="00E018E5">
              <w:rPr>
                <w:rFonts w:eastAsia="SimSun"/>
                <w:i/>
                <w:iCs/>
                <w:lang w:val="en-US"/>
              </w:rPr>
              <w:t>Polarization</w:t>
            </w:r>
          </w:p>
        </w:tc>
        <w:tc>
          <w:tcPr>
            <w:tcW w:w="1418" w:type="dxa"/>
            <w:tcBorders>
              <w:left w:val="nil"/>
              <w:right w:val="nil"/>
            </w:tcBorders>
          </w:tcPr>
          <w:p w14:paraId="52F4F665" w14:textId="77777777" w:rsidR="00CE0E58" w:rsidRPr="00E018E5" w:rsidRDefault="00CE0E58" w:rsidP="00E018E5">
            <w:pPr>
              <w:pStyle w:val="Tabletext"/>
              <w:rPr>
                <w:rFonts w:eastAsia="SimSun"/>
                <w:lang w:val="en-US"/>
              </w:rPr>
            </w:pPr>
          </w:p>
        </w:tc>
        <w:tc>
          <w:tcPr>
            <w:tcW w:w="1422" w:type="dxa"/>
            <w:tcBorders>
              <w:left w:val="nil"/>
            </w:tcBorders>
          </w:tcPr>
          <w:p w14:paraId="1A9D561D" w14:textId="77777777" w:rsidR="00CE0E58" w:rsidRPr="00E018E5" w:rsidRDefault="00CE0E58" w:rsidP="00E018E5">
            <w:pPr>
              <w:pStyle w:val="Tabletext"/>
              <w:rPr>
                <w:rFonts w:eastAsia="SimSun"/>
                <w:lang w:val="en-US"/>
              </w:rPr>
            </w:pPr>
          </w:p>
        </w:tc>
      </w:tr>
      <w:tr w:rsidR="00CE0E58" w:rsidRPr="00E018E5" w14:paraId="3ACF1D90" w14:textId="77777777" w:rsidTr="00FE6265">
        <w:trPr>
          <w:cantSplit/>
          <w:jc w:val="center"/>
        </w:trPr>
        <w:tc>
          <w:tcPr>
            <w:tcW w:w="2122" w:type="dxa"/>
          </w:tcPr>
          <w:p w14:paraId="3074A21B" w14:textId="77777777" w:rsidR="00CE0E58" w:rsidRPr="00E018E5" w:rsidRDefault="00CE0E58" w:rsidP="00E018E5">
            <w:pPr>
              <w:pStyle w:val="Tabletext"/>
              <w:rPr>
                <w:rFonts w:eastAsia="SimSun"/>
                <w:lang w:val="en-US"/>
              </w:rPr>
            </w:pPr>
            <w:r w:rsidRPr="00E018E5">
              <w:rPr>
                <w:rFonts w:eastAsia="SimSun"/>
                <w:lang w:val="en-US"/>
              </w:rPr>
              <w:t>Feeder link</w:t>
            </w:r>
          </w:p>
        </w:tc>
        <w:tc>
          <w:tcPr>
            <w:tcW w:w="1417" w:type="dxa"/>
          </w:tcPr>
          <w:p w14:paraId="057BC44C" w14:textId="77777777" w:rsidR="00CE0E58" w:rsidRPr="00E018E5" w:rsidRDefault="00CE0E58" w:rsidP="00E018E5">
            <w:pPr>
              <w:pStyle w:val="Tabletext"/>
              <w:jc w:val="center"/>
              <w:rPr>
                <w:rFonts w:eastAsia="SimSun"/>
                <w:lang w:val="en-US"/>
              </w:rPr>
            </w:pPr>
            <w:r w:rsidRPr="00E018E5">
              <w:rPr>
                <w:rFonts w:eastAsia="SimSun"/>
                <w:lang w:val="en-US"/>
              </w:rPr>
              <w:t>Linear</w:t>
            </w:r>
          </w:p>
        </w:tc>
        <w:tc>
          <w:tcPr>
            <w:tcW w:w="1418" w:type="dxa"/>
          </w:tcPr>
          <w:p w14:paraId="78264CF5" w14:textId="77777777" w:rsidR="00CE0E58" w:rsidRPr="00E018E5" w:rsidRDefault="00CE0E58" w:rsidP="00E018E5">
            <w:pPr>
              <w:pStyle w:val="Tabletext"/>
              <w:jc w:val="center"/>
              <w:rPr>
                <w:rFonts w:eastAsia="SimSun"/>
                <w:lang w:val="en-US"/>
              </w:rPr>
            </w:pPr>
            <w:r w:rsidRPr="00E018E5">
              <w:rPr>
                <w:rFonts w:eastAsia="SimSun"/>
                <w:lang w:val="en-US"/>
              </w:rPr>
              <w:t>Linear</w:t>
            </w:r>
          </w:p>
        </w:tc>
        <w:tc>
          <w:tcPr>
            <w:tcW w:w="1559" w:type="dxa"/>
          </w:tcPr>
          <w:p w14:paraId="7063396E" w14:textId="77777777" w:rsidR="00CE0E58" w:rsidRPr="00E018E5" w:rsidRDefault="00CE0E58" w:rsidP="00E018E5">
            <w:pPr>
              <w:pStyle w:val="Tabletext"/>
              <w:jc w:val="center"/>
              <w:rPr>
                <w:rFonts w:eastAsia="SimSun"/>
                <w:lang w:val="en-US"/>
              </w:rPr>
            </w:pPr>
            <w:r w:rsidRPr="00E018E5">
              <w:rPr>
                <w:rFonts w:eastAsia="SimSun"/>
                <w:lang w:val="en-US"/>
              </w:rPr>
              <w:t>Linear</w:t>
            </w:r>
          </w:p>
        </w:tc>
        <w:tc>
          <w:tcPr>
            <w:tcW w:w="1701" w:type="dxa"/>
          </w:tcPr>
          <w:p w14:paraId="299F167E" w14:textId="77777777" w:rsidR="00CE0E58" w:rsidRPr="00E018E5" w:rsidRDefault="00CE0E58" w:rsidP="00E018E5">
            <w:pPr>
              <w:pStyle w:val="Tabletext"/>
              <w:jc w:val="center"/>
              <w:rPr>
                <w:rFonts w:eastAsia="SimSun"/>
                <w:lang w:val="en-US"/>
              </w:rPr>
            </w:pPr>
            <w:r w:rsidRPr="00E018E5">
              <w:rPr>
                <w:rFonts w:eastAsia="SimSun"/>
                <w:lang w:val="en-US"/>
              </w:rPr>
              <w:t>Linear</w:t>
            </w:r>
          </w:p>
        </w:tc>
        <w:tc>
          <w:tcPr>
            <w:tcW w:w="1701" w:type="dxa"/>
          </w:tcPr>
          <w:p w14:paraId="572E980B" w14:textId="77777777" w:rsidR="00CE0E58" w:rsidRPr="00E018E5" w:rsidRDefault="00CE0E58" w:rsidP="00E018E5">
            <w:pPr>
              <w:pStyle w:val="Tabletext"/>
              <w:jc w:val="center"/>
              <w:rPr>
                <w:rFonts w:eastAsia="SimSun"/>
                <w:lang w:val="en-US"/>
              </w:rPr>
            </w:pPr>
            <w:r w:rsidRPr="00E018E5">
              <w:rPr>
                <w:rFonts w:eastAsia="SimSun"/>
                <w:lang w:val="en-US"/>
              </w:rPr>
              <w:t>Circular</w:t>
            </w:r>
          </w:p>
        </w:tc>
        <w:tc>
          <w:tcPr>
            <w:tcW w:w="1417" w:type="dxa"/>
          </w:tcPr>
          <w:p w14:paraId="318BC7A5" w14:textId="77777777" w:rsidR="00CE0E58" w:rsidRPr="00E018E5" w:rsidRDefault="00CE0E58" w:rsidP="00E018E5">
            <w:pPr>
              <w:pStyle w:val="Tabletext"/>
              <w:jc w:val="center"/>
              <w:rPr>
                <w:rFonts w:eastAsia="SimSun"/>
                <w:lang w:val="en-US"/>
              </w:rPr>
            </w:pPr>
            <w:r w:rsidRPr="00E018E5">
              <w:rPr>
                <w:rFonts w:eastAsia="SimSun"/>
                <w:lang w:val="en-US"/>
              </w:rPr>
              <w:t>Linear</w:t>
            </w:r>
          </w:p>
        </w:tc>
        <w:tc>
          <w:tcPr>
            <w:tcW w:w="1418" w:type="dxa"/>
          </w:tcPr>
          <w:p w14:paraId="5A76E320" w14:textId="77777777" w:rsidR="00CE0E58" w:rsidRPr="00E018E5" w:rsidRDefault="00CE0E58" w:rsidP="00E018E5">
            <w:pPr>
              <w:pStyle w:val="Tabletext"/>
              <w:jc w:val="center"/>
              <w:rPr>
                <w:rFonts w:eastAsia="SimSun"/>
                <w:lang w:val="en-US"/>
              </w:rPr>
            </w:pPr>
            <w:r w:rsidRPr="00E018E5">
              <w:rPr>
                <w:rFonts w:eastAsia="SimSun"/>
              </w:rPr>
              <w:t>Circular</w:t>
            </w:r>
          </w:p>
        </w:tc>
        <w:tc>
          <w:tcPr>
            <w:tcW w:w="1422" w:type="dxa"/>
          </w:tcPr>
          <w:p w14:paraId="1DF428D4" w14:textId="77777777" w:rsidR="00CE0E58" w:rsidRPr="00E018E5" w:rsidRDefault="00CE0E58" w:rsidP="00E018E5">
            <w:pPr>
              <w:pStyle w:val="Tabletext"/>
              <w:jc w:val="center"/>
              <w:rPr>
                <w:rFonts w:eastAsia="SimSun"/>
                <w:lang w:val="en-US"/>
              </w:rPr>
            </w:pPr>
            <w:r w:rsidRPr="00E018E5">
              <w:rPr>
                <w:rFonts w:eastAsia="SimSun"/>
              </w:rPr>
              <w:t>Circular</w:t>
            </w:r>
          </w:p>
        </w:tc>
      </w:tr>
      <w:tr w:rsidR="00CE0E58" w:rsidRPr="00E018E5" w14:paraId="3FA4FF0D" w14:textId="77777777" w:rsidTr="00FE6265">
        <w:trPr>
          <w:cantSplit/>
          <w:jc w:val="center"/>
        </w:trPr>
        <w:tc>
          <w:tcPr>
            <w:tcW w:w="2122" w:type="dxa"/>
          </w:tcPr>
          <w:p w14:paraId="36AE0145" w14:textId="77777777" w:rsidR="00CE0E58" w:rsidRPr="00E018E5" w:rsidRDefault="00CE0E58" w:rsidP="00E018E5">
            <w:pPr>
              <w:pStyle w:val="Tabletext"/>
              <w:rPr>
                <w:rFonts w:eastAsia="SimSun"/>
                <w:lang w:val="en-US"/>
              </w:rPr>
            </w:pPr>
            <w:r w:rsidRPr="00E018E5">
              <w:rPr>
                <w:rFonts w:eastAsia="SimSun"/>
                <w:lang w:val="en-US"/>
              </w:rPr>
              <w:t>Service link</w:t>
            </w:r>
          </w:p>
        </w:tc>
        <w:tc>
          <w:tcPr>
            <w:tcW w:w="1417" w:type="dxa"/>
          </w:tcPr>
          <w:p w14:paraId="4C737361" w14:textId="77777777" w:rsidR="00CE0E58" w:rsidRPr="00E018E5" w:rsidRDefault="00CE0E58" w:rsidP="00E018E5">
            <w:pPr>
              <w:pStyle w:val="Tabletext"/>
              <w:jc w:val="center"/>
              <w:rPr>
                <w:rFonts w:eastAsia="SimSun"/>
                <w:lang w:val="en-US"/>
              </w:rPr>
            </w:pPr>
            <w:r w:rsidRPr="00E018E5">
              <w:rPr>
                <w:rFonts w:eastAsia="SimSun"/>
                <w:lang w:val="en-US"/>
              </w:rPr>
              <w:t>RHCP</w:t>
            </w:r>
          </w:p>
        </w:tc>
        <w:tc>
          <w:tcPr>
            <w:tcW w:w="1418" w:type="dxa"/>
          </w:tcPr>
          <w:p w14:paraId="041E3CBD" w14:textId="77777777" w:rsidR="00CE0E58" w:rsidRPr="00E018E5" w:rsidRDefault="00CE0E58" w:rsidP="00E018E5">
            <w:pPr>
              <w:pStyle w:val="Tabletext"/>
              <w:jc w:val="center"/>
              <w:rPr>
                <w:rFonts w:eastAsia="SimSun"/>
                <w:lang w:val="en-US"/>
              </w:rPr>
            </w:pPr>
            <w:r w:rsidRPr="00E018E5">
              <w:rPr>
                <w:rFonts w:eastAsia="SimSun"/>
                <w:lang w:val="en-US"/>
              </w:rPr>
              <w:t>RHCP</w:t>
            </w:r>
          </w:p>
        </w:tc>
        <w:tc>
          <w:tcPr>
            <w:tcW w:w="1559" w:type="dxa"/>
          </w:tcPr>
          <w:p w14:paraId="170CD2BD" w14:textId="77777777" w:rsidR="00CE0E58" w:rsidRPr="00E018E5" w:rsidRDefault="00CE0E58" w:rsidP="00E018E5">
            <w:pPr>
              <w:pStyle w:val="Tabletext"/>
              <w:jc w:val="center"/>
              <w:rPr>
                <w:rFonts w:eastAsia="SimSun"/>
                <w:lang w:val="en-US"/>
              </w:rPr>
            </w:pPr>
            <w:r w:rsidRPr="00E018E5">
              <w:rPr>
                <w:rFonts w:eastAsia="SimSun"/>
                <w:lang w:val="en-US"/>
              </w:rPr>
              <w:t>RHCP</w:t>
            </w:r>
          </w:p>
        </w:tc>
        <w:tc>
          <w:tcPr>
            <w:tcW w:w="1701" w:type="dxa"/>
          </w:tcPr>
          <w:p w14:paraId="61FD595A" w14:textId="77777777" w:rsidR="00CE0E58" w:rsidRPr="00E018E5" w:rsidRDefault="00CE0E58" w:rsidP="00E018E5">
            <w:pPr>
              <w:pStyle w:val="Tabletext"/>
              <w:jc w:val="center"/>
              <w:rPr>
                <w:rFonts w:eastAsia="SimSun"/>
                <w:lang w:val="en-US"/>
              </w:rPr>
            </w:pPr>
            <w:r w:rsidRPr="00E018E5">
              <w:rPr>
                <w:rFonts w:eastAsia="SimSun"/>
                <w:lang w:val="en-US"/>
              </w:rPr>
              <w:t>RHCP</w:t>
            </w:r>
          </w:p>
        </w:tc>
        <w:tc>
          <w:tcPr>
            <w:tcW w:w="1701" w:type="dxa"/>
          </w:tcPr>
          <w:p w14:paraId="4F59B07B" w14:textId="77777777" w:rsidR="00CE0E58" w:rsidRPr="00E018E5" w:rsidRDefault="00CE0E58" w:rsidP="00E018E5">
            <w:pPr>
              <w:pStyle w:val="Tabletext"/>
              <w:jc w:val="center"/>
              <w:rPr>
                <w:rFonts w:eastAsia="SimSun"/>
                <w:lang w:val="en-US"/>
              </w:rPr>
            </w:pPr>
            <w:r w:rsidRPr="00E018E5">
              <w:rPr>
                <w:rFonts w:eastAsia="SimSun"/>
                <w:lang w:val="en-US"/>
              </w:rPr>
              <w:t>RHCP</w:t>
            </w:r>
          </w:p>
        </w:tc>
        <w:tc>
          <w:tcPr>
            <w:tcW w:w="1417" w:type="dxa"/>
          </w:tcPr>
          <w:p w14:paraId="3ED42FE8" w14:textId="77777777" w:rsidR="00CE0E58" w:rsidRPr="00E018E5" w:rsidRDefault="00CE0E58" w:rsidP="00E018E5">
            <w:pPr>
              <w:pStyle w:val="Tabletext"/>
              <w:jc w:val="center"/>
              <w:rPr>
                <w:rFonts w:eastAsia="SimSun"/>
                <w:lang w:val="en-US"/>
              </w:rPr>
            </w:pPr>
            <w:r w:rsidRPr="00E018E5">
              <w:rPr>
                <w:rFonts w:eastAsia="SimSun"/>
                <w:lang w:val="en-US"/>
              </w:rPr>
              <w:t>Circular</w:t>
            </w:r>
          </w:p>
        </w:tc>
        <w:tc>
          <w:tcPr>
            <w:tcW w:w="1418" w:type="dxa"/>
          </w:tcPr>
          <w:p w14:paraId="6D3EAD39" w14:textId="77777777" w:rsidR="00CE0E58" w:rsidRPr="00E018E5" w:rsidRDefault="00CE0E58" w:rsidP="00E018E5">
            <w:pPr>
              <w:pStyle w:val="Tabletext"/>
              <w:jc w:val="center"/>
              <w:rPr>
                <w:rFonts w:eastAsia="SimSun"/>
                <w:lang w:val="en-US"/>
              </w:rPr>
            </w:pPr>
            <w:r w:rsidRPr="00E018E5">
              <w:rPr>
                <w:rFonts w:eastAsia="SimSun"/>
              </w:rPr>
              <w:t>LHCP</w:t>
            </w:r>
          </w:p>
        </w:tc>
        <w:tc>
          <w:tcPr>
            <w:tcW w:w="1422" w:type="dxa"/>
          </w:tcPr>
          <w:p w14:paraId="18884AA9" w14:textId="77777777" w:rsidR="00CE0E58" w:rsidRPr="00E018E5" w:rsidRDefault="00CE0E58" w:rsidP="00E018E5">
            <w:pPr>
              <w:pStyle w:val="Tabletext"/>
              <w:jc w:val="center"/>
              <w:rPr>
                <w:rFonts w:eastAsia="SimSun"/>
                <w:lang w:val="en-US"/>
              </w:rPr>
            </w:pPr>
            <w:r w:rsidRPr="00E018E5">
              <w:rPr>
                <w:rFonts w:eastAsia="SimSun"/>
              </w:rPr>
              <w:t>LHCP</w:t>
            </w:r>
          </w:p>
        </w:tc>
      </w:tr>
      <w:tr w:rsidR="00CE0E58" w:rsidRPr="00E018E5" w14:paraId="692EAE63" w14:textId="77777777" w:rsidTr="002A7534">
        <w:trPr>
          <w:cantSplit/>
          <w:jc w:val="center"/>
        </w:trPr>
        <w:tc>
          <w:tcPr>
            <w:tcW w:w="2122" w:type="dxa"/>
            <w:tcBorders>
              <w:bottom w:val="single" w:sz="4" w:space="0" w:color="auto"/>
            </w:tcBorders>
          </w:tcPr>
          <w:p w14:paraId="37D95E67" w14:textId="77777777" w:rsidR="00CE0E58" w:rsidRPr="00E018E5" w:rsidRDefault="00CE0E58" w:rsidP="00E018E5">
            <w:pPr>
              <w:pStyle w:val="Tabletext"/>
              <w:rPr>
                <w:rFonts w:eastAsia="SimSun"/>
                <w:i/>
                <w:iCs/>
              </w:rPr>
            </w:pPr>
            <w:r w:rsidRPr="00E018E5">
              <w:rPr>
                <w:rFonts w:eastAsia="SimSun"/>
                <w:i/>
                <w:iCs/>
              </w:rPr>
              <w:t>Direction of transmission</w:t>
            </w:r>
          </w:p>
        </w:tc>
        <w:tc>
          <w:tcPr>
            <w:tcW w:w="1417" w:type="dxa"/>
            <w:tcBorders>
              <w:bottom w:val="single" w:sz="4" w:space="0" w:color="auto"/>
            </w:tcBorders>
          </w:tcPr>
          <w:p w14:paraId="2907769A" w14:textId="77777777" w:rsidR="00CE0E58" w:rsidRPr="00E018E5" w:rsidRDefault="00CE0E58" w:rsidP="00E018E5">
            <w:pPr>
              <w:pStyle w:val="Tabletext"/>
              <w:jc w:val="center"/>
              <w:rPr>
                <w:rFonts w:eastAsia="SimSun"/>
              </w:rPr>
            </w:pPr>
            <w:r w:rsidRPr="00E018E5">
              <w:rPr>
                <w:rFonts w:eastAsia="SimSun"/>
              </w:rPr>
              <w:t>Earth-to-space</w:t>
            </w:r>
          </w:p>
        </w:tc>
        <w:tc>
          <w:tcPr>
            <w:tcW w:w="1418" w:type="dxa"/>
            <w:tcBorders>
              <w:bottom w:val="single" w:sz="4" w:space="0" w:color="auto"/>
            </w:tcBorders>
          </w:tcPr>
          <w:p w14:paraId="1E5DBBFA" w14:textId="77777777" w:rsidR="00CE0E58" w:rsidRPr="00E018E5" w:rsidRDefault="00CE0E58" w:rsidP="00E018E5">
            <w:pPr>
              <w:pStyle w:val="Tabletext"/>
              <w:jc w:val="center"/>
              <w:rPr>
                <w:rFonts w:eastAsia="SimSun"/>
              </w:rPr>
            </w:pPr>
            <w:r w:rsidRPr="00E018E5">
              <w:rPr>
                <w:rFonts w:eastAsia="SimSun"/>
              </w:rPr>
              <w:t>Earth-to-space</w:t>
            </w:r>
          </w:p>
        </w:tc>
        <w:tc>
          <w:tcPr>
            <w:tcW w:w="1559" w:type="dxa"/>
            <w:tcBorders>
              <w:bottom w:val="single" w:sz="4" w:space="0" w:color="auto"/>
            </w:tcBorders>
          </w:tcPr>
          <w:p w14:paraId="0D012AFC" w14:textId="77777777" w:rsidR="00CE0E58" w:rsidRPr="00E018E5" w:rsidRDefault="00CE0E58" w:rsidP="00E018E5">
            <w:pPr>
              <w:pStyle w:val="Tabletext"/>
              <w:jc w:val="center"/>
              <w:rPr>
                <w:rFonts w:eastAsia="SimSun"/>
              </w:rPr>
            </w:pPr>
            <w:r w:rsidRPr="00E018E5">
              <w:rPr>
                <w:rFonts w:eastAsia="SimSun"/>
              </w:rPr>
              <w:t>Earth-to-space</w:t>
            </w:r>
          </w:p>
        </w:tc>
        <w:tc>
          <w:tcPr>
            <w:tcW w:w="1701" w:type="dxa"/>
            <w:tcBorders>
              <w:bottom w:val="single" w:sz="4" w:space="0" w:color="auto"/>
            </w:tcBorders>
          </w:tcPr>
          <w:p w14:paraId="00DAABC4" w14:textId="77777777" w:rsidR="00CE0E58" w:rsidRPr="00E018E5" w:rsidRDefault="00CE0E58" w:rsidP="00E018E5">
            <w:pPr>
              <w:pStyle w:val="Tabletext"/>
              <w:jc w:val="center"/>
              <w:rPr>
                <w:rFonts w:eastAsia="SimSun"/>
              </w:rPr>
            </w:pPr>
            <w:r w:rsidRPr="00E018E5">
              <w:rPr>
                <w:rFonts w:eastAsia="SimSun"/>
              </w:rPr>
              <w:t>Earth-to-space</w:t>
            </w:r>
          </w:p>
        </w:tc>
        <w:tc>
          <w:tcPr>
            <w:tcW w:w="1701" w:type="dxa"/>
            <w:tcBorders>
              <w:bottom w:val="single" w:sz="4" w:space="0" w:color="auto"/>
            </w:tcBorders>
          </w:tcPr>
          <w:p w14:paraId="5FFC23BE" w14:textId="77777777" w:rsidR="00CE0E58" w:rsidRPr="00E018E5" w:rsidRDefault="00CE0E58" w:rsidP="00E018E5">
            <w:pPr>
              <w:pStyle w:val="Tabletext"/>
              <w:jc w:val="center"/>
              <w:rPr>
                <w:rFonts w:eastAsia="SimSun"/>
              </w:rPr>
            </w:pPr>
            <w:r w:rsidRPr="00E018E5">
              <w:rPr>
                <w:rFonts w:eastAsia="SimSun"/>
              </w:rPr>
              <w:t>Earth-to-space</w:t>
            </w:r>
          </w:p>
        </w:tc>
        <w:tc>
          <w:tcPr>
            <w:tcW w:w="1417" w:type="dxa"/>
            <w:tcBorders>
              <w:bottom w:val="single" w:sz="4" w:space="0" w:color="auto"/>
            </w:tcBorders>
          </w:tcPr>
          <w:p w14:paraId="66F409F0" w14:textId="77777777" w:rsidR="00CE0E58" w:rsidRPr="00E018E5" w:rsidRDefault="00CE0E58" w:rsidP="00E018E5">
            <w:pPr>
              <w:pStyle w:val="Tabletext"/>
              <w:jc w:val="center"/>
              <w:rPr>
                <w:rFonts w:eastAsia="SimSun"/>
              </w:rPr>
            </w:pPr>
            <w:r w:rsidRPr="00E018E5">
              <w:rPr>
                <w:rFonts w:eastAsia="SimSun"/>
              </w:rPr>
              <w:t>Earth-to-space</w:t>
            </w:r>
          </w:p>
        </w:tc>
        <w:tc>
          <w:tcPr>
            <w:tcW w:w="1418" w:type="dxa"/>
            <w:tcBorders>
              <w:bottom w:val="single" w:sz="4" w:space="0" w:color="auto"/>
            </w:tcBorders>
          </w:tcPr>
          <w:p w14:paraId="3B2E204B" w14:textId="77777777" w:rsidR="00CE0E58" w:rsidRPr="00E018E5" w:rsidRDefault="00CE0E58" w:rsidP="00E018E5">
            <w:pPr>
              <w:pStyle w:val="Tabletext"/>
              <w:jc w:val="center"/>
              <w:rPr>
                <w:rFonts w:eastAsia="SimSun"/>
              </w:rPr>
            </w:pPr>
            <w:r w:rsidRPr="00E018E5">
              <w:rPr>
                <w:rFonts w:eastAsia="SimSun"/>
              </w:rPr>
              <w:t>Earth-to-space</w:t>
            </w:r>
          </w:p>
        </w:tc>
        <w:tc>
          <w:tcPr>
            <w:tcW w:w="1422" w:type="dxa"/>
          </w:tcPr>
          <w:p w14:paraId="7399AA7F" w14:textId="77777777" w:rsidR="00CE0E58" w:rsidRPr="00E018E5" w:rsidRDefault="00CE0E58" w:rsidP="00E018E5">
            <w:pPr>
              <w:pStyle w:val="Tabletext"/>
              <w:jc w:val="center"/>
              <w:rPr>
                <w:rFonts w:eastAsia="SimSun"/>
              </w:rPr>
            </w:pPr>
            <w:r w:rsidRPr="00E018E5">
              <w:rPr>
                <w:rFonts w:eastAsia="SimSun"/>
              </w:rPr>
              <w:t>Earth-to-space</w:t>
            </w:r>
          </w:p>
        </w:tc>
      </w:tr>
      <w:tr w:rsidR="00CE0E58" w:rsidRPr="00E018E5" w14:paraId="4F8F5492" w14:textId="77777777" w:rsidTr="002A7534">
        <w:trPr>
          <w:cantSplit/>
          <w:jc w:val="center"/>
        </w:trPr>
        <w:tc>
          <w:tcPr>
            <w:tcW w:w="11335" w:type="dxa"/>
            <w:gridSpan w:val="7"/>
            <w:tcBorders>
              <w:right w:val="nil"/>
            </w:tcBorders>
          </w:tcPr>
          <w:p w14:paraId="3EE50DAB" w14:textId="77777777" w:rsidR="00CE0E58" w:rsidRPr="00E018E5" w:rsidRDefault="00CE0E58" w:rsidP="00E018E5">
            <w:pPr>
              <w:pStyle w:val="Tabletext"/>
              <w:rPr>
                <w:rFonts w:eastAsia="SimSun"/>
                <w:i/>
                <w:iCs/>
              </w:rPr>
            </w:pPr>
            <w:r w:rsidRPr="00E018E5">
              <w:rPr>
                <w:rFonts w:eastAsia="SimSun"/>
                <w:i/>
                <w:iCs/>
              </w:rPr>
              <w:t>Frequency bands</w:t>
            </w:r>
          </w:p>
        </w:tc>
        <w:tc>
          <w:tcPr>
            <w:tcW w:w="1418" w:type="dxa"/>
            <w:tcBorders>
              <w:left w:val="nil"/>
              <w:right w:val="nil"/>
            </w:tcBorders>
          </w:tcPr>
          <w:p w14:paraId="744A1CB4" w14:textId="77777777" w:rsidR="00CE0E58" w:rsidRPr="00E018E5" w:rsidRDefault="00CE0E58" w:rsidP="00E018E5">
            <w:pPr>
              <w:pStyle w:val="Tabletext"/>
              <w:rPr>
                <w:rFonts w:eastAsia="SimSun"/>
              </w:rPr>
            </w:pPr>
          </w:p>
        </w:tc>
        <w:tc>
          <w:tcPr>
            <w:tcW w:w="1422" w:type="dxa"/>
            <w:tcBorders>
              <w:left w:val="nil"/>
            </w:tcBorders>
          </w:tcPr>
          <w:p w14:paraId="5A3C1F73" w14:textId="77777777" w:rsidR="00CE0E58" w:rsidRPr="00E018E5" w:rsidRDefault="00CE0E58" w:rsidP="00E018E5">
            <w:pPr>
              <w:pStyle w:val="Tabletext"/>
              <w:rPr>
                <w:rFonts w:eastAsia="SimSun"/>
              </w:rPr>
            </w:pPr>
          </w:p>
        </w:tc>
      </w:tr>
      <w:tr w:rsidR="00CE0E58" w:rsidRPr="00E018E5" w14:paraId="5A87D74F" w14:textId="77777777" w:rsidTr="00FE6265">
        <w:trPr>
          <w:cantSplit/>
          <w:jc w:val="center"/>
        </w:trPr>
        <w:tc>
          <w:tcPr>
            <w:tcW w:w="2122" w:type="dxa"/>
          </w:tcPr>
          <w:p w14:paraId="48AC3E0E" w14:textId="77777777" w:rsidR="00CE0E58" w:rsidRPr="00E018E5" w:rsidRDefault="00CE0E58" w:rsidP="00E018E5">
            <w:pPr>
              <w:pStyle w:val="Tabletext"/>
              <w:rPr>
                <w:rFonts w:eastAsia="SimSun"/>
              </w:rPr>
            </w:pPr>
            <w:r w:rsidRPr="00E018E5">
              <w:rPr>
                <w:rFonts w:eastAsia="SimSun"/>
              </w:rPr>
              <w:t>Feeder link (GHz)</w:t>
            </w:r>
          </w:p>
        </w:tc>
        <w:tc>
          <w:tcPr>
            <w:tcW w:w="1417" w:type="dxa"/>
          </w:tcPr>
          <w:p w14:paraId="12D570D6" w14:textId="77777777" w:rsidR="00CE0E58" w:rsidRPr="00E018E5" w:rsidRDefault="00CE0E58" w:rsidP="00E018E5">
            <w:pPr>
              <w:pStyle w:val="Tabletext"/>
              <w:jc w:val="center"/>
              <w:rPr>
                <w:rFonts w:eastAsia="SimSun"/>
              </w:rPr>
            </w:pPr>
            <w:r w:rsidRPr="00E018E5">
              <w:rPr>
                <w:rFonts w:eastAsia="SimSun"/>
              </w:rPr>
              <w:t>5</w:t>
            </w:r>
          </w:p>
        </w:tc>
        <w:tc>
          <w:tcPr>
            <w:tcW w:w="1418" w:type="dxa"/>
          </w:tcPr>
          <w:p w14:paraId="21567BBD" w14:textId="77777777" w:rsidR="00CE0E58" w:rsidRPr="00E018E5" w:rsidRDefault="00CE0E58" w:rsidP="00E018E5">
            <w:pPr>
              <w:pStyle w:val="Tabletext"/>
              <w:jc w:val="center"/>
              <w:rPr>
                <w:rFonts w:eastAsia="SimSun"/>
              </w:rPr>
            </w:pPr>
            <w:r w:rsidRPr="00E018E5">
              <w:rPr>
                <w:rFonts w:eastAsia="SimSun"/>
              </w:rPr>
              <w:t>12</w:t>
            </w:r>
          </w:p>
        </w:tc>
        <w:tc>
          <w:tcPr>
            <w:tcW w:w="1559" w:type="dxa"/>
          </w:tcPr>
          <w:p w14:paraId="0DD5CBC5" w14:textId="77777777" w:rsidR="00CE0E58" w:rsidRPr="00E018E5" w:rsidRDefault="00CE0E58" w:rsidP="00E018E5">
            <w:pPr>
              <w:pStyle w:val="Tabletext"/>
              <w:jc w:val="center"/>
              <w:rPr>
                <w:rFonts w:eastAsia="SimSun"/>
              </w:rPr>
            </w:pPr>
            <w:r w:rsidRPr="00E018E5">
              <w:rPr>
                <w:rFonts w:eastAsia="SimSun"/>
              </w:rPr>
              <w:t>11</w:t>
            </w:r>
          </w:p>
        </w:tc>
        <w:tc>
          <w:tcPr>
            <w:tcW w:w="1701" w:type="dxa"/>
          </w:tcPr>
          <w:p w14:paraId="5DF6EA54" w14:textId="77777777" w:rsidR="00CE0E58" w:rsidRPr="00E018E5" w:rsidRDefault="00CE0E58" w:rsidP="00E018E5">
            <w:pPr>
              <w:pStyle w:val="Tabletext"/>
              <w:jc w:val="center"/>
              <w:rPr>
                <w:rFonts w:eastAsia="SimSun"/>
              </w:rPr>
            </w:pPr>
            <w:r w:rsidRPr="00E018E5">
              <w:rPr>
                <w:rFonts w:eastAsia="SimSun"/>
              </w:rPr>
              <w:t>11</w:t>
            </w:r>
          </w:p>
        </w:tc>
        <w:tc>
          <w:tcPr>
            <w:tcW w:w="1701" w:type="dxa"/>
          </w:tcPr>
          <w:p w14:paraId="64888755" w14:textId="77777777" w:rsidR="00CE0E58" w:rsidRPr="00E018E5" w:rsidRDefault="00CE0E58" w:rsidP="00E018E5">
            <w:pPr>
              <w:pStyle w:val="Tabletext"/>
              <w:jc w:val="center"/>
              <w:rPr>
                <w:rFonts w:eastAsia="SimSun"/>
              </w:rPr>
            </w:pPr>
            <w:r w:rsidRPr="00E018E5">
              <w:rPr>
                <w:rFonts w:eastAsia="SimSun"/>
              </w:rPr>
              <w:t>4</w:t>
            </w:r>
          </w:p>
        </w:tc>
        <w:tc>
          <w:tcPr>
            <w:tcW w:w="1417" w:type="dxa"/>
          </w:tcPr>
          <w:p w14:paraId="64BCBA84" w14:textId="77777777" w:rsidR="00CE0E58" w:rsidRPr="00E018E5" w:rsidRDefault="00CE0E58" w:rsidP="00E018E5">
            <w:pPr>
              <w:pStyle w:val="Tabletext"/>
              <w:jc w:val="center"/>
              <w:rPr>
                <w:rFonts w:eastAsia="SimSun"/>
              </w:rPr>
            </w:pPr>
            <w:r w:rsidRPr="00E018E5">
              <w:rPr>
                <w:rFonts w:eastAsia="SimSun"/>
              </w:rPr>
              <w:t>4, 11, 12</w:t>
            </w:r>
          </w:p>
        </w:tc>
        <w:tc>
          <w:tcPr>
            <w:tcW w:w="1418" w:type="dxa"/>
          </w:tcPr>
          <w:p w14:paraId="374C56B6" w14:textId="77777777" w:rsidR="00CE0E58" w:rsidRPr="00E018E5" w:rsidRDefault="00CE0E58" w:rsidP="00E018E5">
            <w:pPr>
              <w:pStyle w:val="Tabletext"/>
              <w:jc w:val="center"/>
              <w:rPr>
                <w:rFonts w:eastAsia="SimSun"/>
              </w:rPr>
            </w:pPr>
            <w:r w:rsidRPr="00E018E5">
              <w:rPr>
                <w:rFonts w:eastAsia="SimSun"/>
                <w:lang w:eastAsia="zh-CN"/>
              </w:rPr>
              <w:t>4</w:t>
            </w:r>
          </w:p>
        </w:tc>
        <w:tc>
          <w:tcPr>
            <w:tcW w:w="1422" w:type="dxa"/>
          </w:tcPr>
          <w:p w14:paraId="06A74828" w14:textId="77777777" w:rsidR="00CE0E58" w:rsidRPr="00E018E5" w:rsidRDefault="00CE0E58" w:rsidP="00E018E5">
            <w:pPr>
              <w:pStyle w:val="Tabletext"/>
              <w:jc w:val="center"/>
              <w:rPr>
                <w:rFonts w:eastAsia="SimSun"/>
              </w:rPr>
            </w:pPr>
            <w:r w:rsidRPr="00E018E5">
              <w:rPr>
                <w:rFonts w:eastAsia="SimSun" w:hint="eastAsia"/>
                <w:lang w:eastAsia="zh-CN"/>
              </w:rPr>
              <w:t>4</w:t>
            </w:r>
          </w:p>
        </w:tc>
      </w:tr>
      <w:tr w:rsidR="00CE0E58" w:rsidRPr="00E018E5" w14:paraId="3FD8B166" w14:textId="77777777" w:rsidTr="00FE6265">
        <w:trPr>
          <w:cantSplit/>
          <w:jc w:val="center"/>
        </w:trPr>
        <w:tc>
          <w:tcPr>
            <w:tcW w:w="2122" w:type="dxa"/>
          </w:tcPr>
          <w:p w14:paraId="285BD50E" w14:textId="77777777" w:rsidR="00CE0E58" w:rsidRPr="00E018E5" w:rsidRDefault="00CE0E58" w:rsidP="00E018E5">
            <w:pPr>
              <w:pStyle w:val="Tabletext"/>
              <w:rPr>
                <w:rFonts w:eastAsia="SimSun"/>
              </w:rPr>
            </w:pPr>
            <w:r w:rsidRPr="00E018E5">
              <w:rPr>
                <w:rFonts w:eastAsia="SimSun"/>
              </w:rPr>
              <w:t>Service link (GHz)</w:t>
            </w:r>
          </w:p>
        </w:tc>
        <w:tc>
          <w:tcPr>
            <w:tcW w:w="1417" w:type="dxa"/>
          </w:tcPr>
          <w:p w14:paraId="66094E61" w14:textId="77777777" w:rsidR="00CE0E58" w:rsidRPr="00E018E5" w:rsidRDefault="00CE0E58" w:rsidP="00E018E5">
            <w:pPr>
              <w:pStyle w:val="Tabletext"/>
              <w:jc w:val="center"/>
              <w:rPr>
                <w:rFonts w:eastAsia="SimSun"/>
              </w:rPr>
            </w:pPr>
            <w:r w:rsidRPr="00E018E5">
              <w:rPr>
                <w:rFonts w:eastAsia="SimSun"/>
              </w:rPr>
              <w:t>1.6</w:t>
            </w:r>
          </w:p>
        </w:tc>
        <w:tc>
          <w:tcPr>
            <w:tcW w:w="1418" w:type="dxa"/>
          </w:tcPr>
          <w:p w14:paraId="0E10C658" w14:textId="77777777" w:rsidR="00CE0E58" w:rsidRPr="00E018E5" w:rsidRDefault="00CE0E58" w:rsidP="00E018E5">
            <w:pPr>
              <w:pStyle w:val="Tabletext"/>
              <w:jc w:val="center"/>
              <w:rPr>
                <w:rFonts w:eastAsia="SimSun"/>
              </w:rPr>
            </w:pPr>
            <w:r w:rsidRPr="00E018E5">
              <w:rPr>
                <w:rFonts w:eastAsia="SimSun"/>
              </w:rPr>
              <w:t>1.6</w:t>
            </w:r>
          </w:p>
        </w:tc>
        <w:tc>
          <w:tcPr>
            <w:tcW w:w="1559" w:type="dxa"/>
          </w:tcPr>
          <w:p w14:paraId="3495CF0C" w14:textId="77777777" w:rsidR="00CE0E58" w:rsidRPr="00E018E5" w:rsidRDefault="00CE0E58" w:rsidP="00E018E5">
            <w:pPr>
              <w:pStyle w:val="Tabletext"/>
              <w:jc w:val="center"/>
              <w:rPr>
                <w:rFonts w:eastAsia="SimSun"/>
              </w:rPr>
            </w:pPr>
            <w:r w:rsidRPr="00E018E5">
              <w:rPr>
                <w:rFonts w:eastAsia="SimSun"/>
              </w:rPr>
              <w:t>1.6</w:t>
            </w:r>
          </w:p>
        </w:tc>
        <w:tc>
          <w:tcPr>
            <w:tcW w:w="1701" w:type="dxa"/>
          </w:tcPr>
          <w:p w14:paraId="7234D839" w14:textId="77777777" w:rsidR="00CE0E58" w:rsidRPr="00E018E5" w:rsidRDefault="00CE0E58" w:rsidP="00E018E5">
            <w:pPr>
              <w:pStyle w:val="Tabletext"/>
              <w:jc w:val="center"/>
              <w:rPr>
                <w:rFonts w:eastAsia="SimSun"/>
              </w:rPr>
            </w:pPr>
            <w:r w:rsidRPr="00E018E5">
              <w:rPr>
                <w:rFonts w:eastAsia="SimSun"/>
              </w:rPr>
              <w:t>2.0</w:t>
            </w:r>
          </w:p>
        </w:tc>
        <w:tc>
          <w:tcPr>
            <w:tcW w:w="1701" w:type="dxa"/>
          </w:tcPr>
          <w:p w14:paraId="7057ECE1" w14:textId="77777777" w:rsidR="00CE0E58" w:rsidRPr="00E018E5" w:rsidRDefault="00CE0E58" w:rsidP="00E018E5">
            <w:pPr>
              <w:pStyle w:val="Tabletext"/>
              <w:jc w:val="center"/>
              <w:rPr>
                <w:rFonts w:eastAsia="SimSun"/>
              </w:rPr>
            </w:pPr>
            <w:r w:rsidRPr="00E018E5">
              <w:rPr>
                <w:rFonts w:eastAsia="SimSun"/>
              </w:rPr>
              <w:t>2.0</w:t>
            </w:r>
          </w:p>
        </w:tc>
        <w:tc>
          <w:tcPr>
            <w:tcW w:w="1417" w:type="dxa"/>
          </w:tcPr>
          <w:p w14:paraId="78275C69" w14:textId="77777777" w:rsidR="00CE0E58" w:rsidRPr="00E018E5" w:rsidRDefault="00CE0E58" w:rsidP="00E018E5">
            <w:pPr>
              <w:pStyle w:val="Tabletext"/>
              <w:jc w:val="center"/>
              <w:rPr>
                <w:rFonts w:eastAsia="SimSun"/>
              </w:rPr>
            </w:pPr>
            <w:r w:rsidRPr="00E018E5">
              <w:rPr>
                <w:rFonts w:eastAsia="SimSun"/>
              </w:rPr>
              <w:t>1.6</w:t>
            </w:r>
          </w:p>
        </w:tc>
        <w:tc>
          <w:tcPr>
            <w:tcW w:w="1418" w:type="dxa"/>
          </w:tcPr>
          <w:p w14:paraId="19111EE9" w14:textId="77777777" w:rsidR="00CE0E58" w:rsidRPr="00E018E5" w:rsidRDefault="00CE0E58" w:rsidP="00E018E5">
            <w:pPr>
              <w:pStyle w:val="Tabletext"/>
              <w:jc w:val="center"/>
              <w:rPr>
                <w:rFonts w:eastAsia="SimSun"/>
              </w:rPr>
            </w:pPr>
            <w:r w:rsidRPr="00E018E5">
              <w:rPr>
                <w:rFonts w:eastAsia="SimSun"/>
              </w:rPr>
              <w:t>1.6</w:t>
            </w:r>
          </w:p>
        </w:tc>
        <w:tc>
          <w:tcPr>
            <w:tcW w:w="1422" w:type="dxa"/>
          </w:tcPr>
          <w:p w14:paraId="40DB8060" w14:textId="77777777" w:rsidR="00CE0E58" w:rsidRPr="00E018E5" w:rsidRDefault="00CE0E58" w:rsidP="00E018E5">
            <w:pPr>
              <w:pStyle w:val="Tabletext"/>
              <w:jc w:val="center"/>
              <w:rPr>
                <w:rFonts w:eastAsia="SimSun"/>
              </w:rPr>
            </w:pPr>
            <w:r w:rsidRPr="00E018E5">
              <w:rPr>
                <w:rFonts w:eastAsia="SimSun"/>
              </w:rPr>
              <w:t>1.6</w:t>
            </w:r>
          </w:p>
        </w:tc>
      </w:tr>
      <w:tr w:rsidR="00CE0E58" w:rsidRPr="00E018E5" w14:paraId="25BAB820" w14:textId="77777777" w:rsidTr="00EF6CCE">
        <w:trPr>
          <w:cantSplit/>
          <w:jc w:val="center"/>
        </w:trPr>
        <w:tc>
          <w:tcPr>
            <w:tcW w:w="11335" w:type="dxa"/>
            <w:gridSpan w:val="7"/>
          </w:tcPr>
          <w:p w14:paraId="771A7DAD" w14:textId="77777777" w:rsidR="00CE0E58" w:rsidRPr="00E018E5" w:rsidRDefault="00CE0E58" w:rsidP="00E018E5">
            <w:pPr>
              <w:pStyle w:val="Tabletext"/>
              <w:rPr>
                <w:rFonts w:eastAsia="SimSun"/>
                <w:i/>
                <w:iCs/>
              </w:rPr>
            </w:pPr>
            <w:r w:rsidRPr="00E018E5">
              <w:rPr>
                <w:rFonts w:eastAsia="SimSun"/>
                <w:i/>
                <w:iCs/>
              </w:rPr>
              <w:t>Orbit</w:t>
            </w:r>
          </w:p>
        </w:tc>
        <w:tc>
          <w:tcPr>
            <w:tcW w:w="1418" w:type="dxa"/>
          </w:tcPr>
          <w:p w14:paraId="4E545E11" w14:textId="77777777" w:rsidR="00CE0E58" w:rsidRPr="00E018E5" w:rsidRDefault="00CE0E58" w:rsidP="00E018E5">
            <w:pPr>
              <w:pStyle w:val="Tabletext"/>
              <w:rPr>
                <w:rFonts w:eastAsia="SimSun"/>
              </w:rPr>
            </w:pPr>
          </w:p>
        </w:tc>
        <w:tc>
          <w:tcPr>
            <w:tcW w:w="1422" w:type="dxa"/>
          </w:tcPr>
          <w:p w14:paraId="15A994B6" w14:textId="77777777" w:rsidR="00CE0E58" w:rsidRPr="00E018E5" w:rsidRDefault="00CE0E58" w:rsidP="00E018E5">
            <w:pPr>
              <w:pStyle w:val="Tabletext"/>
              <w:rPr>
                <w:rFonts w:eastAsia="SimSun"/>
              </w:rPr>
            </w:pPr>
          </w:p>
        </w:tc>
      </w:tr>
      <w:tr w:rsidR="00CE0E58" w:rsidRPr="00E018E5" w14:paraId="2B6ECC1A" w14:textId="77777777" w:rsidTr="00FE6265">
        <w:trPr>
          <w:cantSplit/>
          <w:jc w:val="center"/>
        </w:trPr>
        <w:tc>
          <w:tcPr>
            <w:tcW w:w="2122" w:type="dxa"/>
          </w:tcPr>
          <w:p w14:paraId="07366B56" w14:textId="77777777" w:rsidR="00CE0E58" w:rsidRPr="00E018E5" w:rsidRDefault="00CE0E58" w:rsidP="00E018E5">
            <w:pPr>
              <w:pStyle w:val="Tabletext"/>
              <w:rPr>
                <w:rFonts w:eastAsia="SimSun"/>
              </w:rPr>
            </w:pPr>
            <w:r w:rsidRPr="00E018E5">
              <w:rPr>
                <w:rFonts w:eastAsia="SimSun"/>
              </w:rPr>
              <w:t>Altitude (km)</w:t>
            </w:r>
          </w:p>
        </w:tc>
        <w:tc>
          <w:tcPr>
            <w:tcW w:w="1417" w:type="dxa"/>
          </w:tcPr>
          <w:p w14:paraId="4DC06F33" w14:textId="77777777" w:rsidR="00CE0E58" w:rsidRPr="00E018E5" w:rsidRDefault="00CE0E58" w:rsidP="00E018E5">
            <w:pPr>
              <w:pStyle w:val="Tabletext"/>
              <w:jc w:val="center"/>
              <w:rPr>
                <w:rFonts w:eastAsia="SimSun"/>
              </w:rPr>
            </w:pPr>
            <w:r w:rsidRPr="00E018E5">
              <w:rPr>
                <w:rFonts w:eastAsia="SimSun"/>
              </w:rPr>
              <w:t>36</w:t>
            </w:r>
            <w:r w:rsidRPr="00E018E5">
              <w:rPr>
                <w:rFonts w:ascii="Cambria" w:eastAsia="SimSun" w:hAnsi="Cambria" w:cs="Cambria"/>
              </w:rPr>
              <w:t> </w:t>
            </w:r>
            <w:r w:rsidRPr="00E018E5">
              <w:rPr>
                <w:rFonts w:eastAsia="SimSun"/>
              </w:rPr>
              <w:t>000</w:t>
            </w:r>
          </w:p>
        </w:tc>
        <w:tc>
          <w:tcPr>
            <w:tcW w:w="1418" w:type="dxa"/>
          </w:tcPr>
          <w:p w14:paraId="6A76D0C4" w14:textId="77777777" w:rsidR="00CE0E58" w:rsidRPr="00E018E5" w:rsidRDefault="00CE0E58" w:rsidP="00E018E5">
            <w:pPr>
              <w:pStyle w:val="Tabletext"/>
              <w:jc w:val="center"/>
              <w:rPr>
                <w:rFonts w:eastAsia="SimSun"/>
              </w:rPr>
            </w:pPr>
            <w:r w:rsidRPr="00E018E5">
              <w:rPr>
                <w:rFonts w:eastAsia="SimSun"/>
              </w:rPr>
              <w:t>36</w:t>
            </w:r>
            <w:r w:rsidRPr="00E018E5">
              <w:rPr>
                <w:rFonts w:ascii="Cambria" w:eastAsia="SimSun" w:hAnsi="Cambria" w:cs="Cambria"/>
              </w:rPr>
              <w:t> </w:t>
            </w:r>
            <w:r w:rsidRPr="00E018E5">
              <w:rPr>
                <w:rFonts w:eastAsia="SimSun"/>
              </w:rPr>
              <w:t>000</w:t>
            </w:r>
          </w:p>
        </w:tc>
        <w:tc>
          <w:tcPr>
            <w:tcW w:w="1559" w:type="dxa"/>
          </w:tcPr>
          <w:p w14:paraId="6B33D5DA" w14:textId="77777777" w:rsidR="00CE0E58" w:rsidRPr="00E018E5" w:rsidRDefault="00CE0E58" w:rsidP="00E018E5">
            <w:pPr>
              <w:pStyle w:val="Tabletext"/>
              <w:jc w:val="center"/>
              <w:rPr>
                <w:rFonts w:eastAsia="SimSun"/>
              </w:rPr>
            </w:pPr>
            <w:r w:rsidRPr="00E018E5">
              <w:rPr>
                <w:rFonts w:eastAsia="SimSun"/>
              </w:rPr>
              <w:t>36</w:t>
            </w:r>
            <w:r w:rsidRPr="00E018E5">
              <w:rPr>
                <w:rFonts w:ascii="Cambria" w:eastAsia="SimSun" w:hAnsi="Cambria" w:cs="Cambria"/>
              </w:rPr>
              <w:t> </w:t>
            </w:r>
            <w:r w:rsidRPr="00E018E5">
              <w:rPr>
                <w:rFonts w:eastAsia="SimSun"/>
              </w:rPr>
              <w:t>000</w:t>
            </w:r>
          </w:p>
        </w:tc>
        <w:tc>
          <w:tcPr>
            <w:tcW w:w="1701" w:type="dxa"/>
          </w:tcPr>
          <w:p w14:paraId="3EA0068E" w14:textId="77777777" w:rsidR="00CE0E58" w:rsidRPr="00E018E5" w:rsidRDefault="00CE0E58" w:rsidP="00E018E5">
            <w:pPr>
              <w:pStyle w:val="Tabletext"/>
              <w:jc w:val="center"/>
              <w:rPr>
                <w:rFonts w:eastAsia="SimSun"/>
              </w:rPr>
            </w:pPr>
            <w:r w:rsidRPr="00E018E5">
              <w:rPr>
                <w:rFonts w:eastAsia="SimSun"/>
              </w:rPr>
              <w:t>36</w:t>
            </w:r>
            <w:r w:rsidRPr="00E018E5">
              <w:rPr>
                <w:rFonts w:ascii="Cambria" w:eastAsia="SimSun" w:hAnsi="Cambria" w:cs="Cambria"/>
              </w:rPr>
              <w:t> </w:t>
            </w:r>
            <w:r w:rsidRPr="00E018E5">
              <w:rPr>
                <w:rFonts w:eastAsia="SimSun"/>
              </w:rPr>
              <w:t>000</w:t>
            </w:r>
          </w:p>
        </w:tc>
        <w:tc>
          <w:tcPr>
            <w:tcW w:w="1701" w:type="dxa"/>
          </w:tcPr>
          <w:p w14:paraId="1C2840E4" w14:textId="77777777" w:rsidR="00CE0E58" w:rsidRPr="00E018E5" w:rsidRDefault="00CE0E58" w:rsidP="00E018E5">
            <w:pPr>
              <w:pStyle w:val="Tabletext"/>
              <w:jc w:val="center"/>
              <w:rPr>
                <w:rFonts w:eastAsia="SimSun"/>
              </w:rPr>
            </w:pPr>
            <w:r w:rsidRPr="00E018E5">
              <w:rPr>
                <w:rFonts w:eastAsia="SimSun"/>
              </w:rPr>
              <w:t>36</w:t>
            </w:r>
            <w:r w:rsidRPr="00E018E5">
              <w:rPr>
                <w:rFonts w:ascii="Cambria" w:eastAsia="SimSun" w:hAnsi="Cambria" w:cs="Cambria"/>
              </w:rPr>
              <w:t> </w:t>
            </w:r>
            <w:r w:rsidRPr="00E018E5">
              <w:rPr>
                <w:rFonts w:eastAsia="SimSun"/>
              </w:rPr>
              <w:t>000</w:t>
            </w:r>
          </w:p>
        </w:tc>
        <w:tc>
          <w:tcPr>
            <w:tcW w:w="1417" w:type="dxa"/>
          </w:tcPr>
          <w:p w14:paraId="4F4E335C" w14:textId="77777777" w:rsidR="00CE0E58" w:rsidRPr="00E018E5" w:rsidRDefault="00CE0E58" w:rsidP="00E018E5">
            <w:pPr>
              <w:pStyle w:val="Tabletext"/>
              <w:jc w:val="center"/>
              <w:rPr>
                <w:rFonts w:eastAsia="SimSun"/>
              </w:rPr>
            </w:pPr>
            <w:r w:rsidRPr="00E018E5">
              <w:rPr>
                <w:rFonts w:eastAsia="SimSun"/>
              </w:rPr>
              <w:t>36</w:t>
            </w:r>
            <w:r w:rsidRPr="00E018E5">
              <w:rPr>
                <w:rFonts w:ascii="Cambria" w:eastAsia="SimSun" w:hAnsi="Cambria" w:cs="Cambria"/>
              </w:rPr>
              <w:t> </w:t>
            </w:r>
            <w:r w:rsidRPr="00E018E5">
              <w:rPr>
                <w:rFonts w:eastAsia="SimSun"/>
              </w:rPr>
              <w:t>000</w:t>
            </w:r>
          </w:p>
        </w:tc>
        <w:tc>
          <w:tcPr>
            <w:tcW w:w="1418" w:type="dxa"/>
          </w:tcPr>
          <w:p w14:paraId="061523AC" w14:textId="77777777" w:rsidR="00CE0E58" w:rsidRPr="00E018E5" w:rsidRDefault="00CE0E58" w:rsidP="00E018E5">
            <w:pPr>
              <w:pStyle w:val="Tabletext"/>
              <w:jc w:val="center"/>
              <w:rPr>
                <w:rFonts w:eastAsia="SimSun"/>
              </w:rPr>
            </w:pPr>
            <w:r w:rsidRPr="00E018E5">
              <w:rPr>
                <w:rFonts w:eastAsia="SimSun"/>
              </w:rPr>
              <w:t>36 000</w:t>
            </w:r>
          </w:p>
        </w:tc>
        <w:tc>
          <w:tcPr>
            <w:tcW w:w="1422" w:type="dxa"/>
          </w:tcPr>
          <w:p w14:paraId="74062964" w14:textId="77777777" w:rsidR="00CE0E58" w:rsidRPr="00E018E5" w:rsidRDefault="00CE0E58" w:rsidP="00E018E5">
            <w:pPr>
              <w:pStyle w:val="Tabletext"/>
              <w:jc w:val="center"/>
              <w:rPr>
                <w:rFonts w:eastAsia="SimSun"/>
              </w:rPr>
            </w:pPr>
            <w:r w:rsidRPr="00E018E5">
              <w:rPr>
                <w:rFonts w:eastAsia="SimSun"/>
              </w:rPr>
              <w:t>36 000</w:t>
            </w:r>
          </w:p>
        </w:tc>
      </w:tr>
      <w:tr w:rsidR="00CE0E58" w:rsidRPr="00E018E5" w14:paraId="5E40BECA" w14:textId="77777777" w:rsidTr="00FE6265">
        <w:trPr>
          <w:cantSplit/>
          <w:jc w:val="center"/>
        </w:trPr>
        <w:tc>
          <w:tcPr>
            <w:tcW w:w="2122" w:type="dxa"/>
          </w:tcPr>
          <w:p w14:paraId="5498D524" w14:textId="77777777" w:rsidR="00CE0E58" w:rsidRPr="00E018E5" w:rsidRDefault="00CE0E58" w:rsidP="00E018E5">
            <w:pPr>
              <w:pStyle w:val="Tabletext"/>
              <w:rPr>
                <w:rFonts w:eastAsia="SimSun"/>
              </w:rPr>
            </w:pPr>
            <w:r w:rsidRPr="00E018E5">
              <w:rPr>
                <w:rFonts w:eastAsia="SimSun"/>
              </w:rPr>
              <w:t>Satellite separation (degrees)</w:t>
            </w:r>
          </w:p>
        </w:tc>
        <w:tc>
          <w:tcPr>
            <w:tcW w:w="1417" w:type="dxa"/>
          </w:tcPr>
          <w:p w14:paraId="06359BCD" w14:textId="77777777" w:rsidR="00CE0E58" w:rsidRPr="00E018E5" w:rsidRDefault="00CE0E58" w:rsidP="00E018E5">
            <w:pPr>
              <w:pStyle w:val="Tabletext"/>
              <w:jc w:val="center"/>
              <w:rPr>
                <w:rFonts w:eastAsia="SimSun"/>
              </w:rPr>
            </w:pPr>
            <w:r w:rsidRPr="00E018E5">
              <w:rPr>
                <w:rFonts w:eastAsia="SimSun"/>
              </w:rPr>
              <w:t>120</w:t>
            </w:r>
          </w:p>
        </w:tc>
        <w:tc>
          <w:tcPr>
            <w:tcW w:w="1418" w:type="dxa"/>
          </w:tcPr>
          <w:p w14:paraId="51A6B328" w14:textId="77777777" w:rsidR="00CE0E58" w:rsidRPr="00E018E5" w:rsidRDefault="00CE0E58" w:rsidP="00E018E5">
            <w:pPr>
              <w:pStyle w:val="Tabletext"/>
              <w:jc w:val="center"/>
              <w:rPr>
                <w:rFonts w:eastAsia="SimSun"/>
              </w:rPr>
            </w:pPr>
            <w:r w:rsidRPr="00E018E5">
              <w:rPr>
                <w:rFonts w:eastAsia="SimSun"/>
              </w:rPr>
              <w:t>78</w:t>
            </w:r>
          </w:p>
        </w:tc>
        <w:tc>
          <w:tcPr>
            <w:tcW w:w="1559" w:type="dxa"/>
          </w:tcPr>
          <w:p w14:paraId="0333DB67" w14:textId="77777777" w:rsidR="00CE0E58" w:rsidRPr="00E018E5" w:rsidRDefault="00CE0E58" w:rsidP="00E018E5">
            <w:pPr>
              <w:pStyle w:val="Tabletext"/>
              <w:jc w:val="center"/>
              <w:rPr>
                <w:rFonts w:eastAsia="SimSun"/>
              </w:rPr>
            </w:pPr>
            <w:r w:rsidRPr="00E018E5">
              <w:rPr>
                <w:rFonts w:eastAsia="SimSun"/>
              </w:rPr>
              <w:t>Not applicable</w:t>
            </w:r>
          </w:p>
        </w:tc>
        <w:tc>
          <w:tcPr>
            <w:tcW w:w="1701" w:type="dxa"/>
          </w:tcPr>
          <w:p w14:paraId="7774B809" w14:textId="77777777" w:rsidR="00CE0E58" w:rsidRPr="00E018E5" w:rsidRDefault="00CE0E58" w:rsidP="00E018E5">
            <w:pPr>
              <w:pStyle w:val="Tabletext"/>
              <w:jc w:val="center"/>
              <w:rPr>
                <w:rFonts w:eastAsia="SimSun"/>
              </w:rPr>
            </w:pPr>
            <w:r w:rsidRPr="00E018E5">
              <w:rPr>
                <w:rFonts w:eastAsia="SimSun"/>
              </w:rPr>
              <w:t>Not applicable</w:t>
            </w:r>
          </w:p>
        </w:tc>
        <w:tc>
          <w:tcPr>
            <w:tcW w:w="1701" w:type="dxa"/>
          </w:tcPr>
          <w:p w14:paraId="53C52543" w14:textId="77777777" w:rsidR="00CE0E58" w:rsidRPr="00E018E5" w:rsidRDefault="00CE0E58" w:rsidP="00E018E5">
            <w:pPr>
              <w:pStyle w:val="Tabletext"/>
              <w:jc w:val="center"/>
              <w:rPr>
                <w:rFonts w:eastAsia="SimSun"/>
              </w:rPr>
            </w:pPr>
            <w:r w:rsidRPr="00E018E5">
              <w:rPr>
                <w:rFonts w:eastAsia="SimSun"/>
              </w:rPr>
              <w:t>*</w:t>
            </w:r>
          </w:p>
        </w:tc>
        <w:tc>
          <w:tcPr>
            <w:tcW w:w="1417" w:type="dxa"/>
          </w:tcPr>
          <w:p w14:paraId="4D334CC9" w14:textId="77777777" w:rsidR="00CE0E58" w:rsidRPr="00E018E5" w:rsidRDefault="00CE0E58" w:rsidP="00E018E5">
            <w:pPr>
              <w:pStyle w:val="Tabletext"/>
              <w:jc w:val="center"/>
              <w:rPr>
                <w:rFonts w:eastAsia="SimSun"/>
              </w:rPr>
            </w:pPr>
            <w:r w:rsidRPr="00E018E5">
              <w:rPr>
                <w:rFonts w:eastAsia="SimSun"/>
              </w:rPr>
              <w:t>Not applicable</w:t>
            </w:r>
          </w:p>
        </w:tc>
        <w:tc>
          <w:tcPr>
            <w:tcW w:w="1418" w:type="dxa"/>
          </w:tcPr>
          <w:p w14:paraId="4415A5DE" w14:textId="77777777" w:rsidR="00CE0E58" w:rsidRPr="00E018E5" w:rsidRDefault="00CE0E58" w:rsidP="00E018E5">
            <w:pPr>
              <w:pStyle w:val="Tabletext"/>
              <w:jc w:val="center"/>
              <w:rPr>
                <w:rFonts w:eastAsia="SimSun"/>
              </w:rPr>
            </w:pPr>
            <w:r w:rsidRPr="00E018E5">
              <w:rPr>
                <w:rFonts w:eastAsia="SimSun"/>
              </w:rPr>
              <w:t>20 to 30</w:t>
            </w:r>
          </w:p>
        </w:tc>
        <w:tc>
          <w:tcPr>
            <w:tcW w:w="1422" w:type="dxa"/>
          </w:tcPr>
          <w:p w14:paraId="0D89103D" w14:textId="77777777" w:rsidR="00CE0E58" w:rsidRPr="00E018E5" w:rsidRDefault="00CE0E58" w:rsidP="00E018E5">
            <w:pPr>
              <w:pStyle w:val="Tabletext"/>
              <w:jc w:val="center"/>
              <w:rPr>
                <w:rFonts w:eastAsia="SimSun"/>
              </w:rPr>
            </w:pPr>
            <w:r w:rsidRPr="00E018E5">
              <w:rPr>
                <w:rFonts w:eastAsia="SimSun"/>
              </w:rPr>
              <w:t>20 to 30</w:t>
            </w:r>
          </w:p>
        </w:tc>
      </w:tr>
      <w:tr w:rsidR="00CE0E58" w:rsidRPr="00E018E5" w14:paraId="1CA49180" w14:textId="77777777" w:rsidTr="00FE6265">
        <w:trPr>
          <w:cantSplit/>
          <w:jc w:val="center"/>
        </w:trPr>
        <w:tc>
          <w:tcPr>
            <w:tcW w:w="2122" w:type="dxa"/>
          </w:tcPr>
          <w:p w14:paraId="74E421EC" w14:textId="77777777" w:rsidR="00CE0E58" w:rsidRPr="00E018E5" w:rsidRDefault="00CE0E58" w:rsidP="00E018E5">
            <w:pPr>
              <w:pStyle w:val="Tabletext"/>
              <w:rPr>
                <w:rFonts w:eastAsia="SimSun"/>
              </w:rPr>
            </w:pPr>
            <w:r w:rsidRPr="00E018E5">
              <w:rPr>
                <w:rFonts w:eastAsia="SimSun"/>
              </w:rPr>
              <w:t>Number of satellites</w:t>
            </w:r>
          </w:p>
        </w:tc>
        <w:tc>
          <w:tcPr>
            <w:tcW w:w="1417" w:type="dxa"/>
          </w:tcPr>
          <w:p w14:paraId="6EF65311" w14:textId="77777777" w:rsidR="00CE0E58" w:rsidRPr="00E018E5" w:rsidRDefault="00CE0E58" w:rsidP="00E018E5">
            <w:pPr>
              <w:pStyle w:val="Tabletext"/>
              <w:jc w:val="center"/>
              <w:rPr>
                <w:rFonts w:eastAsia="SimSun"/>
              </w:rPr>
            </w:pPr>
            <w:r w:rsidRPr="00E018E5">
              <w:rPr>
                <w:rFonts w:eastAsia="SimSun"/>
              </w:rPr>
              <w:t>3</w:t>
            </w:r>
          </w:p>
        </w:tc>
        <w:tc>
          <w:tcPr>
            <w:tcW w:w="1418" w:type="dxa"/>
          </w:tcPr>
          <w:p w14:paraId="7ADDA896" w14:textId="77777777" w:rsidR="00CE0E58" w:rsidRPr="00E018E5" w:rsidRDefault="00CE0E58" w:rsidP="00E018E5">
            <w:pPr>
              <w:pStyle w:val="Tabletext"/>
              <w:jc w:val="center"/>
              <w:rPr>
                <w:rFonts w:eastAsia="SimSun"/>
              </w:rPr>
            </w:pPr>
            <w:r w:rsidRPr="00E018E5">
              <w:rPr>
                <w:rFonts w:eastAsia="SimSun"/>
              </w:rPr>
              <w:t>2</w:t>
            </w:r>
          </w:p>
        </w:tc>
        <w:tc>
          <w:tcPr>
            <w:tcW w:w="1559" w:type="dxa"/>
          </w:tcPr>
          <w:p w14:paraId="2499749C" w14:textId="77777777" w:rsidR="00CE0E58" w:rsidRPr="00E018E5" w:rsidRDefault="00CE0E58" w:rsidP="00E018E5">
            <w:pPr>
              <w:pStyle w:val="Tabletext"/>
              <w:jc w:val="center"/>
              <w:rPr>
                <w:rFonts w:eastAsia="SimSun"/>
              </w:rPr>
            </w:pPr>
            <w:r w:rsidRPr="00E018E5">
              <w:rPr>
                <w:rFonts w:eastAsia="SimSun"/>
              </w:rPr>
              <w:t>1</w:t>
            </w:r>
          </w:p>
        </w:tc>
        <w:tc>
          <w:tcPr>
            <w:tcW w:w="1701" w:type="dxa"/>
          </w:tcPr>
          <w:p w14:paraId="2E1B50BA" w14:textId="77777777" w:rsidR="00CE0E58" w:rsidRPr="00E018E5" w:rsidRDefault="00CE0E58" w:rsidP="00E018E5">
            <w:pPr>
              <w:pStyle w:val="Tabletext"/>
              <w:jc w:val="center"/>
              <w:rPr>
                <w:rFonts w:eastAsia="SimSun"/>
              </w:rPr>
            </w:pPr>
            <w:r w:rsidRPr="00E018E5">
              <w:rPr>
                <w:rFonts w:eastAsia="SimSun"/>
              </w:rPr>
              <w:t>1</w:t>
            </w:r>
          </w:p>
        </w:tc>
        <w:tc>
          <w:tcPr>
            <w:tcW w:w="1701" w:type="dxa"/>
          </w:tcPr>
          <w:p w14:paraId="68F4B10E" w14:textId="77777777" w:rsidR="00CE0E58" w:rsidRPr="00E018E5" w:rsidRDefault="00CE0E58" w:rsidP="00E018E5">
            <w:pPr>
              <w:pStyle w:val="Tabletext"/>
              <w:jc w:val="center"/>
              <w:rPr>
                <w:rFonts w:eastAsia="SimSun"/>
              </w:rPr>
            </w:pPr>
            <w:r w:rsidRPr="00E018E5">
              <w:rPr>
                <w:rFonts w:eastAsia="SimSun"/>
              </w:rPr>
              <w:t>4 to 6</w:t>
            </w:r>
          </w:p>
        </w:tc>
        <w:tc>
          <w:tcPr>
            <w:tcW w:w="1417" w:type="dxa"/>
          </w:tcPr>
          <w:p w14:paraId="0E395CDA" w14:textId="77777777" w:rsidR="00CE0E58" w:rsidRPr="00E018E5" w:rsidRDefault="00CE0E58" w:rsidP="00E018E5">
            <w:pPr>
              <w:pStyle w:val="Tabletext"/>
              <w:jc w:val="center"/>
              <w:rPr>
                <w:rFonts w:eastAsia="SimSun"/>
              </w:rPr>
            </w:pPr>
            <w:r w:rsidRPr="00E018E5">
              <w:rPr>
                <w:rFonts w:eastAsia="SimSun"/>
              </w:rPr>
              <w:t>1 or 2</w:t>
            </w:r>
          </w:p>
        </w:tc>
        <w:tc>
          <w:tcPr>
            <w:tcW w:w="1418" w:type="dxa"/>
          </w:tcPr>
          <w:p w14:paraId="49ABC6D9" w14:textId="77777777" w:rsidR="00CE0E58" w:rsidRPr="00E018E5" w:rsidRDefault="00CE0E58" w:rsidP="00E018E5">
            <w:pPr>
              <w:pStyle w:val="Tabletext"/>
              <w:jc w:val="center"/>
              <w:rPr>
                <w:rFonts w:eastAsia="SimSun"/>
              </w:rPr>
            </w:pPr>
            <w:r w:rsidRPr="00E018E5">
              <w:rPr>
                <w:rFonts w:eastAsia="SimSun"/>
              </w:rPr>
              <w:t>5 to 8</w:t>
            </w:r>
          </w:p>
        </w:tc>
        <w:tc>
          <w:tcPr>
            <w:tcW w:w="1422" w:type="dxa"/>
          </w:tcPr>
          <w:p w14:paraId="5DF860C0" w14:textId="77777777" w:rsidR="00CE0E58" w:rsidRPr="00E018E5" w:rsidRDefault="00CE0E58" w:rsidP="00E018E5">
            <w:pPr>
              <w:pStyle w:val="Tabletext"/>
              <w:jc w:val="center"/>
              <w:rPr>
                <w:rFonts w:eastAsia="SimSun"/>
              </w:rPr>
            </w:pPr>
            <w:r w:rsidRPr="00E018E5">
              <w:rPr>
                <w:rFonts w:eastAsia="SimSun"/>
              </w:rPr>
              <w:t>5 to 8</w:t>
            </w:r>
          </w:p>
        </w:tc>
      </w:tr>
      <w:tr w:rsidR="00CE0E58" w:rsidRPr="00E018E5" w14:paraId="0CD00D3E" w14:textId="77777777" w:rsidTr="00FE6265">
        <w:trPr>
          <w:cantSplit/>
          <w:jc w:val="center"/>
        </w:trPr>
        <w:tc>
          <w:tcPr>
            <w:tcW w:w="2122" w:type="dxa"/>
          </w:tcPr>
          <w:p w14:paraId="706E969E" w14:textId="77777777" w:rsidR="00CE0E58" w:rsidRPr="00E018E5" w:rsidRDefault="00CE0E58" w:rsidP="00E018E5">
            <w:pPr>
              <w:pStyle w:val="Tabletext"/>
              <w:rPr>
                <w:rFonts w:eastAsia="SimSun"/>
              </w:rPr>
            </w:pPr>
            <w:r w:rsidRPr="00E018E5">
              <w:rPr>
                <w:rFonts w:eastAsia="SimSun"/>
              </w:rPr>
              <w:t>Orbital planes</w:t>
            </w:r>
          </w:p>
        </w:tc>
        <w:tc>
          <w:tcPr>
            <w:tcW w:w="1417" w:type="dxa"/>
          </w:tcPr>
          <w:p w14:paraId="5D95114D" w14:textId="77777777" w:rsidR="00CE0E58" w:rsidRPr="00E018E5" w:rsidRDefault="00CE0E58" w:rsidP="00E018E5">
            <w:pPr>
              <w:pStyle w:val="Tabletext"/>
              <w:jc w:val="center"/>
              <w:rPr>
                <w:rFonts w:eastAsia="SimSun"/>
              </w:rPr>
            </w:pPr>
            <w:r w:rsidRPr="00E018E5">
              <w:rPr>
                <w:rFonts w:eastAsia="SimSun"/>
              </w:rPr>
              <w:t>Not applicable</w:t>
            </w:r>
          </w:p>
        </w:tc>
        <w:tc>
          <w:tcPr>
            <w:tcW w:w="1418" w:type="dxa"/>
          </w:tcPr>
          <w:p w14:paraId="3AC59203" w14:textId="77777777" w:rsidR="00CE0E58" w:rsidRPr="00E018E5" w:rsidRDefault="00CE0E58" w:rsidP="00E018E5">
            <w:pPr>
              <w:pStyle w:val="Tabletext"/>
              <w:jc w:val="center"/>
              <w:rPr>
                <w:rFonts w:eastAsia="SimSun"/>
              </w:rPr>
            </w:pPr>
            <w:r w:rsidRPr="00E018E5">
              <w:rPr>
                <w:rFonts w:eastAsia="SimSun"/>
              </w:rPr>
              <w:t>Not applicable</w:t>
            </w:r>
          </w:p>
        </w:tc>
        <w:tc>
          <w:tcPr>
            <w:tcW w:w="1559" w:type="dxa"/>
          </w:tcPr>
          <w:p w14:paraId="487F4B2A" w14:textId="77777777" w:rsidR="00CE0E58" w:rsidRPr="00E018E5" w:rsidRDefault="00CE0E58" w:rsidP="00E018E5">
            <w:pPr>
              <w:pStyle w:val="Tabletext"/>
              <w:jc w:val="center"/>
              <w:rPr>
                <w:rFonts w:eastAsia="SimSun"/>
              </w:rPr>
            </w:pPr>
            <w:r w:rsidRPr="00E018E5">
              <w:rPr>
                <w:rFonts w:eastAsia="SimSun"/>
              </w:rPr>
              <w:t>Not applicable</w:t>
            </w:r>
          </w:p>
        </w:tc>
        <w:tc>
          <w:tcPr>
            <w:tcW w:w="1701" w:type="dxa"/>
          </w:tcPr>
          <w:p w14:paraId="56736E70" w14:textId="77777777" w:rsidR="00CE0E58" w:rsidRPr="00E018E5" w:rsidRDefault="00CE0E58" w:rsidP="00E018E5">
            <w:pPr>
              <w:pStyle w:val="Tabletext"/>
              <w:jc w:val="center"/>
              <w:rPr>
                <w:rFonts w:eastAsia="SimSun"/>
              </w:rPr>
            </w:pPr>
            <w:r w:rsidRPr="00E018E5">
              <w:rPr>
                <w:rFonts w:eastAsia="SimSun"/>
              </w:rPr>
              <w:t>Not applicable</w:t>
            </w:r>
          </w:p>
        </w:tc>
        <w:tc>
          <w:tcPr>
            <w:tcW w:w="1701" w:type="dxa"/>
          </w:tcPr>
          <w:p w14:paraId="256092E9" w14:textId="77777777" w:rsidR="00CE0E58" w:rsidRPr="00E018E5" w:rsidRDefault="00CE0E58" w:rsidP="00E018E5">
            <w:pPr>
              <w:pStyle w:val="Tabletext"/>
              <w:jc w:val="center"/>
              <w:rPr>
                <w:rFonts w:eastAsia="SimSun"/>
              </w:rPr>
            </w:pPr>
            <w:r w:rsidRPr="00E018E5">
              <w:rPr>
                <w:rFonts w:eastAsia="SimSun"/>
              </w:rPr>
              <w:t>Not applicable</w:t>
            </w:r>
          </w:p>
        </w:tc>
        <w:tc>
          <w:tcPr>
            <w:tcW w:w="1417" w:type="dxa"/>
          </w:tcPr>
          <w:p w14:paraId="04F0AE6B" w14:textId="77777777" w:rsidR="00CE0E58" w:rsidRPr="00E018E5" w:rsidRDefault="00CE0E58" w:rsidP="00E018E5">
            <w:pPr>
              <w:pStyle w:val="Tabletext"/>
              <w:jc w:val="center"/>
              <w:rPr>
                <w:rFonts w:eastAsia="SimSun"/>
              </w:rPr>
            </w:pPr>
            <w:r w:rsidRPr="00E018E5">
              <w:rPr>
                <w:rFonts w:eastAsia="SimSun"/>
              </w:rPr>
              <w:t>Not applicable</w:t>
            </w:r>
          </w:p>
        </w:tc>
        <w:tc>
          <w:tcPr>
            <w:tcW w:w="1418" w:type="dxa"/>
          </w:tcPr>
          <w:p w14:paraId="205FF413" w14:textId="77777777" w:rsidR="00CE0E58" w:rsidRPr="00E018E5" w:rsidRDefault="00CE0E58" w:rsidP="00E018E5">
            <w:pPr>
              <w:pStyle w:val="Tabletext"/>
              <w:jc w:val="center"/>
              <w:rPr>
                <w:rFonts w:eastAsia="SimSun"/>
              </w:rPr>
            </w:pPr>
            <w:r w:rsidRPr="00E018E5">
              <w:rPr>
                <w:rFonts w:eastAsia="SimSun"/>
              </w:rPr>
              <w:t>Not applicable</w:t>
            </w:r>
          </w:p>
        </w:tc>
        <w:tc>
          <w:tcPr>
            <w:tcW w:w="1422" w:type="dxa"/>
          </w:tcPr>
          <w:p w14:paraId="1C232F08" w14:textId="77777777" w:rsidR="00CE0E58" w:rsidRPr="00E018E5" w:rsidRDefault="00CE0E58" w:rsidP="00E018E5">
            <w:pPr>
              <w:pStyle w:val="Tabletext"/>
              <w:jc w:val="center"/>
              <w:rPr>
                <w:rFonts w:eastAsia="SimSun"/>
              </w:rPr>
            </w:pPr>
            <w:r w:rsidRPr="00E018E5">
              <w:rPr>
                <w:rFonts w:eastAsia="SimSun"/>
              </w:rPr>
              <w:t>Not applicable</w:t>
            </w:r>
          </w:p>
        </w:tc>
      </w:tr>
      <w:tr w:rsidR="00CE0E58" w:rsidRPr="00E018E5" w14:paraId="2A46268D" w14:textId="77777777" w:rsidTr="002A7534">
        <w:trPr>
          <w:cantSplit/>
          <w:jc w:val="center"/>
        </w:trPr>
        <w:tc>
          <w:tcPr>
            <w:tcW w:w="2122" w:type="dxa"/>
            <w:tcBorders>
              <w:bottom w:val="single" w:sz="4" w:space="0" w:color="auto"/>
            </w:tcBorders>
          </w:tcPr>
          <w:p w14:paraId="2498B401" w14:textId="77777777" w:rsidR="00CE0E58" w:rsidRPr="00E018E5" w:rsidRDefault="00CE0E58" w:rsidP="00E018E5">
            <w:pPr>
              <w:pStyle w:val="Tabletext"/>
              <w:rPr>
                <w:rFonts w:eastAsia="SimSun"/>
              </w:rPr>
            </w:pPr>
            <w:r w:rsidRPr="00E018E5">
              <w:rPr>
                <w:rFonts w:eastAsia="SimSun"/>
              </w:rPr>
              <w:t>Inclination angle</w:t>
            </w:r>
          </w:p>
        </w:tc>
        <w:tc>
          <w:tcPr>
            <w:tcW w:w="1417" w:type="dxa"/>
            <w:tcBorders>
              <w:bottom w:val="single" w:sz="4" w:space="0" w:color="auto"/>
            </w:tcBorders>
          </w:tcPr>
          <w:p w14:paraId="113E51D9" w14:textId="77777777" w:rsidR="00CE0E58" w:rsidRPr="00E018E5" w:rsidRDefault="00CE0E58" w:rsidP="00E018E5">
            <w:pPr>
              <w:pStyle w:val="Tabletext"/>
              <w:jc w:val="center"/>
              <w:rPr>
                <w:rFonts w:eastAsia="SimSun"/>
              </w:rPr>
            </w:pPr>
            <w:r w:rsidRPr="00E018E5">
              <w:rPr>
                <w:rFonts w:eastAsia="SimSun"/>
              </w:rPr>
              <w:t>Not applicable</w:t>
            </w:r>
          </w:p>
        </w:tc>
        <w:tc>
          <w:tcPr>
            <w:tcW w:w="1418" w:type="dxa"/>
            <w:tcBorders>
              <w:bottom w:val="single" w:sz="4" w:space="0" w:color="auto"/>
            </w:tcBorders>
          </w:tcPr>
          <w:p w14:paraId="1ED6B040" w14:textId="77777777" w:rsidR="00CE0E58" w:rsidRPr="00E018E5" w:rsidRDefault="00CE0E58" w:rsidP="00E018E5">
            <w:pPr>
              <w:pStyle w:val="Tabletext"/>
              <w:jc w:val="center"/>
              <w:rPr>
                <w:rFonts w:eastAsia="SimSun"/>
              </w:rPr>
            </w:pPr>
            <w:r w:rsidRPr="00E018E5">
              <w:rPr>
                <w:rFonts w:eastAsia="SimSun"/>
              </w:rPr>
              <w:t>Not applicable</w:t>
            </w:r>
          </w:p>
        </w:tc>
        <w:tc>
          <w:tcPr>
            <w:tcW w:w="1559" w:type="dxa"/>
            <w:tcBorders>
              <w:bottom w:val="single" w:sz="4" w:space="0" w:color="auto"/>
            </w:tcBorders>
          </w:tcPr>
          <w:p w14:paraId="2D34467E" w14:textId="77777777" w:rsidR="00CE0E58" w:rsidRPr="00E018E5" w:rsidRDefault="00CE0E58" w:rsidP="00E018E5">
            <w:pPr>
              <w:pStyle w:val="Tabletext"/>
              <w:jc w:val="center"/>
              <w:rPr>
                <w:rFonts w:eastAsia="SimSun"/>
              </w:rPr>
            </w:pPr>
            <w:r w:rsidRPr="00E018E5">
              <w:rPr>
                <w:rFonts w:eastAsia="SimSun"/>
              </w:rPr>
              <w:t>Not applicable</w:t>
            </w:r>
          </w:p>
        </w:tc>
        <w:tc>
          <w:tcPr>
            <w:tcW w:w="1701" w:type="dxa"/>
            <w:tcBorders>
              <w:bottom w:val="single" w:sz="4" w:space="0" w:color="auto"/>
            </w:tcBorders>
          </w:tcPr>
          <w:p w14:paraId="49810EF0" w14:textId="77777777" w:rsidR="00CE0E58" w:rsidRPr="00E018E5" w:rsidRDefault="00CE0E58" w:rsidP="00E018E5">
            <w:pPr>
              <w:pStyle w:val="Tabletext"/>
              <w:jc w:val="center"/>
              <w:rPr>
                <w:rFonts w:eastAsia="SimSun"/>
              </w:rPr>
            </w:pPr>
            <w:r w:rsidRPr="00E018E5">
              <w:rPr>
                <w:rFonts w:eastAsia="SimSun"/>
              </w:rPr>
              <w:t>Not applicable</w:t>
            </w:r>
          </w:p>
        </w:tc>
        <w:tc>
          <w:tcPr>
            <w:tcW w:w="1701" w:type="dxa"/>
            <w:tcBorders>
              <w:bottom w:val="single" w:sz="4" w:space="0" w:color="auto"/>
            </w:tcBorders>
          </w:tcPr>
          <w:p w14:paraId="7726EBBE" w14:textId="77777777" w:rsidR="00CE0E58" w:rsidRPr="00E018E5" w:rsidRDefault="00CE0E58" w:rsidP="00E018E5">
            <w:pPr>
              <w:pStyle w:val="Tabletext"/>
              <w:jc w:val="center"/>
              <w:rPr>
                <w:rFonts w:eastAsia="SimSun"/>
              </w:rPr>
            </w:pPr>
            <w:r w:rsidRPr="00E018E5">
              <w:rPr>
                <w:rFonts w:eastAsia="SimSun"/>
              </w:rPr>
              <w:t>Not applicable</w:t>
            </w:r>
          </w:p>
        </w:tc>
        <w:tc>
          <w:tcPr>
            <w:tcW w:w="1417" w:type="dxa"/>
            <w:tcBorders>
              <w:bottom w:val="single" w:sz="4" w:space="0" w:color="auto"/>
            </w:tcBorders>
          </w:tcPr>
          <w:p w14:paraId="2B2EE112" w14:textId="77777777" w:rsidR="00CE0E58" w:rsidRPr="00E018E5" w:rsidRDefault="00CE0E58" w:rsidP="00E018E5">
            <w:pPr>
              <w:pStyle w:val="Tabletext"/>
              <w:jc w:val="center"/>
              <w:rPr>
                <w:rFonts w:eastAsia="SimSun"/>
              </w:rPr>
            </w:pPr>
            <w:r w:rsidRPr="00E018E5">
              <w:rPr>
                <w:rFonts w:eastAsia="SimSun"/>
              </w:rPr>
              <w:t>Not applicable</w:t>
            </w:r>
          </w:p>
        </w:tc>
        <w:tc>
          <w:tcPr>
            <w:tcW w:w="1418" w:type="dxa"/>
            <w:tcBorders>
              <w:bottom w:val="single" w:sz="4" w:space="0" w:color="auto"/>
            </w:tcBorders>
          </w:tcPr>
          <w:p w14:paraId="407D2B8F" w14:textId="77777777" w:rsidR="00CE0E58" w:rsidRPr="00E018E5" w:rsidRDefault="00CE0E58" w:rsidP="00E018E5">
            <w:pPr>
              <w:pStyle w:val="Tabletext"/>
              <w:jc w:val="center"/>
              <w:rPr>
                <w:rFonts w:eastAsia="SimSun"/>
              </w:rPr>
            </w:pPr>
            <w:r w:rsidRPr="00E018E5">
              <w:rPr>
                <w:rFonts w:eastAsia="SimSun"/>
              </w:rPr>
              <w:t>Not applicable</w:t>
            </w:r>
          </w:p>
        </w:tc>
        <w:tc>
          <w:tcPr>
            <w:tcW w:w="1422" w:type="dxa"/>
          </w:tcPr>
          <w:p w14:paraId="1CFCD362" w14:textId="77777777" w:rsidR="00CE0E58" w:rsidRPr="00E018E5" w:rsidRDefault="00CE0E58" w:rsidP="00E018E5">
            <w:pPr>
              <w:pStyle w:val="Tabletext"/>
              <w:jc w:val="center"/>
              <w:rPr>
                <w:rFonts w:eastAsia="SimSun"/>
              </w:rPr>
            </w:pPr>
            <w:r w:rsidRPr="00E018E5">
              <w:rPr>
                <w:rFonts w:eastAsia="SimSun"/>
              </w:rPr>
              <w:t>Not applicable</w:t>
            </w:r>
          </w:p>
        </w:tc>
      </w:tr>
      <w:tr w:rsidR="00CE0E58" w:rsidRPr="00E018E5" w14:paraId="54D0453E" w14:textId="77777777" w:rsidTr="002A7534">
        <w:trPr>
          <w:cantSplit/>
          <w:jc w:val="center"/>
        </w:trPr>
        <w:tc>
          <w:tcPr>
            <w:tcW w:w="11335" w:type="dxa"/>
            <w:gridSpan w:val="7"/>
            <w:tcBorders>
              <w:right w:val="nil"/>
            </w:tcBorders>
          </w:tcPr>
          <w:p w14:paraId="6041C1CB" w14:textId="77777777" w:rsidR="00CE0E58" w:rsidRPr="00E018E5" w:rsidRDefault="00CE0E58" w:rsidP="00E018E5">
            <w:pPr>
              <w:pStyle w:val="Tabletext"/>
              <w:rPr>
                <w:rFonts w:eastAsia="SimSun"/>
                <w:i/>
                <w:iCs/>
              </w:rPr>
            </w:pPr>
            <w:r w:rsidRPr="00E018E5">
              <w:rPr>
                <w:rFonts w:eastAsia="SimSun"/>
                <w:i/>
                <w:iCs/>
              </w:rPr>
              <w:t>Satellite antennas</w:t>
            </w:r>
          </w:p>
        </w:tc>
        <w:tc>
          <w:tcPr>
            <w:tcW w:w="1418" w:type="dxa"/>
            <w:tcBorders>
              <w:left w:val="nil"/>
              <w:right w:val="nil"/>
            </w:tcBorders>
          </w:tcPr>
          <w:p w14:paraId="55B46907" w14:textId="77777777" w:rsidR="00CE0E58" w:rsidRPr="00E018E5" w:rsidRDefault="00CE0E58" w:rsidP="00E018E5">
            <w:pPr>
              <w:pStyle w:val="Tabletext"/>
              <w:rPr>
                <w:rFonts w:eastAsia="SimSun"/>
              </w:rPr>
            </w:pPr>
          </w:p>
        </w:tc>
        <w:tc>
          <w:tcPr>
            <w:tcW w:w="1422" w:type="dxa"/>
            <w:tcBorders>
              <w:left w:val="nil"/>
            </w:tcBorders>
          </w:tcPr>
          <w:p w14:paraId="052E1B0C" w14:textId="77777777" w:rsidR="00CE0E58" w:rsidRPr="00E018E5" w:rsidRDefault="00CE0E58" w:rsidP="00E018E5">
            <w:pPr>
              <w:pStyle w:val="Tabletext"/>
              <w:rPr>
                <w:rFonts w:eastAsia="SimSun"/>
              </w:rPr>
            </w:pPr>
          </w:p>
        </w:tc>
      </w:tr>
      <w:tr w:rsidR="00CE0E58" w:rsidRPr="00E018E5" w14:paraId="104C41D4" w14:textId="77777777" w:rsidTr="00FE6265">
        <w:trPr>
          <w:cantSplit/>
          <w:jc w:val="center"/>
        </w:trPr>
        <w:tc>
          <w:tcPr>
            <w:tcW w:w="2122" w:type="dxa"/>
          </w:tcPr>
          <w:p w14:paraId="54FD49F7" w14:textId="77777777" w:rsidR="00CE0E58" w:rsidRPr="00E018E5" w:rsidRDefault="00CE0E58" w:rsidP="00E018E5">
            <w:pPr>
              <w:pStyle w:val="Tabletext"/>
              <w:rPr>
                <w:rFonts w:eastAsia="SimSun"/>
              </w:rPr>
            </w:pPr>
            <w:r w:rsidRPr="00E018E5">
              <w:rPr>
                <w:rFonts w:eastAsia="SimSun"/>
              </w:rPr>
              <w:t>Number of beams</w:t>
            </w:r>
            <w:r w:rsidRPr="00E018E5">
              <w:rPr>
                <w:rFonts w:eastAsia="SimSun"/>
              </w:rPr>
              <w:br/>
              <w:t>(service link)</w:t>
            </w:r>
          </w:p>
        </w:tc>
        <w:tc>
          <w:tcPr>
            <w:tcW w:w="1417" w:type="dxa"/>
          </w:tcPr>
          <w:p w14:paraId="140B7EE5" w14:textId="77777777" w:rsidR="00CE0E58" w:rsidRPr="00E018E5" w:rsidRDefault="00CE0E58" w:rsidP="00E018E5">
            <w:pPr>
              <w:pStyle w:val="Tabletext"/>
              <w:jc w:val="center"/>
              <w:rPr>
                <w:rFonts w:eastAsia="SimSun"/>
              </w:rPr>
            </w:pPr>
            <w:r w:rsidRPr="00E018E5">
              <w:rPr>
                <w:rFonts w:eastAsia="SimSun"/>
              </w:rPr>
              <w:t>180</w:t>
            </w:r>
          </w:p>
        </w:tc>
        <w:tc>
          <w:tcPr>
            <w:tcW w:w="1418" w:type="dxa"/>
          </w:tcPr>
          <w:p w14:paraId="180FDBD4" w14:textId="77777777" w:rsidR="00CE0E58" w:rsidRPr="00E018E5" w:rsidRDefault="00CE0E58" w:rsidP="00E018E5">
            <w:pPr>
              <w:pStyle w:val="Tabletext"/>
              <w:jc w:val="center"/>
              <w:rPr>
                <w:rFonts w:eastAsia="SimSun"/>
              </w:rPr>
            </w:pPr>
            <w:r w:rsidRPr="00E018E5">
              <w:rPr>
                <w:rFonts w:eastAsia="SimSun"/>
              </w:rPr>
              <w:t>50</w:t>
            </w:r>
          </w:p>
        </w:tc>
        <w:tc>
          <w:tcPr>
            <w:tcW w:w="1559" w:type="dxa"/>
          </w:tcPr>
          <w:p w14:paraId="3371162E" w14:textId="77777777" w:rsidR="00CE0E58" w:rsidRPr="00E018E5" w:rsidRDefault="00CE0E58" w:rsidP="00E018E5">
            <w:pPr>
              <w:pStyle w:val="Tabletext"/>
              <w:jc w:val="center"/>
              <w:rPr>
                <w:rFonts w:eastAsia="SimSun"/>
              </w:rPr>
            </w:pPr>
            <w:r w:rsidRPr="00E018E5">
              <w:rPr>
                <w:rFonts w:eastAsia="SimSun"/>
              </w:rPr>
              <w:t>7</w:t>
            </w:r>
          </w:p>
        </w:tc>
        <w:tc>
          <w:tcPr>
            <w:tcW w:w="1701" w:type="dxa"/>
          </w:tcPr>
          <w:p w14:paraId="146CA51A" w14:textId="77777777" w:rsidR="00CE0E58" w:rsidRPr="00E018E5" w:rsidRDefault="00CE0E58" w:rsidP="00E018E5">
            <w:pPr>
              <w:pStyle w:val="Tabletext"/>
              <w:jc w:val="center"/>
              <w:rPr>
                <w:rFonts w:eastAsia="SimSun"/>
              </w:rPr>
            </w:pPr>
            <w:r w:rsidRPr="00E018E5">
              <w:rPr>
                <w:rFonts w:eastAsia="SimSun"/>
              </w:rPr>
              <w:t>28</w:t>
            </w:r>
          </w:p>
        </w:tc>
        <w:tc>
          <w:tcPr>
            <w:tcW w:w="1701" w:type="dxa"/>
          </w:tcPr>
          <w:p w14:paraId="27068760" w14:textId="77777777" w:rsidR="00CE0E58" w:rsidRPr="00E018E5" w:rsidRDefault="00CE0E58" w:rsidP="00E018E5">
            <w:pPr>
              <w:pStyle w:val="Tabletext"/>
              <w:jc w:val="center"/>
              <w:rPr>
                <w:rFonts w:eastAsia="SimSun"/>
              </w:rPr>
            </w:pPr>
            <w:r w:rsidRPr="00E018E5">
              <w:rPr>
                <w:rFonts w:eastAsia="SimSun"/>
              </w:rPr>
              <w:t>250</w:t>
            </w:r>
          </w:p>
        </w:tc>
        <w:tc>
          <w:tcPr>
            <w:tcW w:w="1417" w:type="dxa"/>
          </w:tcPr>
          <w:p w14:paraId="408438CE" w14:textId="77777777" w:rsidR="00CE0E58" w:rsidRPr="00E018E5" w:rsidRDefault="00CE0E58" w:rsidP="00E018E5">
            <w:pPr>
              <w:pStyle w:val="Tabletext"/>
              <w:jc w:val="center"/>
              <w:rPr>
                <w:rFonts w:eastAsia="SimSun"/>
              </w:rPr>
            </w:pPr>
            <w:r w:rsidRPr="00E018E5">
              <w:rPr>
                <w:rFonts w:eastAsia="SimSun"/>
              </w:rPr>
              <w:t>Over 200</w:t>
            </w:r>
          </w:p>
        </w:tc>
        <w:tc>
          <w:tcPr>
            <w:tcW w:w="1418" w:type="dxa"/>
          </w:tcPr>
          <w:p w14:paraId="2B8402E4" w14:textId="77777777" w:rsidR="00CE0E58" w:rsidRPr="00E018E5" w:rsidRDefault="00CE0E58" w:rsidP="00E018E5">
            <w:pPr>
              <w:pStyle w:val="Tabletext"/>
              <w:jc w:val="center"/>
              <w:rPr>
                <w:rFonts w:eastAsia="SimSun"/>
              </w:rPr>
            </w:pPr>
            <w:r w:rsidRPr="00E018E5">
              <w:rPr>
                <w:rFonts w:eastAsia="SimSun"/>
                <w:lang w:eastAsia="zh-CN"/>
              </w:rPr>
              <w:t>2</w:t>
            </w:r>
          </w:p>
        </w:tc>
        <w:tc>
          <w:tcPr>
            <w:tcW w:w="1422" w:type="dxa"/>
          </w:tcPr>
          <w:p w14:paraId="026FA652" w14:textId="77777777" w:rsidR="00CE0E58" w:rsidRPr="00E018E5" w:rsidRDefault="00CE0E58" w:rsidP="00E018E5">
            <w:pPr>
              <w:pStyle w:val="Tabletext"/>
              <w:jc w:val="center"/>
              <w:rPr>
                <w:rFonts w:eastAsia="SimSun"/>
              </w:rPr>
            </w:pPr>
            <w:r w:rsidRPr="00E018E5">
              <w:rPr>
                <w:rFonts w:eastAsia="SimSun" w:hint="eastAsia"/>
                <w:lang w:eastAsia="zh-CN"/>
              </w:rPr>
              <w:t>7</w:t>
            </w:r>
          </w:p>
        </w:tc>
      </w:tr>
      <w:tr w:rsidR="00CE0E58" w:rsidRPr="00E018E5" w14:paraId="2FE17AE3" w14:textId="77777777" w:rsidTr="00FE6265">
        <w:trPr>
          <w:cantSplit/>
          <w:jc w:val="center"/>
        </w:trPr>
        <w:tc>
          <w:tcPr>
            <w:tcW w:w="2122" w:type="dxa"/>
          </w:tcPr>
          <w:p w14:paraId="588611AC" w14:textId="77777777" w:rsidR="00CE0E58" w:rsidRPr="00E018E5" w:rsidRDefault="00CE0E58" w:rsidP="00E018E5">
            <w:pPr>
              <w:pStyle w:val="Tabletext"/>
              <w:rPr>
                <w:rFonts w:eastAsia="SimSun"/>
              </w:rPr>
            </w:pPr>
            <w:r w:rsidRPr="00E018E5">
              <w:rPr>
                <w:rFonts w:eastAsia="SimSun"/>
              </w:rPr>
              <w:t>Beam size (degrees)</w:t>
            </w:r>
          </w:p>
        </w:tc>
        <w:tc>
          <w:tcPr>
            <w:tcW w:w="1417" w:type="dxa"/>
          </w:tcPr>
          <w:p w14:paraId="2A60D20C" w14:textId="77777777" w:rsidR="00CE0E58" w:rsidRPr="00E018E5" w:rsidRDefault="00CE0E58" w:rsidP="00E018E5">
            <w:pPr>
              <w:pStyle w:val="Tabletext"/>
              <w:jc w:val="center"/>
              <w:rPr>
                <w:rFonts w:eastAsia="SimSun"/>
              </w:rPr>
            </w:pPr>
            <w:r w:rsidRPr="00E018E5">
              <w:rPr>
                <w:rFonts w:eastAsia="SimSun"/>
              </w:rPr>
              <w:t>1</w:t>
            </w:r>
          </w:p>
        </w:tc>
        <w:tc>
          <w:tcPr>
            <w:tcW w:w="1418" w:type="dxa"/>
          </w:tcPr>
          <w:p w14:paraId="5F66D2AD" w14:textId="77777777" w:rsidR="00CE0E58" w:rsidRPr="00E018E5" w:rsidRDefault="00CE0E58" w:rsidP="00E018E5">
            <w:pPr>
              <w:pStyle w:val="Tabletext"/>
              <w:jc w:val="center"/>
              <w:rPr>
                <w:rFonts w:eastAsia="SimSun"/>
              </w:rPr>
            </w:pPr>
            <w:r w:rsidRPr="00E018E5">
              <w:rPr>
                <w:rFonts w:eastAsia="SimSun"/>
              </w:rPr>
              <w:t>1</w:t>
            </w:r>
          </w:p>
        </w:tc>
        <w:tc>
          <w:tcPr>
            <w:tcW w:w="1559" w:type="dxa"/>
          </w:tcPr>
          <w:p w14:paraId="06AD1928" w14:textId="77777777" w:rsidR="00CE0E58" w:rsidRPr="00E018E5" w:rsidRDefault="00CE0E58" w:rsidP="00E018E5">
            <w:pPr>
              <w:pStyle w:val="Tabletext"/>
              <w:jc w:val="center"/>
              <w:rPr>
                <w:rFonts w:eastAsia="SimSun"/>
              </w:rPr>
            </w:pPr>
            <w:r w:rsidRPr="00E018E5">
              <w:rPr>
                <w:rFonts w:eastAsia="SimSun"/>
              </w:rPr>
              <w:t>6</w:t>
            </w:r>
          </w:p>
        </w:tc>
        <w:tc>
          <w:tcPr>
            <w:tcW w:w="1701" w:type="dxa"/>
          </w:tcPr>
          <w:p w14:paraId="39AAD2FF" w14:textId="77777777" w:rsidR="00CE0E58" w:rsidRPr="00E018E5" w:rsidRDefault="00CE0E58" w:rsidP="00E018E5">
            <w:pPr>
              <w:pStyle w:val="Tabletext"/>
              <w:jc w:val="center"/>
              <w:rPr>
                <w:rFonts w:eastAsia="SimSun"/>
              </w:rPr>
            </w:pPr>
            <w:r w:rsidRPr="00E018E5">
              <w:rPr>
                <w:rFonts w:eastAsia="SimSun"/>
              </w:rPr>
              <w:t>2</w:t>
            </w:r>
          </w:p>
        </w:tc>
        <w:tc>
          <w:tcPr>
            <w:tcW w:w="1701" w:type="dxa"/>
          </w:tcPr>
          <w:p w14:paraId="696D54B4" w14:textId="77777777" w:rsidR="00CE0E58" w:rsidRPr="00E018E5" w:rsidRDefault="00CE0E58" w:rsidP="00E018E5">
            <w:pPr>
              <w:pStyle w:val="Tabletext"/>
              <w:jc w:val="center"/>
              <w:rPr>
                <w:rFonts w:eastAsia="SimSun"/>
              </w:rPr>
            </w:pPr>
            <w:r w:rsidRPr="00E018E5">
              <w:rPr>
                <w:rFonts w:eastAsia="SimSun"/>
              </w:rPr>
              <w:t>*</w:t>
            </w:r>
          </w:p>
        </w:tc>
        <w:tc>
          <w:tcPr>
            <w:tcW w:w="1417" w:type="dxa"/>
          </w:tcPr>
          <w:p w14:paraId="225775F4" w14:textId="77777777" w:rsidR="00CE0E58" w:rsidRPr="00E018E5" w:rsidRDefault="00CE0E58" w:rsidP="00E018E5">
            <w:pPr>
              <w:pStyle w:val="Tabletext"/>
              <w:jc w:val="center"/>
              <w:rPr>
                <w:rFonts w:eastAsia="SimSun"/>
                <w:lang w:val="en-US"/>
              </w:rPr>
            </w:pPr>
            <w:r w:rsidRPr="00E018E5">
              <w:rPr>
                <w:rFonts w:eastAsia="SimSun"/>
                <w:lang w:val="en-US"/>
              </w:rPr>
              <w:t>0.7</w:t>
            </w:r>
          </w:p>
        </w:tc>
        <w:tc>
          <w:tcPr>
            <w:tcW w:w="1418" w:type="dxa"/>
          </w:tcPr>
          <w:p w14:paraId="1054CF16" w14:textId="77777777" w:rsidR="00CE0E58" w:rsidRPr="00E018E5" w:rsidRDefault="00CE0E58" w:rsidP="00E018E5">
            <w:pPr>
              <w:pStyle w:val="Tabletext"/>
              <w:jc w:val="center"/>
              <w:rPr>
                <w:rFonts w:eastAsia="SimSun"/>
                <w:lang w:val="en-US"/>
              </w:rPr>
            </w:pPr>
            <w:r w:rsidRPr="00E018E5">
              <w:rPr>
                <w:rFonts w:eastAsia="SimSun" w:hint="eastAsia"/>
                <w:lang w:eastAsia="zh-CN"/>
              </w:rPr>
              <w:t>7</w:t>
            </w:r>
          </w:p>
        </w:tc>
        <w:tc>
          <w:tcPr>
            <w:tcW w:w="1422" w:type="dxa"/>
          </w:tcPr>
          <w:p w14:paraId="2099305F" w14:textId="77777777" w:rsidR="00CE0E58" w:rsidRPr="00E018E5" w:rsidRDefault="00CE0E58" w:rsidP="00E018E5">
            <w:pPr>
              <w:pStyle w:val="Tabletext"/>
              <w:jc w:val="center"/>
              <w:rPr>
                <w:rFonts w:eastAsia="SimSun"/>
                <w:lang w:val="en-US"/>
              </w:rPr>
            </w:pPr>
            <w:r w:rsidRPr="00E018E5">
              <w:rPr>
                <w:rFonts w:eastAsia="SimSun" w:hint="eastAsia"/>
                <w:lang w:eastAsia="zh-CN"/>
              </w:rPr>
              <w:t>6</w:t>
            </w:r>
          </w:p>
        </w:tc>
      </w:tr>
      <w:tr w:rsidR="00CE0E58" w:rsidRPr="00E018E5" w14:paraId="513727A0" w14:textId="77777777" w:rsidTr="00FE6265">
        <w:trPr>
          <w:cantSplit/>
          <w:jc w:val="center"/>
        </w:trPr>
        <w:tc>
          <w:tcPr>
            <w:tcW w:w="2122" w:type="dxa"/>
            <w:tcBorders>
              <w:top w:val="single" w:sz="4" w:space="0" w:color="auto"/>
              <w:left w:val="single" w:sz="4" w:space="0" w:color="auto"/>
              <w:bottom w:val="single" w:sz="4" w:space="0" w:color="auto"/>
              <w:right w:val="single" w:sz="4" w:space="0" w:color="auto"/>
            </w:tcBorders>
          </w:tcPr>
          <w:p w14:paraId="78343027" w14:textId="77777777" w:rsidR="00CE0E58" w:rsidRPr="00E018E5" w:rsidRDefault="00CE0E58" w:rsidP="00E018E5">
            <w:pPr>
              <w:pStyle w:val="Tabletext"/>
              <w:rPr>
                <w:rFonts w:eastAsia="SimSun"/>
              </w:rPr>
            </w:pPr>
            <w:r w:rsidRPr="00E018E5">
              <w:rPr>
                <w:rFonts w:eastAsia="SimSun"/>
              </w:rPr>
              <w:t>Satellite coverage area</w:t>
            </w:r>
          </w:p>
        </w:tc>
        <w:tc>
          <w:tcPr>
            <w:tcW w:w="1417" w:type="dxa"/>
            <w:tcBorders>
              <w:top w:val="single" w:sz="4" w:space="0" w:color="auto"/>
              <w:left w:val="single" w:sz="4" w:space="0" w:color="auto"/>
              <w:bottom w:val="single" w:sz="4" w:space="0" w:color="auto"/>
              <w:right w:val="single" w:sz="4" w:space="0" w:color="auto"/>
            </w:tcBorders>
          </w:tcPr>
          <w:p w14:paraId="05283245" w14:textId="77777777" w:rsidR="00CE0E58" w:rsidRPr="00E018E5" w:rsidRDefault="00CE0E58" w:rsidP="00E018E5">
            <w:pPr>
              <w:pStyle w:val="Tabletext"/>
              <w:jc w:val="center"/>
              <w:rPr>
                <w:rFonts w:eastAsia="SimSun"/>
                <w:lang w:val="en-US"/>
              </w:rPr>
            </w:pPr>
            <w:r w:rsidRPr="00E018E5">
              <w:rPr>
                <w:rFonts w:eastAsia="SimSun"/>
                <w:lang w:val="en-US"/>
              </w:rPr>
              <w:t>Global</w:t>
            </w:r>
          </w:p>
        </w:tc>
        <w:tc>
          <w:tcPr>
            <w:tcW w:w="1418" w:type="dxa"/>
            <w:tcBorders>
              <w:top w:val="single" w:sz="4" w:space="0" w:color="auto"/>
              <w:left w:val="single" w:sz="4" w:space="0" w:color="auto"/>
              <w:bottom w:val="single" w:sz="4" w:space="0" w:color="auto"/>
              <w:right w:val="single" w:sz="4" w:space="0" w:color="auto"/>
            </w:tcBorders>
          </w:tcPr>
          <w:p w14:paraId="721D3C55" w14:textId="77777777" w:rsidR="00CE0E58" w:rsidRPr="00E018E5" w:rsidRDefault="00CE0E58" w:rsidP="00E018E5">
            <w:pPr>
              <w:pStyle w:val="Tabletext"/>
              <w:jc w:val="center"/>
              <w:rPr>
                <w:rFonts w:eastAsia="SimSun"/>
                <w:lang w:val="en-US"/>
              </w:rPr>
            </w:pPr>
            <w:r w:rsidRPr="00E018E5">
              <w:rPr>
                <w:rFonts w:eastAsia="SimSun"/>
                <w:lang w:val="en-US"/>
              </w:rPr>
              <w:t>Regional</w:t>
            </w:r>
          </w:p>
        </w:tc>
        <w:tc>
          <w:tcPr>
            <w:tcW w:w="1559" w:type="dxa"/>
            <w:tcBorders>
              <w:top w:val="single" w:sz="4" w:space="0" w:color="auto"/>
              <w:left w:val="single" w:sz="4" w:space="0" w:color="auto"/>
              <w:bottom w:val="single" w:sz="4" w:space="0" w:color="auto"/>
              <w:right w:val="single" w:sz="4" w:space="0" w:color="auto"/>
            </w:tcBorders>
          </w:tcPr>
          <w:p w14:paraId="66A07CB7" w14:textId="77777777" w:rsidR="00CE0E58" w:rsidRPr="00E018E5" w:rsidRDefault="00CE0E58" w:rsidP="00E018E5">
            <w:pPr>
              <w:pStyle w:val="Tabletext"/>
              <w:jc w:val="center"/>
              <w:rPr>
                <w:rFonts w:eastAsia="SimSun"/>
                <w:lang w:val="en-US"/>
              </w:rPr>
            </w:pPr>
            <w:r w:rsidRPr="00E018E5">
              <w:rPr>
                <w:rFonts w:eastAsia="SimSun"/>
                <w:lang w:val="en-US"/>
              </w:rPr>
              <w:t>North America,</w:t>
            </w:r>
            <w:r w:rsidRPr="00E018E5">
              <w:rPr>
                <w:rFonts w:eastAsia="SimSun"/>
                <w:lang w:val="en-US"/>
              </w:rPr>
              <w:br/>
              <w:t>Alaska,</w:t>
            </w:r>
            <w:r w:rsidRPr="00E018E5">
              <w:rPr>
                <w:rFonts w:eastAsia="SimSun"/>
                <w:lang w:val="en-US"/>
              </w:rPr>
              <w:br/>
              <w:t>Hawaii</w:t>
            </w:r>
          </w:p>
        </w:tc>
        <w:tc>
          <w:tcPr>
            <w:tcW w:w="1701" w:type="dxa"/>
            <w:tcBorders>
              <w:top w:val="single" w:sz="4" w:space="0" w:color="auto"/>
              <w:left w:val="single" w:sz="4" w:space="0" w:color="auto"/>
              <w:bottom w:val="single" w:sz="4" w:space="0" w:color="auto"/>
              <w:right w:val="single" w:sz="4" w:space="0" w:color="auto"/>
            </w:tcBorders>
          </w:tcPr>
          <w:p w14:paraId="35DD71CA" w14:textId="77777777" w:rsidR="00CE0E58" w:rsidRPr="00E018E5" w:rsidRDefault="00CE0E58" w:rsidP="00E018E5">
            <w:pPr>
              <w:pStyle w:val="Tabletext"/>
              <w:jc w:val="center"/>
              <w:rPr>
                <w:rFonts w:eastAsia="SimSun"/>
                <w:lang w:val="en-US"/>
              </w:rPr>
            </w:pPr>
            <w:r w:rsidRPr="00E018E5">
              <w:rPr>
                <w:rFonts w:eastAsia="SimSun"/>
                <w:lang w:val="en-US"/>
              </w:rPr>
              <w:t>North America,</w:t>
            </w:r>
            <w:r w:rsidRPr="00E018E5">
              <w:rPr>
                <w:rFonts w:eastAsia="SimSun"/>
                <w:lang w:val="en-US"/>
              </w:rPr>
              <w:br/>
              <w:t>Alaska,</w:t>
            </w:r>
            <w:r w:rsidRPr="00E018E5">
              <w:rPr>
                <w:rFonts w:eastAsia="SimSun"/>
                <w:lang w:val="en-US"/>
              </w:rPr>
              <w:br/>
              <w:t>Hawaii</w:t>
            </w:r>
          </w:p>
        </w:tc>
        <w:tc>
          <w:tcPr>
            <w:tcW w:w="1701" w:type="dxa"/>
            <w:tcBorders>
              <w:top w:val="single" w:sz="4" w:space="0" w:color="auto"/>
              <w:left w:val="single" w:sz="4" w:space="0" w:color="auto"/>
              <w:bottom w:val="single" w:sz="4" w:space="0" w:color="auto"/>
              <w:right w:val="single" w:sz="4" w:space="0" w:color="auto"/>
            </w:tcBorders>
          </w:tcPr>
          <w:p w14:paraId="0B632F26" w14:textId="77777777" w:rsidR="00CE0E58" w:rsidRPr="00E018E5" w:rsidRDefault="00CE0E58" w:rsidP="00E018E5">
            <w:pPr>
              <w:pStyle w:val="Tabletext"/>
              <w:jc w:val="center"/>
              <w:rPr>
                <w:rFonts w:eastAsia="SimSun"/>
                <w:lang w:val="en-US"/>
              </w:rPr>
            </w:pPr>
            <w:r w:rsidRPr="00E018E5">
              <w:rPr>
                <w:rFonts w:eastAsia="SimSun"/>
                <w:lang w:val="en-US"/>
              </w:rPr>
              <w:t>Global</w:t>
            </w:r>
          </w:p>
        </w:tc>
        <w:tc>
          <w:tcPr>
            <w:tcW w:w="1417" w:type="dxa"/>
            <w:tcBorders>
              <w:top w:val="single" w:sz="4" w:space="0" w:color="auto"/>
              <w:left w:val="single" w:sz="4" w:space="0" w:color="auto"/>
              <w:bottom w:val="single" w:sz="4" w:space="0" w:color="auto"/>
              <w:right w:val="single" w:sz="4" w:space="0" w:color="auto"/>
            </w:tcBorders>
          </w:tcPr>
          <w:p w14:paraId="77147355" w14:textId="77777777" w:rsidR="00CE0E58" w:rsidRPr="00E018E5" w:rsidRDefault="00CE0E58" w:rsidP="00E018E5">
            <w:pPr>
              <w:pStyle w:val="Tabletext"/>
              <w:jc w:val="center"/>
              <w:rPr>
                <w:rFonts w:eastAsia="SimSun"/>
                <w:lang w:val="en-US"/>
              </w:rPr>
            </w:pPr>
            <w:r w:rsidRPr="00E018E5">
              <w:rPr>
                <w:rFonts w:eastAsia="SimSun"/>
                <w:lang w:val="en-US"/>
              </w:rPr>
              <w:t>Regional</w:t>
            </w:r>
          </w:p>
        </w:tc>
        <w:tc>
          <w:tcPr>
            <w:tcW w:w="1418" w:type="dxa"/>
            <w:tcBorders>
              <w:top w:val="single" w:sz="4" w:space="0" w:color="auto"/>
              <w:left w:val="single" w:sz="4" w:space="0" w:color="auto"/>
              <w:bottom w:val="single" w:sz="4" w:space="0" w:color="auto"/>
              <w:right w:val="single" w:sz="4" w:space="0" w:color="auto"/>
            </w:tcBorders>
          </w:tcPr>
          <w:p w14:paraId="66997C5D" w14:textId="77777777" w:rsidR="00CE0E58" w:rsidRPr="00E018E5" w:rsidRDefault="00CE0E58" w:rsidP="00E018E5">
            <w:pPr>
              <w:pStyle w:val="Tabletext"/>
              <w:jc w:val="center"/>
              <w:rPr>
                <w:rFonts w:eastAsia="SimSun"/>
                <w:lang w:val="en-US"/>
              </w:rPr>
            </w:pPr>
            <w:r w:rsidRPr="00E018E5">
              <w:rPr>
                <w:rFonts w:eastAsia="SimSun"/>
              </w:rPr>
              <w:t>Regional</w:t>
            </w:r>
          </w:p>
        </w:tc>
        <w:tc>
          <w:tcPr>
            <w:tcW w:w="1422" w:type="dxa"/>
            <w:tcBorders>
              <w:top w:val="single" w:sz="4" w:space="0" w:color="auto"/>
              <w:left w:val="single" w:sz="4" w:space="0" w:color="auto"/>
              <w:bottom w:val="single" w:sz="4" w:space="0" w:color="auto"/>
              <w:right w:val="single" w:sz="4" w:space="0" w:color="auto"/>
            </w:tcBorders>
          </w:tcPr>
          <w:p w14:paraId="2944D89F" w14:textId="77777777" w:rsidR="00CE0E58" w:rsidRPr="00E018E5" w:rsidRDefault="00CE0E58" w:rsidP="00E018E5">
            <w:pPr>
              <w:pStyle w:val="Tabletext"/>
              <w:jc w:val="center"/>
              <w:rPr>
                <w:rFonts w:eastAsia="SimSun"/>
                <w:lang w:val="en-US"/>
              </w:rPr>
            </w:pPr>
            <w:r w:rsidRPr="00E018E5">
              <w:rPr>
                <w:rFonts w:eastAsia="SimSun"/>
              </w:rPr>
              <w:t>Regional</w:t>
            </w:r>
          </w:p>
        </w:tc>
      </w:tr>
      <w:tr w:rsidR="00CE0E58" w:rsidRPr="00E018E5" w14:paraId="636F8471" w14:textId="77777777" w:rsidTr="00FE6265">
        <w:trPr>
          <w:cantSplit/>
          <w:jc w:val="center"/>
        </w:trPr>
        <w:tc>
          <w:tcPr>
            <w:tcW w:w="2122" w:type="dxa"/>
            <w:tcBorders>
              <w:top w:val="single" w:sz="4" w:space="0" w:color="auto"/>
              <w:left w:val="single" w:sz="4" w:space="0" w:color="auto"/>
              <w:bottom w:val="single" w:sz="4" w:space="0" w:color="auto"/>
              <w:right w:val="single" w:sz="4" w:space="0" w:color="auto"/>
            </w:tcBorders>
          </w:tcPr>
          <w:p w14:paraId="4BF7F320" w14:textId="77777777" w:rsidR="00CE0E58" w:rsidRPr="00E018E5" w:rsidRDefault="00CE0E58" w:rsidP="00E018E5">
            <w:pPr>
              <w:pStyle w:val="Tabletext"/>
              <w:rPr>
                <w:rFonts w:eastAsia="SimSun"/>
                <w:lang w:val="en-US"/>
              </w:rPr>
            </w:pPr>
            <w:r w:rsidRPr="00E018E5">
              <w:rPr>
                <w:rFonts w:eastAsia="SimSun"/>
                <w:lang w:val="en-US"/>
              </w:rPr>
              <w:t>Average beam side</w:t>
            </w:r>
            <w:r w:rsidRPr="00E018E5">
              <w:rPr>
                <w:rFonts w:eastAsia="SimSun"/>
                <w:lang w:val="en-US"/>
              </w:rPr>
              <w:br/>
              <w:t>lobes (dB)</w:t>
            </w:r>
          </w:p>
        </w:tc>
        <w:tc>
          <w:tcPr>
            <w:tcW w:w="1417" w:type="dxa"/>
            <w:tcBorders>
              <w:top w:val="single" w:sz="4" w:space="0" w:color="auto"/>
              <w:left w:val="single" w:sz="4" w:space="0" w:color="auto"/>
              <w:bottom w:val="single" w:sz="4" w:space="0" w:color="auto"/>
              <w:right w:val="single" w:sz="4" w:space="0" w:color="auto"/>
            </w:tcBorders>
          </w:tcPr>
          <w:p w14:paraId="0236EFD7" w14:textId="77777777" w:rsidR="00CE0E58" w:rsidRPr="00E018E5" w:rsidRDefault="00CE0E58" w:rsidP="00E018E5">
            <w:pPr>
              <w:pStyle w:val="Tabletext"/>
              <w:jc w:val="center"/>
              <w:rPr>
                <w:rFonts w:eastAsia="SimSun"/>
              </w:rPr>
            </w:pPr>
            <w:r w:rsidRPr="00E018E5">
              <w:rPr>
                <w:rFonts w:eastAsia="SimSun"/>
              </w:rPr>
              <w:t>*</w:t>
            </w:r>
          </w:p>
        </w:tc>
        <w:tc>
          <w:tcPr>
            <w:tcW w:w="1418" w:type="dxa"/>
            <w:tcBorders>
              <w:top w:val="single" w:sz="4" w:space="0" w:color="auto"/>
              <w:left w:val="single" w:sz="4" w:space="0" w:color="auto"/>
              <w:bottom w:val="single" w:sz="4" w:space="0" w:color="auto"/>
              <w:right w:val="single" w:sz="4" w:space="0" w:color="auto"/>
            </w:tcBorders>
          </w:tcPr>
          <w:p w14:paraId="109BBD16" w14:textId="77777777" w:rsidR="00CE0E58" w:rsidRPr="00E018E5" w:rsidRDefault="00CE0E58" w:rsidP="00E018E5">
            <w:pPr>
              <w:pStyle w:val="Tabletext"/>
              <w:jc w:val="center"/>
              <w:rPr>
                <w:rFonts w:eastAsia="SimSun"/>
              </w:rPr>
            </w:pPr>
            <w:r w:rsidRPr="00E018E5">
              <w:rPr>
                <w:rFonts w:eastAsia="SimSun"/>
              </w:rPr>
              <w:t>−25</w:t>
            </w:r>
          </w:p>
        </w:tc>
        <w:tc>
          <w:tcPr>
            <w:tcW w:w="1559" w:type="dxa"/>
            <w:tcBorders>
              <w:top w:val="single" w:sz="4" w:space="0" w:color="auto"/>
              <w:left w:val="single" w:sz="4" w:space="0" w:color="auto"/>
              <w:bottom w:val="single" w:sz="4" w:space="0" w:color="auto"/>
              <w:right w:val="single" w:sz="4" w:space="0" w:color="auto"/>
            </w:tcBorders>
          </w:tcPr>
          <w:p w14:paraId="41B1AE64" w14:textId="77777777" w:rsidR="00CE0E58" w:rsidRPr="00E018E5" w:rsidRDefault="00CE0E58" w:rsidP="00E018E5">
            <w:pPr>
              <w:pStyle w:val="Tabletext"/>
              <w:jc w:val="center"/>
              <w:rPr>
                <w:rFonts w:eastAsia="SimSun"/>
              </w:rPr>
            </w:pPr>
            <w:r w:rsidRPr="00E018E5">
              <w:rPr>
                <w:rFonts w:eastAsia="SimSun"/>
              </w:rPr>
              <w:t>−25</w:t>
            </w:r>
          </w:p>
        </w:tc>
        <w:tc>
          <w:tcPr>
            <w:tcW w:w="1701" w:type="dxa"/>
            <w:tcBorders>
              <w:top w:val="single" w:sz="4" w:space="0" w:color="auto"/>
              <w:left w:val="single" w:sz="4" w:space="0" w:color="auto"/>
              <w:bottom w:val="single" w:sz="4" w:space="0" w:color="auto"/>
              <w:right w:val="single" w:sz="4" w:space="0" w:color="auto"/>
            </w:tcBorders>
          </w:tcPr>
          <w:p w14:paraId="587C020D" w14:textId="77777777" w:rsidR="00CE0E58" w:rsidRPr="00E018E5" w:rsidRDefault="00CE0E58" w:rsidP="00E018E5">
            <w:pPr>
              <w:pStyle w:val="Tabletext"/>
              <w:jc w:val="center"/>
              <w:rPr>
                <w:rFonts w:eastAsia="SimSun"/>
              </w:rPr>
            </w:pPr>
            <w:r w:rsidRPr="00E018E5">
              <w:rPr>
                <w:rFonts w:eastAsia="SimSun"/>
              </w:rPr>
              <w:t>−25</w:t>
            </w:r>
          </w:p>
        </w:tc>
        <w:tc>
          <w:tcPr>
            <w:tcW w:w="1701" w:type="dxa"/>
            <w:tcBorders>
              <w:top w:val="single" w:sz="4" w:space="0" w:color="auto"/>
              <w:left w:val="single" w:sz="4" w:space="0" w:color="auto"/>
              <w:bottom w:val="single" w:sz="4" w:space="0" w:color="auto"/>
              <w:right w:val="single" w:sz="4" w:space="0" w:color="auto"/>
            </w:tcBorders>
          </w:tcPr>
          <w:p w14:paraId="286790C1" w14:textId="77777777" w:rsidR="00CE0E58" w:rsidRPr="00E018E5" w:rsidRDefault="00CE0E58" w:rsidP="00E018E5">
            <w:pPr>
              <w:pStyle w:val="Tabletext"/>
              <w:jc w:val="center"/>
              <w:rPr>
                <w:rFonts w:eastAsia="SimSun"/>
              </w:rPr>
            </w:pPr>
            <w:r w:rsidRPr="00E018E5">
              <w:rPr>
                <w:rFonts w:eastAsia="SimSun"/>
              </w:rPr>
              <w:t>*</w:t>
            </w:r>
          </w:p>
        </w:tc>
        <w:tc>
          <w:tcPr>
            <w:tcW w:w="1417" w:type="dxa"/>
            <w:tcBorders>
              <w:top w:val="single" w:sz="4" w:space="0" w:color="auto"/>
              <w:left w:val="single" w:sz="4" w:space="0" w:color="auto"/>
              <w:bottom w:val="single" w:sz="4" w:space="0" w:color="auto"/>
              <w:right w:val="single" w:sz="4" w:space="0" w:color="auto"/>
            </w:tcBorders>
          </w:tcPr>
          <w:p w14:paraId="28290266" w14:textId="77777777" w:rsidR="00CE0E58" w:rsidRPr="00E018E5" w:rsidRDefault="00CE0E58" w:rsidP="00E018E5">
            <w:pPr>
              <w:pStyle w:val="Tabletext"/>
              <w:jc w:val="center"/>
              <w:rPr>
                <w:rFonts w:eastAsia="SimSun"/>
              </w:rPr>
            </w:pPr>
            <w:r w:rsidRPr="00E018E5">
              <w:rPr>
                <w:rFonts w:eastAsia="SimSun"/>
              </w:rPr>
              <w:t>−20</w:t>
            </w:r>
          </w:p>
        </w:tc>
        <w:tc>
          <w:tcPr>
            <w:tcW w:w="1418" w:type="dxa"/>
            <w:tcBorders>
              <w:top w:val="single" w:sz="4" w:space="0" w:color="auto"/>
              <w:left w:val="single" w:sz="4" w:space="0" w:color="auto"/>
              <w:bottom w:val="single" w:sz="4" w:space="0" w:color="auto"/>
              <w:right w:val="single" w:sz="4" w:space="0" w:color="auto"/>
            </w:tcBorders>
          </w:tcPr>
          <w:p w14:paraId="484DC511" w14:textId="77777777" w:rsidR="00CE0E58" w:rsidRPr="00E018E5" w:rsidRDefault="00CE0E58" w:rsidP="00E018E5">
            <w:pPr>
              <w:pStyle w:val="Tabletext"/>
              <w:jc w:val="center"/>
              <w:rPr>
                <w:rFonts w:eastAsia="SimSun"/>
              </w:rPr>
            </w:pPr>
            <w:r w:rsidRPr="00E018E5">
              <w:rPr>
                <w:rFonts w:eastAsia="SimSun"/>
              </w:rPr>
              <w:t>−20</w:t>
            </w:r>
          </w:p>
        </w:tc>
        <w:tc>
          <w:tcPr>
            <w:tcW w:w="1422" w:type="dxa"/>
            <w:tcBorders>
              <w:top w:val="single" w:sz="4" w:space="0" w:color="auto"/>
              <w:left w:val="single" w:sz="4" w:space="0" w:color="auto"/>
              <w:bottom w:val="single" w:sz="4" w:space="0" w:color="auto"/>
              <w:right w:val="single" w:sz="4" w:space="0" w:color="auto"/>
            </w:tcBorders>
          </w:tcPr>
          <w:p w14:paraId="6A8DF7FD" w14:textId="77777777" w:rsidR="00CE0E58" w:rsidRPr="00E018E5" w:rsidRDefault="00CE0E58" w:rsidP="00E018E5">
            <w:pPr>
              <w:pStyle w:val="Tabletext"/>
              <w:jc w:val="center"/>
              <w:rPr>
                <w:rFonts w:eastAsia="SimSun"/>
              </w:rPr>
            </w:pPr>
            <w:r w:rsidRPr="00E018E5">
              <w:rPr>
                <w:rFonts w:eastAsia="SimSun"/>
              </w:rPr>
              <w:t>−20</w:t>
            </w:r>
          </w:p>
        </w:tc>
      </w:tr>
      <w:tr w:rsidR="00CE0E58" w:rsidRPr="00E018E5" w14:paraId="1FECF40E" w14:textId="77777777" w:rsidTr="00FE6265">
        <w:trPr>
          <w:cantSplit/>
          <w:jc w:val="center"/>
        </w:trPr>
        <w:tc>
          <w:tcPr>
            <w:tcW w:w="2122" w:type="dxa"/>
            <w:tcBorders>
              <w:top w:val="single" w:sz="4" w:space="0" w:color="auto"/>
              <w:left w:val="single" w:sz="4" w:space="0" w:color="auto"/>
              <w:bottom w:val="single" w:sz="4" w:space="0" w:color="auto"/>
              <w:right w:val="single" w:sz="4" w:space="0" w:color="auto"/>
            </w:tcBorders>
          </w:tcPr>
          <w:p w14:paraId="4838D398" w14:textId="77777777" w:rsidR="00CE0E58" w:rsidRPr="00E018E5" w:rsidRDefault="00CE0E58" w:rsidP="00E018E5">
            <w:pPr>
              <w:pStyle w:val="Tabletext"/>
              <w:rPr>
                <w:rFonts w:eastAsia="SimSun"/>
                <w:lang w:val="en-US"/>
              </w:rPr>
            </w:pPr>
            <w:r w:rsidRPr="00E018E5">
              <w:rPr>
                <w:rFonts w:eastAsia="SimSun"/>
                <w:lang w:val="en-US"/>
              </w:rPr>
              <w:t>Beam frequency reuse</w:t>
            </w:r>
          </w:p>
        </w:tc>
        <w:tc>
          <w:tcPr>
            <w:tcW w:w="1417" w:type="dxa"/>
            <w:tcBorders>
              <w:top w:val="single" w:sz="4" w:space="0" w:color="auto"/>
              <w:left w:val="single" w:sz="4" w:space="0" w:color="auto"/>
              <w:bottom w:val="single" w:sz="4" w:space="0" w:color="auto"/>
              <w:right w:val="single" w:sz="4" w:space="0" w:color="auto"/>
            </w:tcBorders>
          </w:tcPr>
          <w:p w14:paraId="471A4150" w14:textId="77777777" w:rsidR="00CE0E58" w:rsidRPr="00E018E5" w:rsidRDefault="00CE0E58" w:rsidP="00E018E5">
            <w:pPr>
              <w:pStyle w:val="Tabletext"/>
              <w:jc w:val="center"/>
              <w:rPr>
                <w:rFonts w:eastAsia="SimSun"/>
              </w:rPr>
            </w:pPr>
            <w:r w:rsidRPr="00E018E5">
              <w:rPr>
                <w:rFonts w:eastAsia="SimSun"/>
              </w:rPr>
              <w:t>5</w:t>
            </w:r>
          </w:p>
        </w:tc>
        <w:tc>
          <w:tcPr>
            <w:tcW w:w="1418" w:type="dxa"/>
            <w:tcBorders>
              <w:top w:val="single" w:sz="4" w:space="0" w:color="auto"/>
              <w:left w:val="single" w:sz="4" w:space="0" w:color="auto"/>
              <w:bottom w:val="single" w:sz="4" w:space="0" w:color="auto"/>
              <w:right w:val="single" w:sz="4" w:space="0" w:color="auto"/>
            </w:tcBorders>
          </w:tcPr>
          <w:p w14:paraId="554884C2" w14:textId="77777777" w:rsidR="00CE0E58" w:rsidRPr="00E018E5" w:rsidRDefault="00CE0E58" w:rsidP="00E018E5">
            <w:pPr>
              <w:pStyle w:val="Tabletext"/>
              <w:jc w:val="center"/>
              <w:rPr>
                <w:rFonts w:eastAsia="SimSun"/>
              </w:rPr>
            </w:pPr>
            <w:r w:rsidRPr="00E018E5">
              <w:rPr>
                <w:rFonts w:eastAsia="SimSun"/>
              </w:rPr>
              <w:t>5</w:t>
            </w:r>
          </w:p>
        </w:tc>
        <w:tc>
          <w:tcPr>
            <w:tcW w:w="1559" w:type="dxa"/>
            <w:tcBorders>
              <w:top w:val="single" w:sz="4" w:space="0" w:color="auto"/>
              <w:left w:val="single" w:sz="4" w:space="0" w:color="auto"/>
              <w:bottom w:val="single" w:sz="4" w:space="0" w:color="auto"/>
              <w:right w:val="single" w:sz="4" w:space="0" w:color="auto"/>
            </w:tcBorders>
          </w:tcPr>
          <w:p w14:paraId="5A19F97D" w14:textId="77777777" w:rsidR="00CE0E58" w:rsidRPr="00E018E5" w:rsidRDefault="00CE0E58" w:rsidP="00E018E5">
            <w:pPr>
              <w:pStyle w:val="Tabletext"/>
              <w:jc w:val="center"/>
              <w:rPr>
                <w:rFonts w:eastAsia="SimSun"/>
              </w:rPr>
            </w:pPr>
            <w:r w:rsidRPr="00E018E5">
              <w:rPr>
                <w:rFonts w:eastAsia="SimSun"/>
              </w:rPr>
              <w:t>1.3</w:t>
            </w:r>
          </w:p>
        </w:tc>
        <w:tc>
          <w:tcPr>
            <w:tcW w:w="1701" w:type="dxa"/>
            <w:tcBorders>
              <w:top w:val="single" w:sz="4" w:space="0" w:color="auto"/>
              <w:left w:val="single" w:sz="4" w:space="0" w:color="auto"/>
              <w:bottom w:val="single" w:sz="4" w:space="0" w:color="auto"/>
              <w:right w:val="single" w:sz="4" w:space="0" w:color="auto"/>
            </w:tcBorders>
          </w:tcPr>
          <w:p w14:paraId="318529A5" w14:textId="77777777" w:rsidR="00CE0E58" w:rsidRPr="00E018E5" w:rsidRDefault="00CE0E58" w:rsidP="00E018E5">
            <w:pPr>
              <w:pStyle w:val="Tabletext"/>
              <w:jc w:val="center"/>
              <w:rPr>
                <w:rFonts w:eastAsia="SimSun"/>
              </w:rPr>
            </w:pPr>
            <w:r w:rsidRPr="00E018E5">
              <w:rPr>
                <w:rFonts w:eastAsia="SimSun"/>
              </w:rPr>
              <w:t>2</w:t>
            </w:r>
          </w:p>
        </w:tc>
        <w:tc>
          <w:tcPr>
            <w:tcW w:w="1701" w:type="dxa"/>
            <w:tcBorders>
              <w:top w:val="single" w:sz="4" w:space="0" w:color="auto"/>
              <w:left w:val="single" w:sz="4" w:space="0" w:color="auto"/>
              <w:bottom w:val="single" w:sz="4" w:space="0" w:color="auto"/>
              <w:right w:val="single" w:sz="4" w:space="0" w:color="auto"/>
            </w:tcBorders>
          </w:tcPr>
          <w:p w14:paraId="5C9B74BC" w14:textId="77777777" w:rsidR="00CE0E58" w:rsidRPr="00E018E5" w:rsidRDefault="00CE0E58" w:rsidP="00E018E5">
            <w:pPr>
              <w:pStyle w:val="Tabletext"/>
              <w:jc w:val="center"/>
              <w:rPr>
                <w:rFonts w:eastAsia="SimSun"/>
              </w:rPr>
            </w:pPr>
            <w:r w:rsidRPr="00E018E5">
              <w:rPr>
                <w:rFonts w:eastAsia="SimSun"/>
              </w:rPr>
              <w:t>*</w:t>
            </w:r>
          </w:p>
        </w:tc>
        <w:tc>
          <w:tcPr>
            <w:tcW w:w="1417" w:type="dxa"/>
            <w:tcBorders>
              <w:top w:val="single" w:sz="4" w:space="0" w:color="auto"/>
              <w:left w:val="single" w:sz="4" w:space="0" w:color="auto"/>
              <w:bottom w:val="single" w:sz="4" w:space="0" w:color="auto"/>
              <w:right w:val="single" w:sz="4" w:space="0" w:color="auto"/>
            </w:tcBorders>
          </w:tcPr>
          <w:p w14:paraId="52DA2950" w14:textId="77777777" w:rsidR="00CE0E58" w:rsidRPr="00E018E5" w:rsidRDefault="00CE0E58" w:rsidP="00E018E5">
            <w:pPr>
              <w:pStyle w:val="Tabletext"/>
              <w:jc w:val="center"/>
              <w:rPr>
                <w:rFonts w:eastAsia="SimSun"/>
                <w:lang w:val="en-US"/>
              </w:rPr>
            </w:pPr>
            <w:r w:rsidRPr="00E018E5">
              <w:rPr>
                <w:rFonts w:eastAsia="SimSun"/>
                <w:lang w:val="en-US"/>
              </w:rPr>
              <w:t>1 to 30</w:t>
            </w:r>
          </w:p>
        </w:tc>
        <w:tc>
          <w:tcPr>
            <w:tcW w:w="1418" w:type="dxa"/>
            <w:tcBorders>
              <w:top w:val="single" w:sz="4" w:space="0" w:color="auto"/>
              <w:left w:val="single" w:sz="4" w:space="0" w:color="auto"/>
              <w:bottom w:val="single" w:sz="4" w:space="0" w:color="auto"/>
              <w:right w:val="single" w:sz="4" w:space="0" w:color="auto"/>
            </w:tcBorders>
          </w:tcPr>
          <w:p w14:paraId="166FB3D0" w14:textId="77777777" w:rsidR="00CE0E58" w:rsidRPr="00E018E5" w:rsidRDefault="00CE0E58" w:rsidP="00E018E5">
            <w:pPr>
              <w:pStyle w:val="Tabletext"/>
              <w:jc w:val="center"/>
              <w:rPr>
                <w:rFonts w:eastAsia="SimSun"/>
                <w:lang w:val="en-US"/>
              </w:rPr>
            </w:pPr>
            <w:r w:rsidRPr="00E018E5">
              <w:rPr>
                <w:rFonts w:eastAsia="SimSun"/>
              </w:rPr>
              <w:t>*</w:t>
            </w:r>
          </w:p>
        </w:tc>
        <w:tc>
          <w:tcPr>
            <w:tcW w:w="1422" w:type="dxa"/>
            <w:tcBorders>
              <w:top w:val="single" w:sz="4" w:space="0" w:color="auto"/>
              <w:left w:val="single" w:sz="4" w:space="0" w:color="auto"/>
              <w:bottom w:val="single" w:sz="4" w:space="0" w:color="auto"/>
              <w:right w:val="single" w:sz="4" w:space="0" w:color="auto"/>
            </w:tcBorders>
          </w:tcPr>
          <w:p w14:paraId="5651EC8E" w14:textId="77777777" w:rsidR="00CE0E58" w:rsidRPr="00E018E5" w:rsidRDefault="00CE0E58" w:rsidP="00E018E5">
            <w:pPr>
              <w:pStyle w:val="Tabletext"/>
              <w:jc w:val="center"/>
              <w:rPr>
                <w:rFonts w:eastAsia="SimSun"/>
                <w:lang w:val="en-US"/>
              </w:rPr>
            </w:pPr>
            <w:r w:rsidRPr="00E018E5">
              <w:rPr>
                <w:rFonts w:eastAsia="SimSun"/>
              </w:rPr>
              <w:t>*</w:t>
            </w:r>
          </w:p>
        </w:tc>
      </w:tr>
    </w:tbl>
    <w:p w14:paraId="605B8936" w14:textId="3183B067" w:rsidR="00CE0E58" w:rsidRPr="00BE2B58" w:rsidRDefault="006A7D0B" w:rsidP="00C26D67">
      <w:pPr>
        <w:pStyle w:val="TableNo"/>
        <w:rPr>
          <w:rFonts w:eastAsia="SimSun"/>
          <w:lang w:val="en-US"/>
        </w:rPr>
      </w:pPr>
      <w:r>
        <w:rPr>
          <w:rFonts w:eastAsia="SimSun"/>
          <w:lang w:val="en-US"/>
        </w:rPr>
        <w:lastRenderedPageBreak/>
        <w:br/>
      </w:r>
      <w:r w:rsidR="00CE0E58" w:rsidRPr="00BE2B58">
        <w:rPr>
          <w:rFonts w:eastAsia="SimSun"/>
          <w:lang w:val="en-US"/>
        </w:rPr>
        <w:t>TABLE 1a (</w:t>
      </w:r>
      <w:r w:rsidRPr="00BE2B58">
        <w:rPr>
          <w:rFonts w:eastAsia="SimSun"/>
          <w:i/>
          <w:iCs/>
          <w:caps w:val="0"/>
          <w:lang w:val="en-US"/>
        </w:rPr>
        <w:t>end</w:t>
      </w:r>
      <w:r w:rsidR="00CE0E58" w:rsidRPr="00BE2B58">
        <w:rPr>
          <w:rFonts w:eastAsia="SimSun"/>
          <w:lang w:val="en-US"/>
        </w:rPr>
        <w:t>)</w:t>
      </w: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31"/>
        <w:gridCol w:w="1367"/>
        <w:gridCol w:w="1493"/>
        <w:gridCol w:w="1493"/>
        <w:gridCol w:w="1493"/>
        <w:gridCol w:w="1119"/>
        <w:gridCol w:w="1493"/>
        <w:gridCol w:w="1493"/>
        <w:gridCol w:w="1493"/>
      </w:tblGrid>
      <w:tr w:rsidR="00CE0E58" w:rsidRPr="00BE2B58" w14:paraId="73F9ECA8" w14:textId="77777777" w:rsidTr="00A45B1C">
        <w:trPr>
          <w:cantSplit/>
          <w:jc w:val="center"/>
        </w:trPr>
        <w:tc>
          <w:tcPr>
            <w:tcW w:w="2731" w:type="dxa"/>
            <w:vMerge w:val="restart"/>
            <w:tcBorders>
              <w:top w:val="single" w:sz="4" w:space="0" w:color="auto"/>
              <w:left w:val="single" w:sz="4" w:space="0" w:color="auto"/>
              <w:bottom w:val="single" w:sz="4" w:space="0" w:color="auto"/>
              <w:right w:val="single" w:sz="4" w:space="0" w:color="auto"/>
              <w:tl2br w:val="single" w:sz="2" w:space="0" w:color="auto"/>
            </w:tcBorders>
          </w:tcPr>
          <w:p w14:paraId="32ABCB70" w14:textId="77777777" w:rsidR="00CE0E58" w:rsidRPr="00BE2B58" w:rsidRDefault="00CE0E58" w:rsidP="00A45B1C">
            <w:pPr>
              <w:keepNext/>
              <w:keepLines/>
              <w:spacing w:before="80" w:after="80"/>
              <w:jc w:val="right"/>
              <w:rPr>
                <w:rFonts w:ascii="Times New Roman Bold" w:eastAsia="SimSun" w:hAnsi="Times New Roman Bold" w:cs="Times New Roman Bold"/>
                <w:b/>
                <w:sz w:val="20"/>
                <w:lang w:val="en-US"/>
              </w:rPr>
            </w:pPr>
            <w:r w:rsidRPr="00BE2B58">
              <w:rPr>
                <w:rFonts w:ascii="Times New Roman Bold" w:eastAsia="SimSun" w:hAnsi="Times New Roman Bold" w:cs="Times New Roman Bold"/>
                <w:b/>
                <w:sz w:val="20"/>
                <w:lang w:val="en-US"/>
              </w:rPr>
              <w:t>System</w:t>
            </w:r>
          </w:p>
          <w:p w14:paraId="03A853F8" w14:textId="77777777" w:rsidR="00CE0E58" w:rsidRPr="00BE2B58" w:rsidRDefault="00CE0E58" w:rsidP="00A45B1C">
            <w:pPr>
              <w:keepNext/>
              <w:keepLines/>
              <w:spacing w:before="80" w:after="80"/>
              <w:rPr>
                <w:rFonts w:ascii="Times New Roman Bold" w:eastAsia="SimSun" w:hAnsi="Times New Roman Bold" w:cs="Times New Roman Bold"/>
                <w:b/>
                <w:sz w:val="20"/>
                <w:lang w:val="en-US"/>
              </w:rPr>
            </w:pPr>
            <w:r w:rsidRPr="00BE2B58">
              <w:rPr>
                <w:rFonts w:ascii="Times New Roman Bold" w:eastAsia="SimSun" w:hAnsi="Times New Roman Bold" w:cs="Times New Roman Bold"/>
                <w:b/>
                <w:sz w:val="20"/>
                <w:lang w:val="en-US"/>
              </w:rPr>
              <w:t>Parameter</w:t>
            </w:r>
          </w:p>
        </w:tc>
        <w:tc>
          <w:tcPr>
            <w:tcW w:w="11444" w:type="dxa"/>
            <w:gridSpan w:val="8"/>
            <w:tcBorders>
              <w:top w:val="single" w:sz="4" w:space="0" w:color="auto"/>
              <w:left w:val="single" w:sz="4" w:space="0" w:color="auto"/>
              <w:bottom w:val="single" w:sz="4" w:space="0" w:color="auto"/>
              <w:right w:val="single" w:sz="4" w:space="0" w:color="auto"/>
            </w:tcBorders>
          </w:tcPr>
          <w:p w14:paraId="6BAA011F" w14:textId="77777777" w:rsidR="00CE0E58" w:rsidRPr="00BE2B58" w:rsidRDefault="00CE0E58" w:rsidP="00A45B1C">
            <w:pPr>
              <w:keepNext/>
              <w:keepLines/>
              <w:spacing w:before="80" w:after="80"/>
              <w:jc w:val="center"/>
              <w:rPr>
                <w:rFonts w:ascii="Times New Roman Bold" w:eastAsia="SimSun" w:hAnsi="Times New Roman Bold" w:cs="Times New Roman Bold"/>
                <w:b/>
                <w:sz w:val="20"/>
                <w:lang w:val="en-US"/>
              </w:rPr>
            </w:pPr>
            <w:r w:rsidRPr="00BE2B58">
              <w:rPr>
                <w:rFonts w:ascii="Times New Roman Bold" w:eastAsia="SimSun" w:hAnsi="Times New Roman Bold" w:cs="Times New Roman Bold"/>
                <w:b/>
                <w:sz w:val="20"/>
                <w:lang w:val="en-US"/>
              </w:rPr>
              <w:t>GSO</w:t>
            </w:r>
          </w:p>
        </w:tc>
      </w:tr>
      <w:tr w:rsidR="00CE0E58" w:rsidRPr="00BE2B58" w14:paraId="52784BDC" w14:textId="77777777" w:rsidTr="002A7534">
        <w:trPr>
          <w:cantSplit/>
          <w:jc w:val="center"/>
        </w:trPr>
        <w:tc>
          <w:tcPr>
            <w:tcW w:w="2731" w:type="dxa"/>
            <w:vMerge/>
            <w:tcBorders>
              <w:top w:val="single" w:sz="4" w:space="0" w:color="auto"/>
              <w:left w:val="single" w:sz="4" w:space="0" w:color="auto"/>
              <w:bottom w:val="single" w:sz="4" w:space="0" w:color="auto"/>
              <w:right w:val="single" w:sz="4" w:space="0" w:color="auto"/>
            </w:tcBorders>
          </w:tcPr>
          <w:p w14:paraId="55F8E689" w14:textId="77777777" w:rsidR="00CE0E58" w:rsidRPr="00BE2B58" w:rsidRDefault="00CE0E58" w:rsidP="00A45B1C">
            <w:pPr>
              <w:keepNext/>
              <w:keepLines/>
              <w:spacing w:before="80" w:after="80"/>
              <w:jc w:val="center"/>
              <w:rPr>
                <w:rFonts w:ascii="Times New Roman Bold" w:eastAsia="SimSun" w:hAnsi="Times New Roman Bold" w:cs="Times New Roman Bold"/>
                <w:b/>
                <w:sz w:val="20"/>
                <w:lang w:val="en-US"/>
              </w:rPr>
            </w:pPr>
          </w:p>
        </w:tc>
        <w:tc>
          <w:tcPr>
            <w:tcW w:w="1367" w:type="dxa"/>
            <w:tcBorders>
              <w:top w:val="single" w:sz="4" w:space="0" w:color="auto"/>
              <w:left w:val="single" w:sz="4" w:space="0" w:color="auto"/>
              <w:bottom w:val="single" w:sz="4" w:space="0" w:color="auto"/>
              <w:right w:val="single" w:sz="4" w:space="0" w:color="auto"/>
            </w:tcBorders>
          </w:tcPr>
          <w:p w14:paraId="48B0F933" w14:textId="77777777" w:rsidR="00CE0E58" w:rsidRPr="00BE2B58" w:rsidRDefault="00CE0E58" w:rsidP="00A45B1C">
            <w:pPr>
              <w:keepNext/>
              <w:keepLines/>
              <w:spacing w:before="80" w:after="80"/>
              <w:jc w:val="center"/>
              <w:rPr>
                <w:rFonts w:ascii="Times New Roman Bold" w:eastAsia="SimSun" w:hAnsi="Times New Roman Bold" w:cs="Times New Roman Bold"/>
                <w:b/>
                <w:sz w:val="20"/>
                <w:lang w:val="es-ES_tradnl"/>
              </w:rPr>
            </w:pPr>
            <w:r w:rsidRPr="00BE2B58">
              <w:rPr>
                <w:rFonts w:ascii="Times New Roman Bold" w:eastAsia="SimSun" w:hAnsi="Times New Roman Bold" w:cs="Times New Roman Bold"/>
                <w:b/>
                <w:sz w:val="20"/>
                <w:lang w:val="es-ES_tradnl"/>
              </w:rPr>
              <w:t>A</w:t>
            </w:r>
          </w:p>
        </w:tc>
        <w:tc>
          <w:tcPr>
            <w:tcW w:w="1493" w:type="dxa"/>
            <w:tcBorders>
              <w:top w:val="single" w:sz="4" w:space="0" w:color="auto"/>
              <w:left w:val="single" w:sz="4" w:space="0" w:color="auto"/>
              <w:bottom w:val="single" w:sz="4" w:space="0" w:color="auto"/>
              <w:right w:val="single" w:sz="4" w:space="0" w:color="auto"/>
            </w:tcBorders>
          </w:tcPr>
          <w:p w14:paraId="4854F4CA" w14:textId="77777777" w:rsidR="00CE0E58" w:rsidRPr="00BE2B58" w:rsidRDefault="00CE0E58" w:rsidP="00A45B1C">
            <w:pPr>
              <w:keepNext/>
              <w:keepLines/>
              <w:spacing w:before="80" w:after="80"/>
              <w:jc w:val="center"/>
              <w:rPr>
                <w:rFonts w:ascii="Times New Roman Bold" w:eastAsia="SimSun" w:hAnsi="Times New Roman Bold" w:cs="Times New Roman Bold"/>
                <w:b/>
                <w:sz w:val="20"/>
                <w:lang w:val="es-ES_tradnl"/>
              </w:rPr>
            </w:pPr>
            <w:r w:rsidRPr="00BE2B58">
              <w:rPr>
                <w:rFonts w:ascii="Times New Roman Bold" w:eastAsia="SimSun" w:hAnsi="Times New Roman Bold" w:cs="Times New Roman Bold"/>
                <w:b/>
                <w:sz w:val="20"/>
                <w:lang w:val="es-ES_tradnl"/>
              </w:rPr>
              <w:t>B</w:t>
            </w:r>
          </w:p>
        </w:tc>
        <w:tc>
          <w:tcPr>
            <w:tcW w:w="1493" w:type="dxa"/>
            <w:tcBorders>
              <w:top w:val="single" w:sz="4" w:space="0" w:color="auto"/>
              <w:left w:val="single" w:sz="4" w:space="0" w:color="auto"/>
              <w:bottom w:val="single" w:sz="4" w:space="0" w:color="auto"/>
              <w:right w:val="single" w:sz="4" w:space="0" w:color="auto"/>
            </w:tcBorders>
          </w:tcPr>
          <w:p w14:paraId="7E3FCC5C" w14:textId="77777777" w:rsidR="00CE0E58" w:rsidRPr="00BE2B58" w:rsidRDefault="00CE0E58" w:rsidP="00A45B1C">
            <w:pPr>
              <w:keepNext/>
              <w:keepLines/>
              <w:spacing w:before="80" w:after="80"/>
              <w:jc w:val="center"/>
              <w:rPr>
                <w:rFonts w:ascii="Times New Roman Bold" w:eastAsia="SimSun" w:hAnsi="Times New Roman Bold" w:cs="Times New Roman Bold"/>
                <w:b/>
                <w:sz w:val="20"/>
                <w:lang w:val="es-ES_tradnl"/>
              </w:rPr>
            </w:pPr>
            <w:r w:rsidRPr="00BE2B58">
              <w:rPr>
                <w:rFonts w:ascii="Times New Roman Bold" w:eastAsia="SimSun" w:hAnsi="Times New Roman Bold" w:cs="Times New Roman Bold"/>
                <w:b/>
                <w:sz w:val="20"/>
                <w:lang w:val="es-ES_tradnl"/>
              </w:rPr>
              <w:t>C</w:t>
            </w:r>
          </w:p>
        </w:tc>
        <w:tc>
          <w:tcPr>
            <w:tcW w:w="1493" w:type="dxa"/>
            <w:tcBorders>
              <w:top w:val="single" w:sz="4" w:space="0" w:color="auto"/>
              <w:left w:val="single" w:sz="4" w:space="0" w:color="auto"/>
              <w:bottom w:val="single" w:sz="4" w:space="0" w:color="auto"/>
              <w:right w:val="single" w:sz="4" w:space="0" w:color="auto"/>
            </w:tcBorders>
          </w:tcPr>
          <w:p w14:paraId="708FE399" w14:textId="77777777" w:rsidR="00CE0E58" w:rsidRPr="00BE2B58" w:rsidRDefault="00CE0E58" w:rsidP="00A45B1C">
            <w:pPr>
              <w:keepNext/>
              <w:keepLines/>
              <w:spacing w:before="80" w:after="80"/>
              <w:jc w:val="center"/>
              <w:rPr>
                <w:rFonts w:ascii="Times New Roman Bold" w:eastAsia="SimSun" w:hAnsi="Times New Roman Bold" w:cs="Times New Roman Bold"/>
                <w:b/>
                <w:sz w:val="20"/>
                <w:lang w:val="es-ES_tradnl"/>
              </w:rPr>
            </w:pPr>
            <w:r w:rsidRPr="00BE2B58">
              <w:rPr>
                <w:rFonts w:ascii="Times New Roman Bold" w:eastAsia="SimSun" w:hAnsi="Times New Roman Bold" w:cs="Times New Roman Bold"/>
                <w:b/>
                <w:sz w:val="20"/>
                <w:lang w:val="es-ES_tradnl"/>
              </w:rPr>
              <w:t>D</w:t>
            </w:r>
          </w:p>
        </w:tc>
        <w:tc>
          <w:tcPr>
            <w:tcW w:w="1119" w:type="dxa"/>
            <w:tcBorders>
              <w:top w:val="single" w:sz="4" w:space="0" w:color="auto"/>
              <w:left w:val="single" w:sz="4" w:space="0" w:color="auto"/>
              <w:bottom w:val="single" w:sz="4" w:space="0" w:color="auto"/>
              <w:right w:val="single" w:sz="4" w:space="0" w:color="auto"/>
            </w:tcBorders>
          </w:tcPr>
          <w:p w14:paraId="5B1B604A" w14:textId="77777777" w:rsidR="00CE0E58" w:rsidRPr="00BE2B58" w:rsidRDefault="00CE0E58" w:rsidP="00A45B1C">
            <w:pPr>
              <w:keepNext/>
              <w:keepLines/>
              <w:spacing w:before="80" w:after="80"/>
              <w:jc w:val="center"/>
              <w:rPr>
                <w:rFonts w:ascii="Times New Roman Bold" w:eastAsia="SimSun" w:hAnsi="Times New Roman Bold" w:cs="Times New Roman Bold"/>
                <w:b/>
                <w:sz w:val="20"/>
                <w:lang w:val="es-ES_tradnl"/>
              </w:rPr>
            </w:pPr>
            <w:r w:rsidRPr="00BE2B58">
              <w:rPr>
                <w:rFonts w:ascii="Times New Roman Bold" w:eastAsia="SimSun" w:hAnsi="Times New Roman Bold" w:cs="Times New Roman Bold"/>
                <w:b/>
                <w:sz w:val="20"/>
                <w:lang w:val="es-ES_tradnl"/>
              </w:rPr>
              <w:t>E</w:t>
            </w:r>
          </w:p>
        </w:tc>
        <w:tc>
          <w:tcPr>
            <w:tcW w:w="1493" w:type="dxa"/>
            <w:tcBorders>
              <w:top w:val="single" w:sz="4" w:space="0" w:color="auto"/>
              <w:left w:val="single" w:sz="4" w:space="0" w:color="auto"/>
              <w:bottom w:val="single" w:sz="4" w:space="0" w:color="auto"/>
              <w:right w:val="single" w:sz="4" w:space="0" w:color="auto"/>
            </w:tcBorders>
          </w:tcPr>
          <w:p w14:paraId="4449CC87" w14:textId="77777777" w:rsidR="00CE0E58" w:rsidRPr="00BE2B58" w:rsidRDefault="00CE0E58" w:rsidP="00A45B1C">
            <w:pPr>
              <w:keepNext/>
              <w:keepLines/>
              <w:spacing w:before="80" w:after="80"/>
              <w:jc w:val="center"/>
              <w:rPr>
                <w:rFonts w:ascii="Times New Roman Bold" w:eastAsia="SimSun" w:hAnsi="Times New Roman Bold" w:cs="Times New Roman Bold"/>
                <w:b/>
                <w:sz w:val="20"/>
                <w:lang w:val="es-ES_tradnl"/>
              </w:rPr>
            </w:pPr>
            <w:r w:rsidRPr="00BE2B58">
              <w:rPr>
                <w:rFonts w:ascii="Times New Roman Bold" w:eastAsia="SimSun" w:hAnsi="Times New Roman Bold" w:cs="Times New Roman Bold"/>
                <w:b/>
                <w:sz w:val="20"/>
                <w:lang w:val="es-ES_tradnl"/>
              </w:rPr>
              <w:t>F</w:t>
            </w:r>
          </w:p>
        </w:tc>
        <w:tc>
          <w:tcPr>
            <w:tcW w:w="1493" w:type="dxa"/>
            <w:tcBorders>
              <w:top w:val="single" w:sz="4" w:space="0" w:color="auto"/>
              <w:left w:val="single" w:sz="4" w:space="0" w:color="auto"/>
              <w:bottom w:val="single" w:sz="4" w:space="0" w:color="auto"/>
              <w:right w:val="single" w:sz="4" w:space="0" w:color="auto"/>
            </w:tcBorders>
          </w:tcPr>
          <w:p w14:paraId="5E38221F" w14:textId="77777777" w:rsidR="00CE0E58" w:rsidRPr="00BE2B58" w:rsidRDefault="00CE0E58" w:rsidP="00A45B1C">
            <w:pPr>
              <w:keepNext/>
              <w:keepLines/>
              <w:spacing w:before="80" w:after="80"/>
              <w:jc w:val="center"/>
              <w:rPr>
                <w:rFonts w:ascii="Times New Roman Bold" w:eastAsia="SimSun" w:hAnsi="Times New Roman Bold" w:cs="Times New Roman Bold"/>
                <w:b/>
                <w:sz w:val="20"/>
                <w:lang w:val="es-ES_tradnl" w:eastAsia="zh-CN"/>
              </w:rPr>
            </w:pPr>
            <w:r w:rsidRPr="00BE2B58">
              <w:rPr>
                <w:rFonts w:ascii="Times New Roman Bold" w:eastAsia="SimSun" w:hAnsi="Times New Roman Bold" w:cs="Times New Roman Bold" w:hint="eastAsia"/>
                <w:b/>
                <w:sz w:val="20"/>
                <w:lang w:val="es-ES_tradnl" w:eastAsia="zh-CN"/>
              </w:rPr>
              <w:t>G</w:t>
            </w:r>
          </w:p>
        </w:tc>
        <w:tc>
          <w:tcPr>
            <w:tcW w:w="1493" w:type="dxa"/>
            <w:tcBorders>
              <w:top w:val="single" w:sz="4" w:space="0" w:color="auto"/>
              <w:left w:val="single" w:sz="4" w:space="0" w:color="auto"/>
              <w:bottom w:val="single" w:sz="4" w:space="0" w:color="auto"/>
              <w:right w:val="single" w:sz="4" w:space="0" w:color="auto"/>
            </w:tcBorders>
          </w:tcPr>
          <w:p w14:paraId="2A81D941" w14:textId="77777777" w:rsidR="00CE0E58" w:rsidRPr="00BE2B58" w:rsidRDefault="00CE0E58" w:rsidP="00A45B1C">
            <w:pPr>
              <w:keepNext/>
              <w:keepLines/>
              <w:spacing w:before="80" w:after="80"/>
              <w:jc w:val="center"/>
              <w:rPr>
                <w:rFonts w:ascii="Times New Roman Bold" w:eastAsia="SimSun" w:hAnsi="Times New Roman Bold" w:cs="Times New Roman Bold"/>
                <w:b/>
                <w:sz w:val="20"/>
                <w:lang w:val="es-ES_tradnl" w:eastAsia="zh-CN"/>
              </w:rPr>
            </w:pPr>
            <w:r w:rsidRPr="00BE2B58">
              <w:rPr>
                <w:rFonts w:ascii="Times New Roman Bold" w:eastAsia="SimSun" w:hAnsi="Times New Roman Bold" w:cs="Times New Roman Bold" w:hint="eastAsia"/>
                <w:b/>
                <w:sz w:val="20"/>
                <w:lang w:val="es-ES_tradnl" w:eastAsia="zh-CN"/>
              </w:rPr>
              <w:t>H</w:t>
            </w:r>
          </w:p>
        </w:tc>
      </w:tr>
      <w:tr w:rsidR="00CE0E58" w:rsidRPr="00BE2B58" w14:paraId="4D7F4FA1" w14:textId="77777777" w:rsidTr="002A7534">
        <w:trPr>
          <w:cantSplit/>
          <w:jc w:val="center"/>
        </w:trPr>
        <w:tc>
          <w:tcPr>
            <w:tcW w:w="11189" w:type="dxa"/>
            <w:gridSpan w:val="7"/>
            <w:tcBorders>
              <w:top w:val="single" w:sz="4" w:space="0" w:color="auto"/>
              <w:left w:val="single" w:sz="4" w:space="0" w:color="auto"/>
              <w:bottom w:val="single" w:sz="4" w:space="0" w:color="auto"/>
              <w:right w:val="nil"/>
            </w:tcBorders>
          </w:tcPr>
          <w:p w14:paraId="6C030811" w14:textId="77777777" w:rsidR="00CE0E58" w:rsidRPr="00BE2B58"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20"/>
                <w:lang w:val="en-US"/>
              </w:rPr>
            </w:pPr>
            <w:r w:rsidRPr="00BE2B58">
              <w:rPr>
                <w:rFonts w:eastAsia="SimSun"/>
                <w:i/>
                <w:sz w:val="20"/>
                <w:lang w:val="en-US"/>
              </w:rPr>
              <w:t>Link characteristics</w:t>
            </w:r>
          </w:p>
        </w:tc>
        <w:tc>
          <w:tcPr>
            <w:tcW w:w="1493" w:type="dxa"/>
            <w:tcBorders>
              <w:top w:val="single" w:sz="4" w:space="0" w:color="auto"/>
              <w:left w:val="nil"/>
              <w:bottom w:val="single" w:sz="4" w:space="0" w:color="auto"/>
              <w:right w:val="nil"/>
            </w:tcBorders>
          </w:tcPr>
          <w:p w14:paraId="4B596983"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i/>
                <w:sz w:val="20"/>
                <w:lang w:val="en-US"/>
              </w:rPr>
            </w:pPr>
          </w:p>
        </w:tc>
        <w:tc>
          <w:tcPr>
            <w:tcW w:w="1493" w:type="dxa"/>
            <w:tcBorders>
              <w:top w:val="single" w:sz="4" w:space="0" w:color="auto"/>
              <w:left w:val="nil"/>
              <w:bottom w:val="single" w:sz="4" w:space="0" w:color="auto"/>
              <w:right w:val="single" w:sz="4" w:space="0" w:color="auto"/>
            </w:tcBorders>
          </w:tcPr>
          <w:p w14:paraId="4031B1D0"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i/>
                <w:sz w:val="20"/>
                <w:lang w:val="en-US"/>
              </w:rPr>
            </w:pPr>
          </w:p>
        </w:tc>
      </w:tr>
      <w:tr w:rsidR="00CE0E58" w:rsidRPr="00BE2B58" w14:paraId="64CFFEDA" w14:textId="77777777" w:rsidTr="00C26D67">
        <w:trPr>
          <w:cantSplit/>
          <w:jc w:val="center"/>
        </w:trPr>
        <w:tc>
          <w:tcPr>
            <w:tcW w:w="2731" w:type="dxa"/>
            <w:tcBorders>
              <w:top w:val="single" w:sz="4" w:space="0" w:color="auto"/>
              <w:left w:val="single" w:sz="4" w:space="0" w:color="auto"/>
              <w:bottom w:val="single" w:sz="4" w:space="0" w:color="auto"/>
              <w:right w:val="single" w:sz="4" w:space="0" w:color="auto"/>
            </w:tcBorders>
          </w:tcPr>
          <w:p w14:paraId="281EAFE0" w14:textId="77777777" w:rsidR="00CE0E58" w:rsidRPr="00BE2B58"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20"/>
                <w:lang w:val="en-US"/>
              </w:rPr>
            </w:pPr>
            <w:r w:rsidRPr="00BE2B58">
              <w:rPr>
                <w:rFonts w:eastAsia="SimSun"/>
                <w:sz w:val="20"/>
                <w:lang w:val="en-US"/>
              </w:rPr>
              <w:t xml:space="preserve">Nominal user </w:t>
            </w:r>
            <w:proofErr w:type="spellStart"/>
            <w:r w:rsidRPr="00BE2B58">
              <w:rPr>
                <w:rFonts w:eastAsia="SimSun"/>
                <w:sz w:val="20"/>
                <w:lang w:val="en-US"/>
              </w:rPr>
              <w:t>e.i.r.p</w:t>
            </w:r>
            <w:proofErr w:type="spellEnd"/>
            <w:r w:rsidRPr="00BE2B58">
              <w:rPr>
                <w:rFonts w:eastAsia="SimSun"/>
                <w:sz w:val="20"/>
                <w:lang w:val="en-US"/>
              </w:rPr>
              <w:t>. (</w:t>
            </w:r>
            <w:proofErr w:type="spellStart"/>
            <w:r w:rsidRPr="00BE2B58">
              <w:rPr>
                <w:rFonts w:eastAsia="SimSun"/>
                <w:sz w:val="20"/>
                <w:lang w:val="en-US"/>
              </w:rPr>
              <w:t>dBW</w:t>
            </w:r>
            <w:proofErr w:type="spellEnd"/>
            <w:r w:rsidRPr="00BE2B58">
              <w:rPr>
                <w:rFonts w:eastAsia="SimSun"/>
                <w:sz w:val="20"/>
                <w:lang w:val="en-US"/>
              </w:rPr>
              <w:t>)</w:t>
            </w:r>
          </w:p>
        </w:tc>
        <w:tc>
          <w:tcPr>
            <w:tcW w:w="1367" w:type="dxa"/>
            <w:tcBorders>
              <w:top w:val="single" w:sz="4" w:space="0" w:color="auto"/>
              <w:left w:val="single" w:sz="4" w:space="0" w:color="auto"/>
              <w:bottom w:val="single" w:sz="4" w:space="0" w:color="auto"/>
              <w:right w:val="single" w:sz="4" w:space="0" w:color="auto"/>
            </w:tcBorders>
          </w:tcPr>
          <w:p w14:paraId="3C4DFCCA"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6</w:t>
            </w:r>
          </w:p>
        </w:tc>
        <w:tc>
          <w:tcPr>
            <w:tcW w:w="1493" w:type="dxa"/>
            <w:tcBorders>
              <w:top w:val="single" w:sz="4" w:space="0" w:color="auto"/>
              <w:left w:val="single" w:sz="4" w:space="0" w:color="auto"/>
              <w:bottom w:val="single" w:sz="4" w:space="0" w:color="auto"/>
              <w:right w:val="single" w:sz="4" w:space="0" w:color="auto"/>
            </w:tcBorders>
          </w:tcPr>
          <w:p w14:paraId="16E7B81D"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0.5</w:t>
            </w:r>
          </w:p>
        </w:tc>
        <w:tc>
          <w:tcPr>
            <w:tcW w:w="1493" w:type="dxa"/>
            <w:tcBorders>
              <w:top w:val="single" w:sz="4" w:space="0" w:color="auto"/>
              <w:left w:val="single" w:sz="4" w:space="0" w:color="auto"/>
              <w:bottom w:val="single" w:sz="4" w:space="0" w:color="auto"/>
              <w:right w:val="single" w:sz="4" w:space="0" w:color="auto"/>
            </w:tcBorders>
          </w:tcPr>
          <w:p w14:paraId="528EE522"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12.5</w:t>
            </w:r>
          </w:p>
        </w:tc>
        <w:tc>
          <w:tcPr>
            <w:tcW w:w="1493" w:type="dxa"/>
            <w:tcBorders>
              <w:top w:val="single" w:sz="4" w:space="0" w:color="auto"/>
              <w:left w:val="single" w:sz="4" w:space="0" w:color="auto"/>
              <w:bottom w:val="single" w:sz="4" w:space="0" w:color="auto"/>
              <w:right w:val="single" w:sz="4" w:space="0" w:color="auto"/>
            </w:tcBorders>
          </w:tcPr>
          <w:p w14:paraId="4EF936D2"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10.9</w:t>
            </w:r>
          </w:p>
        </w:tc>
        <w:tc>
          <w:tcPr>
            <w:tcW w:w="1119" w:type="dxa"/>
            <w:tcBorders>
              <w:top w:val="single" w:sz="4" w:space="0" w:color="auto"/>
              <w:left w:val="single" w:sz="4" w:space="0" w:color="auto"/>
              <w:bottom w:val="single" w:sz="4" w:space="0" w:color="auto"/>
              <w:right w:val="single" w:sz="4" w:space="0" w:color="auto"/>
            </w:tcBorders>
          </w:tcPr>
          <w:p w14:paraId="49B8FE97"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Pr>
                <w:rFonts w:eastAsia="SimSun"/>
                <w:sz w:val="20"/>
              </w:rPr>
              <w:t>−</w:t>
            </w:r>
            <w:r w:rsidRPr="00BE2B58">
              <w:rPr>
                <w:rFonts w:eastAsia="SimSun"/>
                <w:sz w:val="20"/>
                <w:lang w:val="en-US"/>
              </w:rPr>
              <w:t xml:space="preserve">1 to </w:t>
            </w:r>
            <w:r w:rsidRPr="00BE2B58">
              <w:rPr>
                <w:rFonts w:ascii="Symbol" w:eastAsia="SimSun" w:hAnsi="Symbol"/>
                <w:sz w:val="20"/>
              </w:rPr>
              <w:t></w:t>
            </w:r>
            <w:r w:rsidRPr="00BE2B58">
              <w:rPr>
                <w:rFonts w:eastAsia="SimSun"/>
                <w:sz w:val="20"/>
                <w:lang w:val="en-US"/>
              </w:rPr>
              <w:t>8</w:t>
            </w:r>
          </w:p>
        </w:tc>
        <w:tc>
          <w:tcPr>
            <w:tcW w:w="1493" w:type="dxa"/>
            <w:tcBorders>
              <w:top w:val="single" w:sz="4" w:space="0" w:color="auto"/>
              <w:left w:val="single" w:sz="4" w:space="0" w:color="auto"/>
              <w:bottom w:val="single" w:sz="4" w:space="0" w:color="auto"/>
              <w:right w:val="single" w:sz="4" w:space="0" w:color="auto"/>
            </w:tcBorders>
          </w:tcPr>
          <w:p w14:paraId="590BBAB3"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20"/>
                <w:lang w:val="en-US"/>
              </w:rPr>
            </w:pPr>
            <w:r>
              <w:rPr>
                <w:rFonts w:eastAsia="SimSun"/>
                <w:sz w:val="20"/>
              </w:rPr>
              <w:t>−</w:t>
            </w:r>
            <w:r w:rsidRPr="00BE2B58">
              <w:rPr>
                <w:rFonts w:eastAsia="SimSun"/>
                <w:sz w:val="20"/>
                <w:lang w:val="en-US"/>
              </w:rPr>
              <w:t>7.5 to 3.5</w:t>
            </w:r>
          </w:p>
        </w:tc>
        <w:tc>
          <w:tcPr>
            <w:tcW w:w="1493" w:type="dxa"/>
            <w:tcBorders>
              <w:top w:val="single" w:sz="4" w:space="0" w:color="auto"/>
              <w:left w:val="single" w:sz="4" w:space="0" w:color="auto"/>
              <w:bottom w:val="single" w:sz="4" w:space="0" w:color="auto"/>
              <w:right w:val="single" w:sz="4" w:space="0" w:color="auto"/>
            </w:tcBorders>
          </w:tcPr>
          <w:p w14:paraId="320648AF"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20"/>
                <w:lang w:val="en-US"/>
              </w:rPr>
            </w:pPr>
            <w:r w:rsidRPr="00BE2B58">
              <w:rPr>
                <w:rFonts w:eastAsia="SimSun"/>
                <w:sz w:val="20"/>
              </w:rPr>
              <w:t>5 to 12</w:t>
            </w:r>
          </w:p>
        </w:tc>
        <w:tc>
          <w:tcPr>
            <w:tcW w:w="1493" w:type="dxa"/>
            <w:tcBorders>
              <w:top w:val="single" w:sz="4" w:space="0" w:color="auto"/>
              <w:left w:val="single" w:sz="4" w:space="0" w:color="auto"/>
              <w:bottom w:val="single" w:sz="4" w:space="0" w:color="auto"/>
              <w:right w:val="single" w:sz="4" w:space="0" w:color="auto"/>
            </w:tcBorders>
          </w:tcPr>
          <w:p w14:paraId="361F2B61"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20"/>
                <w:lang w:val="en-US"/>
              </w:rPr>
            </w:pPr>
            <w:r w:rsidRPr="00BE2B58">
              <w:rPr>
                <w:rFonts w:eastAsia="SimSun"/>
                <w:sz w:val="20"/>
              </w:rPr>
              <w:t>3 to 10</w:t>
            </w:r>
          </w:p>
        </w:tc>
      </w:tr>
      <w:tr w:rsidR="00CE0E58" w:rsidRPr="00BE2B58" w14:paraId="1544CDCE" w14:textId="77777777" w:rsidTr="002A7534">
        <w:trPr>
          <w:cantSplit/>
          <w:jc w:val="center"/>
        </w:trPr>
        <w:tc>
          <w:tcPr>
            <w:tcW w:w="2731" w:type="dxa"/>
            <w:tcBorders>
              <w:top w:val="single" w:sz="4" w:space="0" w:color="auto"/>
              <w:left w:val="single" w:sz="4" w:space="0" w:color="auto"/>
              <w:bottom w:val="single" w:sz="4" w:space="0" w:color="auto"/>
              <w:right w:val="single" w:sz="4" w:space="0" w:color="auto"/>
            </w:tcBorders>
          </w:tcPr>
          <w:p w14:paraId="1A70F080" w14:textId="77777777" w:rsidR="00CE0E58" w:rsidRPr="00764E50"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20"/>
                <w:lang w:val="fr-CH"/>
              </w:rPr>
            </w:pPr>
            <w:r w:rsidRPr="00764E50">
              <w:rPr>
                <w:rFonts w:eastAsia="SimSun"/>
                <w:sz w:val="20"/>
                <w:lang w:val="fr-CH"/>
              </w:rPr>
              <w:t xml:space="preserve">EOC satellite </w:t>
            </w:r>
            <w:r w:rsidRPr="00764E50">
              <w:rPr>
                <w:rFonts w:eastAsia="SimSun"/>
                <w:i/>
                <w:sz w:val="20"/>
                <w:lang w:val="fr-CH"/>
              </w:rPr>
              <w:t>G</w:t>
            </w:r>
            <w:r w:rsidRPr="00764E50">
              <w:rPr>
                <w:rFonts w:eastAsia="SimSun"/>
                <w:sz w:val="20"/>
                <w:lang w:val="fr-CH"/>
              </w:rPr>
              <w:t>/</w:t>
            </w:r>
            <w:r w:rsidRPr="00764E50">
              <w:rPr>
                <w:rFonts w:eastAsia="SimSun"/>
                <w:i/>
                <w:sz w:val="20"/>
                <w:lang w:val="fr-CH"/>
              </w:rPr>
              <w:t>T</w:t>
            </w:r>
            <w:r w:rsidRPr="00764E50">
              <w:rPr>
                <w:rFonts w:eastAsia="SimSun"/>
                <w:sz w:val="20"/>
                <w:lang w:val="fr-CH"/>
              </w:rPr>
              <w:t xml:space="preserve"> (dB(K</w:t>
            </w:r>
            <w:r w:rsidRPr="00764E50">
              <w:rPr>
                <w:rFonts w:eastAsia="SimSun"/>
                <w:sz w:val="20"/>
                <w:vertAlign w:val="superscript"/>
                <w:lang w:val="fr-CH"/>
              </w:rPr>
              <w:t>–1</w:t>
            </w:r>
            <w:r w:rsidRPr="00764E50">
              <w:rPr>
                <w:rFonts w:eastAsia="SimSun"/>
                <w:sz w:val="20"/>
                <w:lang w:val="fr-CH"/>
              </w:rPr>
              <w:t>))</w:t>
            </w:r>
          </w:p>
        </w:tc>
        <w:tc>
          <w:tcPr>
            <w:tcW w:w="1367" w:type="dxa"/>
            <w:tcBorders>
              <w:top w:val="single" w:sz="4" w:space="0" w:color="auto"/>
              <w:left w:val="single" w:sz="4" w:space="0" w:color="auto"/>
              <w:bottom w:val="single" w:sz="4" w:space="0" w:color="auto"/>
              <w:right w:val="single" w:sz="4" w:space="0" w:color="auto"/>
            </w:tcBorders>
          </w:tcPr>
          <w:p w14:paraId="79C72946"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10</w:t>
            </w:r>
          </w:p>
        </w:tc>
        <w:tc>
          <w:tcPr>
            <w:tcW w:w="1493" w:type="dxa"/>
            <w:tcBorders>
              <w:top w:val="single" w:sz="4" w:space="0" w:color="auto"/>
              <w:left w:val="single" w:sz="4" w:space="0" w:color="auto"/>
              <w:bottom w:val="single" w:sz="4" w:space="0" w:color="auto"/>
              <w:right w:val="single" w:sz="4" w:space="0" w:color="auto"/>
            </w:tcBorders>
          </w:tcPr>
          <w:p w14:paraId="68876D45"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11</w:t>
            </w:r>
          </w:p>
        </w:tc>
        <w:tc>
          <w:tcPr>
            <w:tcW w:w="1493" w:type="dxa"/>
            <w:tcBorders>
              <w:top w:val="single" w:sz="4" w:space="0" w:color="auto"/>
              <w:left w:val="single" w:sz="4" w:space="0" w:color="auto"/>
              <w:bottom w:val="single" w:sz="4" w:space="0" w:color="auto"/>
              <w:right w:val="single" w:sz="4" w:space="0" w:color="auto"/>
            </w:tcBorders>
          </w:tcPr>
          <w:p w14:paraId="2E77E03C"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3.0</w:t>
            </w:r>
          </w:p>
        </w:tc>
        <w:tc>
          <w:tcPr>
            <w:tcW w:w="1493" w:type="dxa"/>
            <w:tcBorders>
              <w:top w:val="single" w:sz="4" w:space="0" w:color="auto"/>
              <w:left w:val="single" w:sz="4" w:space="0" w:color="auto"/>
              <w:bottom w:val="single" w:sz="4" w:space="0" w:color="auto"/>
              <w:right w:val="single" w:sz="4" w:space="0" w:color="auto"/>
            </w:tcBorders>
          </w:tcPr>
          <w:p w14:paraId="47E2346A"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9.8</w:t>
            </w:r>
          </w:p>
        </w:tc>
        <w:tc>
          <w:tcPr>
            <w:tcW w:w="1119" w:type="dxa"/>
            <w:tcBorders>
              <w:top w:val="single" w:sz="4" w:space="0" w:color="auto"/>
              <w:left w:val="single" w:sz="4" w:space="0" w:color="auto"/>
              <w:bottom w:val="single" w:sz="4" w:space="0" w:color="auto"/>
              <w:right w:val="single" w:sz="4" w:space="0" w:color="auto"/>
            </w:tcBorders>
          </w:tcPr>
          <w:p w14:paraId="4C019F73"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11</w:t>
            </w:r>
          </w:p>
        </w:tc>
        <w:tc>
          <w:tcPr>
            <w:tcW w:w="1493" w:type="dxa"/>
            <w:tcBorders>
              <w:top w:val="single" w:sz="4" w:space="0" w:color="auto"/>
              <w:left w:val="single" w:sz="4" w:space="0" w:color="auto"/>
              <w:bottom w:val="single" w:sz="4" w:space="0" w:color="auto"/>
              <w:right w:val="single" w:sz="4" w:space="0" w:color="auto"/>
            </w:tcBorders>
          </w:tcPr>
          <w:p w14:paraId="754EC98E"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15.7</w:t>
            </w:r>
          </w:p>
        </w:tc>
        <w:tc>
          <w:tcPr>
            <w:tcW w:w="1493" w:type="dxa"/>
            <w:tcBorders>
              <w:top w:val="single" w:sz="4" w:space="0" w:color="auto"/>
              <w:left w:val="single" w:sz="4" w:space="0" w:color="auto"/>
              <w:bottom w:val="single" w:sz="4" w:space="0" w:color="auto"/>
              <w:right w:val="single" w:sz="4" w:space="0" w:color="auto"/>
            </w:tcBorders>
          </w:tcPr>
          <w:p w14:paraId="6A973110"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Pr>
                <w:rFonts w:eastAsia="SimSun"/>
                <w:sz w:val="20"/>
              </w:rPr>
              <w:t>−</w:t>
            </w:r>
            <w:r w:rsidRPr="00BE2B58">
              <w:rPr>
                <w:rFonts w:eastAsia="SimSun"/>
                <w:sz w:val="20"/>
              </w:rPr>
              <w:t>3</w:t>
            </w:r>
          </w:p>
        </w:tc>
        <w:tc>
          <w:tcPr>
            <w:tcW w:w="1493" w:type="dxa"/>
            <w:tcBorders>
              <w:top w:val="single" w:sz="4" w:space="0" w:color="auto"/>
              <w:left w:val="single" w:sz="4" w:space="0" w:color="auto"/>
              <w:bottom w:val="single" w:sz="4" w:space="0" w:color="auto"/>
              <w:right w:val="single" w:sz="4" w:space="0" w:color="auto"/>
            </w:tcBorders>
          </w:tcPr>
          <w:p w14:paraId="454222FB"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Pr>
                <w:rFonts w:eastAsia="SimSun"/>
                <w:sz w:val="20"/>
              </w:rPr>
              <w:t>−</w:t>
            </w:r>
            <w:r w:rsidRPr="00BE2B58">
              <w:rPr>
                <w:rFonts w:eastAsia="SimSun"/>
                <w:sz w:val="20"/>
              </w:rPr>
              <w:t>1</w:t>
            </w:r>
          </w:p>
        </w:tc>
      </w:tr>
      <w:tr w:rsidR="00CE0E58" w:rsidRPr="00BE2B58" w14:paraId="445831BB" w14:textId="77777777" w:rsidTr="002A7534">
        <w:trPr>
          <w:cantSplit/>
          <w:jc w:val="center"/>
        </w:trPr>
        <w:tc>
          <w:tcPr>
            <w:tcW w:w="11189" w:type="dxa"/>
            <w:gridSpan w:val="7"/>
            <w:tcBorders>
              <w:top w:val="single" w:sz="4" w:space="0" w:color="auto"/>
              <w:left w:val="single" w:sz="4" w:space="0" w:color="auto"/>
              <w:bottom w:val="single" w:sz="4" w:space="0" w:color="auto"/>
              <w:right w:val="nil"/>
            </w:tcBorders>
          </w:tcPr>
          <w:p w14:paraId="0B980A6B" w14:textId="77777777" w:rsidR="00CE0E58" w:rsidRPr="00BE2B58"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20"/>
                <w:lang w:val="es-ES_tradnl"/>
              </w:rPr>
            </w:pPr>
            <w:r w:rsidRPr="00BE2B58">
              <w:rPr>
                <w:rFonts w:eastAsia="SimSun"/>
                <w:i/>
                <w:sz w:val="20"/>
                <w:lang w:val="en-US"/>
              </w:rPr>
              <w:t>Transmission parameters</w:t>
            </w:r>
          </w:p>
        </w:tc>
        <w:tc>
          <w:tcPr>
            <w:tcW w:w="1493" w:type="dxa"/>
            <w:tcBorders>
              <w:top w:val="single" w:sz="4" w:space="0" w:color="auto"/>
              <w:left w:val="nil"/>
              <w:bottom w:val="single" w:sz="4" w:space="0" w:color="auto"/>
              <w:right w:val="nil"/>
            </w:tcBorders>
          </w:tcPr>
          <w:p w14:paraId="62D44F49"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i/>
                <w:sz w:val="20"/>
                <w:lang w:val="en-US"/>
              </w:rPr>
            </w:pPr>
          </w:p>
        </w:tc>
        <w:tc>
          <w:tcPr>
            <w:tcW w:w="1493" w:type="dxa"/>
            <w:tcBorders>
              <w:top w:val="single" w:sz="4" w:space="0" w:color="auto"/>
              <w:left w:val="nil"/>
              <w:bottom w:val="single" w:sz="4" w:space="0" w:color="auto"/>
              <w:right w:val="single" w:sz="4" w:space="0" w:color="auto"/>
            </w:tcBorders>
          </w:tcPr>
          <w:p w14:paraId="05F28801"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i/>
                <w:sz w:val="20"/>
                <w:lang w:val="en-US"/>
              </w:rPr>
            </w:pPr>
          </w:p>
        </w:tc>
      </w:tr>
      <w:tr w:rsidR="00CE0E58" w:rsidRPr="00BE2B58" w14:paraId="0E76581D" w14:textId="77777777" w:rsidTr="00C26D67">
        <w:trPr>
          <w:cantSplit/>
          <w:jc w:val="center"/>
        </w:trPr>
        <w:tc>
          <w:tcPr>
            <w:tcW w:w="2731" w:type="dxa"/>
            <w:tcBorders>
              <w:top w:val="single" w:sz="4" w:space="0" w:color="auto"/>
              <w:left w:val="single" w:sz="4" w:space="0" w:color="auto"/>
              <w:bottom w:val="single" w:sz="4" w:space="0" w:color="auto"/>
              <w:right w:val="single" w:sz="4" w:space="0" w:color="auto"/>
            </w:tcBorders>
          </w:tcPr>
          <w:p w14:paraId="0678A296" w14:textId="77777777" w:rsidR="00CE0E58" w:rsidRPr="00BE2B58"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sz w:val="20"/>
              </w:rPr>
            </w:pPr>
            <w:r w:rsidRPr="00BE2B58">
              <w:rPr>
                <w:rFonts w:eastAsia="SimSun"/>
                <w:sz w:val="20"/>
                <w:lang w:val="en-US"/>
              </w:rPr>
              <w:t>Modulation</w:t>
            </w:r>
          </w:p>
        </w:tc>
        <w:tc>
          <w:tcPr>
            <w:tcW w:w="1367" w:type="dxa"/>
            <w:tcBorders>
              <w:top w:val="single" w:sz="4" w:space="0" w:color="auto"/>
              <w:left w:val="single" w:sz="4" w:space="0" w:color="auto"/>
              <w:bottom w:val="single" w:sz="4" w:space="0" w:color="auto"/>
              <w:right w:val="single" w:sz="4" w:space="0" w:color="auto"/>
            </w:tcBorders>
          </w:tcPr>
          <w:p w14:paraId="5D020B30"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QPSK</w:t>
            </w:r>
          </w:p>
        </w:tc>
        <w:tc>
          <w:tcPr>
            <w:tcW w:w="1493" w:type="dxa"/>
            <w:tcBorders>
              <w:top w:val="single" w:sz="4" w:space="0" w:color="auto"/>
              <w:left w:val="single" w:sz="4" w:space="0" w:color="auto"/>
              <w:bottom w:val="single" w:sz="4" w:space="0" w:color="auto"/>
              <w:right w:val="single" w:sz="4" w:space="0" w:color="auto"/>
            </w:tcBorders>
          </w:tcPr>
          <w:p w14:paraId="32742135"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QPSK</w:t>
            </w:r>
          </w:p>
        </w:tc>
        <w:tc>
          <w:tcPr>
            <w:tcW w:w="1493" w:type="dxa"/>
            <w:tcBorders>
              <w:top w:val="single" w:sz="4" w:space="0" w:color="auto"/>
              <w:left w:val="single" w:sz="4" w:space="0" w:color="auto"/>
              <w:bottom w:val="single" w:sz="4" w:space="0" w:color="auto"/>
              <w:right w:val="single" w:sz="4" w:space="0" w:color="auto"/>
            </w:tcBorders>
          </w:tcPr>
          <w:p w14:paraId="2C2AAFE5"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QPSK</w:t>
            </w:r>
          </w:p>
        </w:tc>
        <w:tc>
          <w:tcPr>
            <w:tcW w:w="1493" w:type="dxa"/>
            <w:tcBorders>
              <w:top w:val="single" w:sz="4" w:space="0" w:color="auto"/>
              <w:left w:val="single" w:sz="4" w:space="0" w:color="auto"/>
              <w:bottom w:val="single" w:sz="4" w:space="0" w:color="auto"/>
              <w:right w:val="single" w:sz="4" w:space="0" w:color="auto"/>
            </w:tcBorders>
          </w:tcPr>
          <w:p w14:paraId="7CAA9C29"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QPSK</w:t>
            </w:r>
          </w:p>
        </w:tc>
        <w:tc>
          <w:tcPr>
            <w:tcW w:w="1119" w:type="dxa"/>
            <w:tcBorders>
              <w:top w:val="single" w:sz="4" w:space="0" w:color="auto"/>
              <w:left w:val="single" w:sz="4" w:space="0" w:color="auto"/>
              <w:bottom w:val="single" w:sz="4" w:space="0" w:color="auto"/>
              <w:right w:val="single" w:sz="4" w:space="0" w:color="auto"/>
            </w:tcBorders>
          </w:tcPr>
          <w:p w14:paraId="3835C509"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QPSK</w:t>
            </w:r>
          </w:p>
        </w:tc>
        <w:tc>
          <w:tcPr>
            <w:tcW w:w="1493" w:type="dxa"/>
            <w:tcBorders>
              <w:top w:val="single" w:sz="4" w:space="0" w:color="auto"/>
              <w:left w:val="single" w:sz="4" w:space="0" w:color="auto"/>
              <w:bottom w:val="single" w:sz="4" w:space="0" w:color="auto"/>
              <w:right w:val="single" w:sz="4" w:space="0" w:color="auto"/>
            </w:tcBorders>
          </w:tcPr>
          <w:p w14:paraId="01D4B2BB"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QPSK</w:t>
            </w:r>
          </w:p>
        </w:tc>
        <w:tc>
          <w:tcPr>
            <w:tcW w:w="1493" w:type="dxa"/>
            <w:tcBorders>
              <w:top w:val="single" w:sz="4" w:space="0" w:color="auto"/>
              <w:left w:val="single" w:sz="4" w:space="0" w:color="auto"/>
              <w:bottom w:val="single" w:sz="4" w:space="0" w:color="auto"/>
              <w:right w:val="single" w:sz="4" w:space="0" w:color="auto"/>
            </w:tcBorders>
          </w:tcPr>
          <w:p w14:paraId="57D955D9"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rPr>
              <w:t>BPSK</w:t>
            </w:r>
          </w:p>
        </w:tc>
        <w:tc>
          <w:tcPr>
            <w:tcW w:w="1493" w:type="dxa"/>
            <w:tcBorders>
              <w:top w:val="single" w:sz="4" w:space="0" w:color="auto"/>
              <w:left w:val="single" w:sz="4" w:space="0" w:color="auto"/>
              <w:bottom w:val="single" w:sz="4" w:space="0" w:color="auto"/>
              <w:right w:val="single" w:sz="4" w:space="0" w:color="auto"/>
            </w:tcBorders>
          </w:tcPr>
          <w:p w14:paraId="47BF3C3A"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rPr>
              <w:t>BPSK</w:t>
            </w:r>
          </w:p>
        </w:tc>
      </w:tr>
      <w:tr w:rsidR="00CE0E58" w:rsidRPr="00BE2B58" w14:paraId="0749586E" w14:textId="77777777" w:rsidTr="00C26D67">
        <w:trPr>
          <w:cantSplit/>
          <w:jc w:val="center"/>
        </w:trPr>
        <w:tc>
          <w:tcPr>
            <w:tcW w:w="2731" w:type="dxa"/>
            <w:tcBorders>
              <w:top w:val="single" w:sz="4" w:space="0" w:color="auto"/>
              <w:left w:val="single" w:sz="4" w:space="0" w:color="auto"/>
              <w:bottom w:val="single" w:sz="4" w:space="0" w:color="auto"/>
              <w:right w:val="single" w:sz="4" w:space="0" w:color="auto"/>
            </w:tcBorders>
          </w:tcPr>
          <w:p w14:paraId="6D1EF83F" w14:textId="77777777" w:rsidR="00CE0E58" w:rsidRPr="00BE2B58"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20"/>
                <w:lang w:val="en-US"/>
              </w:rPr>
            </w:pPr>
            <w:r w:rsidRPr="00BE2B58">
              <w:rPr>
                <w:rFonts w:eastAsia="SimSun"/>
                <w:sz w:val="20"/>
                <w:lang w:val="en-US"/>
              </w:rPr>
              <w:t>Coding</w:t>
            </w:r>
          </w:p>
        </w:tc>
        <w:tc>
          <w:tcPr>
            <w:tcW w:w="1367" w:type="dxa"/>
            <w:tcBorders>
              <w:top w:val="single" w:sz="4" w:space="0" w:color="auto"/>
              <w:left w:val="single" w:sz="4" w:space="0" w:color="auto"/>
              <w:bottom w:val="single" w:sz="4" w:space="0" w:color="auto"/>
              <w:right w:val="single" w:sz="4" w:space="0" w:color="auto"/>
            </w:tcBorders>
          </w:tcPr>
          <w:p w14:paraId="58266D11"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FEC</w:t>
            </w:r>
          </w:p>
        </w:tc>
        <w:tc>
          <w:tcPr>
            <w:tcW w:w="1493" w:type="dxa"/>
            <w:tcBorders>
              <w:top w:val="single" w:sz="4" w:space="0" w:color="auto"/>
              <w:left w:val="single" w:sz="4" w:space="0" w:color="auto"/>
              <w:bottom w:val="single" w:sz="4" w:space="0" w:color="auto"/>
              <w:right w:val="single" w:sz="4" w:space="0" w:color="auto"/>
            </w:tcBorders>
          </w:tcPr>
          <w:p w14:paraId="5532F978"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FEC</w:t>
            </w:r>
          </w:p>
        </w:tc>
        <w:tc>
          <w:tcPr>
            <w:tcW w:w="1493" w:type="dxa"/>
            <w:tcBorders>
              <w:top w:val="single" w:sz="4" w:space="0" w:color="auto"/>
              <w:left w:val="single" w:sz="4" w:space="0" w:color="auto"/>
              <w:bottom w:val="single" w:sz="4" w:space="0" w:color="auto"/>
              <w:right w:val="single" w:sz="4" w:space="0" w:color="auto"/>
            </w:tcBorders>
          </w:tcPr>
          <w:p w14:paraId="1F9957B3"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w:t>
            </w:r>
          </w:p>
        </w:tc>
        <w:tc>
          <w:tcPr>
            <w:tcW w:w="1493" w:type="dxa"/>
            <w:tcBorders>
              <w:top w:val="single" w:sz="4" w:space="0" w:color="auto"/>
              <w:left w:val="single" w:sz="4" w:space="0" w:color="auto"/>
              <w:bottom w:val="single" w:sz="4" w:space="0" w:color="auto"/>
              <w:right w:val="single" w:sz="4" w:space="0" w:color="auto"/>
            </w:tcBorders>
          </w:tcPr>
          <w:p w14:paraId="58C61F1B"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w:t>
            </w:r>
          </w:p>
        </w:tc>
        <w:tc>
          <w:tcPr>
            <w:tcW w:w="1119" w:type="dxa"/>
            <w:tcBorders>
              <w:top w:val="single" w:sz="4" w:space="0" w:color="auto"/>
              <w:left w:val="single" w:sz="4" w:space="0" w:color="auto"/>
              <w:bottom w:val="single" w:sz="4" w:space="0" w:color="auto"/>
              <w:right w:val="single" w:sz="4" w:space="0" w:color="auto"/>
            </w:tcBorders>
          </w:tcPr>
          <w:p w14:paraId="43A427AC"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FEC</w:t>
            </w:r>
          </w:p>
        </w:tc>
        <w:tc>
          <w:tcPr>
            <w:tcW w:w="1493" w:type="dxa"/>
            <w:tcBorders>
              <w:top w:val="single" w:sz="4" w:space="0" w:color="auto"/>
              <w:left w:val="single" w:sz="4" w:space="0" w:color="auto"/>
              <w:bottom w:val="single" w:sz="4" w:space="0" w:color="auto"/>
              <w:right w:val="single" w:sz="4" w:space="0" w:color="auto"/>
            </w:tcBorders>
          </w:tcPr>
          <w:p w14:paraId="0B92DBA9"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FEC</w:t>
            </w:r>
          </w:p>
        </w:tc>
        <w:tc>
          <w:tcPr>
            <w:tcW w:w="1493" w:type="dxa"/>
            <w:tcBorders>
              <w:top w:val="single" w:sz="4" w:space="0" w:color="auto"/>
              <w:left w:val="single" w:sz="4" w:space="0" w:color="auto"/>
              <w:bottom w:val="single" w:sz="4" w:space="0" w:color="auto"/>
              <w:right w:val="single" w:sz="4" w:space="0" w:color="auto"/>
            </w:tcBorders>
          </w:tcPr>
          <w:p w14:paraId="1C01A4A2"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FEC</w:t>
            </w:r>
          </w:p>
        </w:tc>
        <w:tc>
          <w:tcPr>
            <w:tcW w:w="1493" w:type="dxa"/>
            <w:tcBorders>
              <w:top w:val="single" w:sz="4" w:space="0" w:color="auto"/>
              <w:left w:val="single" w:sz="4" w:space="0" w:color="auto"/>
              <w:bottom w:val="single" w:sz="4" w:space="0" w:color="auto"/>
              <w:right w:val="single" w:sz="4" w:space="0" w:color="auto"/>
            </w:tcBorders>
          </w:tcPr>
          <w:p w14:paraId="0615A436"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FEC</w:t>
            </w:r>
          </w:p>
        </w:tc>
      </w:tr>
      <w:tr w:rsidR="00CE0E58" w:rsidRPr="00BE2B58" w14:paraId="0305F982" w14:textId="77777777" w:rsidTr="00C26D67">
        <w:trPr>
          <w:cantSplit/>
          <w:jc w:val="center"/>
        </w:trPr>
        <w:tc>
          <w:tcPr>
            <w:tcW w:w="2731" w:type="dxa"/>
            <w:tcBorders>
              <w:top w:val="single" w:sz="4" w:space="0" w:color="auto"/>
              <w:left w:val="single" w:sz="4" w:space="0" w:color="auto"/>
              <w:bottom w:val="single" w:sz="4" w:space="0" w:color="auto"/>
              <w:right w:val="single" w:sz="4" w:space="0" w:color="auto"/>
            </w:tcBorders>
          </w:tcPr>
          <w:p w14:paraId="23D218E7" w14:textId="77777777" w:rsidR="00CE0E58" w:rsidRPr="00BE2B58"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20"/>
                <w:lang w:val="en-US"/>
              </w:rPr>
            </w:pPr>
            <w:r w:rsidRPr="00BE2B58">
              <w:rPr>
                <w:rFonts w:eastAsia="SimSun"/>
                <w:sz w:val="20"/>
                <w:lang w:val="en-US"/>
              </w:rPr>
              <w:t>Access scheme</w:t>
            </w:r>
          </w:p>
        </w:tc>
        <w:tc>
          <w:tcPr>
            <w:tcW w:w="1367" w:type="dxa"/>
            <w:tcBorders>
              <w:top w:val="single" w:sz="4" w:space="0" w:color="auto"/>
              <w:left w:val="single" w:sz="4" w:space="0" w:color="auto"/>
              <w:bottom w:val="single" w:sz="4" w:space="0" w:color="auto"/>
              <w:right w:val="single" w:sz="4" w:space="0" w:color="auto"/>
            </w:tcBorders>
          </w:tcPr>
          <w:p w14:paraId="4E121E73"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CDMA</w:t>
            </w:r>
          </w:p>
        </w:tc>
        <w:tc>
          <w:tcPr>
            <w:tcW w:w="1493" w:type="dxa"/>
            <w:tcBorders>
              <w:top w:val="single" w:sz="4" w:space="0" w:color="auto"/>
              <w:left w:val="single" w:sz="4" w:space="0" w:color="auto"/>
              <w:bottom w:val="single" w:sz="4" w:space="0" w:color="auto"/>
              <w:right w:val="single" w:sz="4" w:space="0" w:color="auto"/>
            </w:tcBorders>
          </w:tcPr>
          <w:p w14:paraId="2826F506"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FDMA</w:t>
            </w:r>
          </w:p>
        </w:tc>
        <w:tc>
          <w:tcPr>
            <w:tcW w:w="1493" w:type="dxa"/>
            <w:tcBorders>
              <w:top w:val="single" w:sz="4" w:space="0" w:color="auto"/>
              <w:left w:val="single" w:sz="4" w:space="0" w:color="auto"/>
              <w:bottom w:val="single" w:sz="4" w:space="0" w:color="auto"/>
              <w:right w:val="single" w:sz="4" w:space="0" w:color="auto"/>
            </w:tcBorders>
          </w:tcPr>
          <w:p w14:paraId="7992B973"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FDMA</w:t>
            </w:r>
          </w:p>
        </w:tc>
        <w:tc>
          <w:tcPr>
            <w:tcW w:w="1493" w:type="dxa"/>
            <w:tcBorders>
              <w:top w:val="single" w:sz="4" w:space="0" w:color="auto"/>
              <w:left w:val="single" w:sz="4" w:space="0" w:color="auto"/>
              <w:bottom w:val="single" w:sz="4" w:space="0" w:color="auto"/>
              <w:right w:val="single" w:sz="4" w:space="0" w:color="auto"/>
            </w:tcBorders>
          </w:tcPr>
          <w:p w14:paraId="0CE15B8E"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FDMA</w:t>
            </w:r>
          </w:p>
        </w:tc>
        <w:tc>
          <w:tcPr>
            <w:tcW w:w="1119" w:type="dxa"/>
            <w:tcBorders>
              <w:top w:val="single" w:sz="4" w:space="0" w:color="auto"/>
              <w:left w:val="single" w:sz="4" w:space="0" w:color="auto"/>
              <w:bottom w:val="single" w:sz="4" w:space="0" w:color="auto"/>
              <w:right w:val="single" w:sz="4" w:space="0" w:color="auto"/>
            </w:tcBorders>
          </w:tcPr>
          <w:p w14:paraId="3C8203EB"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FDMA/</w:t>
            </w:r>
            <w:r w:rsidRPr="00BE2B58">
              <w:rPr>
                <w:rFonts w:eastAsia="SimSun"/>
                <w:sz w:val="20"/>
                <w:lang w:val="en-US"/>
              </w:rPr>
              <w:br/>
              <w:t>TDMA</w:t>
            </w:r>
          </w:p>
        </w:tc>
        <w:tc>
          <w:tcPr>
            <w:tcW w:w="1493" w:type="dxa"/>
            <w:tcBorders>
              <w:top w:val="single" w:sz="4" w:space="0" w:color="auto"/>
              <w:left w:val="single" w:sz="4" w:space="0" w:color="auto"/>
              <w:bottom w:val="single" w:sz="4" w:space="0" w:color="auto"/>
              <w:right w:val="single" w:sz="4" w:space="0" w:color="auto"/>
            </w:tcBorders>
          </w:tcPr>
          <w:p w14:paraId="62DD2416"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FDMA/</w:t>
            </w:r>
            <w:r w:rsidRPr="00BE2B58">
              <w:rPr>
                <w:rFonts w:eastAsia="SimSun"/>
                <w:sz w:val="20"/>
                <w:lang w:val="en-US"/>
              </w:rPr>
              <w:br/>
              <w:t>TDMA</w:t>
            </w:r>
          </w:p>
        </w:tc>
        <w:tc>
          <w:tcPr>
            <w:tcW w:w="1493" w:type="dxa"/>
            <w:tcBorders>
              <w:top w:val="single" w:sz="4" w:space="0" w:color="auto"/>
              <w:left w:val="single" w:sz="4" w:space="0" w:color="auto"/>
              <w:bottom w:val="single" w:sz="4" w:space="0" w:color="auto"/>
              <w:right w:val="single" w:sz="4" w:space="0" w:color="auto"/>
            </w:tcBorders>
          </w:tcPr>
          <w:p w14:paraId="58BE5867"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rPr>
              <w:t>CDMA</w:t>
            </w:r>
          </w:p>
        </w:tc>
        <w:tc>
          <w:tcPr>
            <w:tcW w:w="1493" w:type="dxa"/>
            <w:tcBorders>
              <w:top w:val="single" w:sz="4" w:space="0" w:color="auto"/>
              <w:left w:val="single" w:sz="4" w:space="0" w:color="auto"/>
              <w:bottom w:val="single" w:sz="4" w:space="0" w:color="auto"/>
              <w:right w:val="single" w:sz="4" w:space="0" w:color="auto"/>
            </w:tcBorders>
          </w:tcPr>
          <w:p w14:paraId="19523D4A"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rPr>
              <w:t>CDMA</w:t>
            </w:r>
          </w:p>
        </w:tc>
      </w:tr>
      <w:tr w:rsidR="00CE0E58" w:rsidRPr="00BE2B58" w14:paraId="0339BB5D" w14:textId="77777777" w:rsidTr="00C26D67">
        <w:trPr>
          <w:cantSplit/>
          <w:jc w:val="center"/>
        </w:trPr>
        <w:tc>
          <w:tcPr>
            <w:tcW w:w="2731" w:type="dxa"/>
            <w:tcBorders>
              <w:top w:val="single" w:sz="4" w:space="0" w:color="auto"/>
              <w:left w:val="single" w:sz="4" w:space="0" w:color="auto"/>
              <w:bottom w:val="single" w:sz="4" w:space="0" w:color="auto"/>
              <w:right w:val="single" w:sz="4" w:space="0" w:color="auto"/>
            </w:tcBorders>
          </w:tcPr>
          <w:p w14:paraId="1741977E" w14:textId="77777777" w:rsidR="00CE0E58" w:rsidRPr="00BE2B58"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20"/>
              </w:rPr>
            </w:pPr>
            <w:r w:rsidRPr="00BE2B58">
              <w:rPr>
                <w:rFonts w:eastAsia="SimSun"/>
                <w:sz w:val="20"/>
              </w:rPr>
              <w:t>Duplex scheme</w:t>
            </w:r>
          </w:p>
        </w:tc>
        <w:tc>
          <w:tcPr>
            <w:tcW w:w="1367" w:type="dxa"/>
            <w:tcBorders>
              <w:top w:val="single" w:sz="4" w:space="0" w:color="auto"/>
              <w:left w:val="single" w:sz="4" w:space="0" w:color="auto"/>
              <w:bottom w:val="single" w:sz="4" w:space="0" w:color="auto"/>
              <w:right w:val="single" w:sz="4" w:space="0" w:color="auto"/>
            </w:tcBorders>
          </w:tcPr>
          <w:p w14:paraId="4A5D7725"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w:t>
            </w:r>
          </w:p>
        </w:tc>
        <w:tc>
          <w:tcPr>
            <w:tcW w:w="1493" w:type="dxa"/>
            <w:tcBorders>
              <w:top w:val="single" w:sz="4" w:space="0" w:color="auto"/>
              <w:left w:val="single" w:sz="4" w:space="0" w:color="auto"/>
              <w:bottom w:val="single" w:sz="4" w:space="0" w:color="auto"/>
              <w:right w:val="single" w:sz="4" w:space="0" w:color="auto"/>
            </w:tcBorders>
          </w:tcPr>
          <w:p w14:paraId="7EB0A406"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FDD</w:t>
            </w:r>
          </w:p>
        </w:tc>
        <w:tc>
          <w:tcPr>
            <w:tcW w:w="1493" w:type="dxa"/>
            <w:tcBorders>
              <w:top w:val="single" w:sz="4" w:space="0" w:color="auto"/>
              <w:left w:val="single" w:sz="4" w:space="0" w:color="auto"/>
              <w:bottom w:val="single" w:sz="4" w:space="0" w:color="auto"/>
              <w:right w:val="single" w:sz="4" w:space="0" w:color="auto"/>
            </w:tcBorders>
          </w:tcPr>
          <w:p w14:paraId="5991755C"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FDD</w:t>
            </w:r>
          </w:p>
        </w:tc>
        <w:tc>
          <w:tcPr>
            <w:tcW w:w="1493" w:type="dxa"/>
            <w:tcBorders>
              <w:top w:val="single" w:sz="4" w:space="0" w:color="auto"/>
              <w:left w:val="single" w:sz="4" w:space="0" w:color="auto"/>
              <w:bottom w:val="single" w:sz="4" w:space="0" w:color="auto"/>
              <w:right w:val="single" w:sz="4" w:space="0" w:color="auto"/>
            </w:tcBorders>
          </w:tcPr>
          <w:p w14:paraId="3C503BF0"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FDD</w:t>
            </w:r>
          </w:p>
        </w:tc>
        <w:tc>
          <w:tcPr>
            <w:tcW w:w="1119" w:type="dxa"/>
            <w:tcBorders>
              <w:top w:val="single" w:sz="4" w:space="0" w:color="auto"/>
              <w:left w:val="single" w:sz="4" w:space="0" w:color="auto"/>
              <w:bottom w:val="single" w:sz="4" w:space="0" w:color="auto"/>
              <w:right w:val="single" w:sz="4" w:space="0" w:color="auto"/>
            </w:tcBorders>
          </w:tcPr>
          <w:p w14:paraId="6D184724"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FDD</w:t>
            </w:r>
          </w:p>
        </w:tc>
        <w:tc>
          <w:tcPr>
            <w:tcW w:w="1493" w:type="dxa"/>
            <w:tcBorders>
              <w:top w:val="single" w:sz="4" w:space="0" w:color="auto"/>
              <w:left w:val="single" w:sz="4" w:space="0" w:color="auto"/>
              <w:bottom w:val="single" w:sz="4" w:space="0" w:color="auto"/>
              <w:right w:val="single" w:sz="4" w:space="0" w:color="auto"/>
            </w:tcBorders>
          </w:tcPr>
          <w:p w14:paraId="576E31EE"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FDD</w:t>
            </w:r>
          </w:p>
        </w:tc>
        <w:tc>
          <w:tcPr>
            <w:tcW w:w="1493" w:type="dxa"/>
            <w:tcBorders>
              <w:top w:val="single" w:sz="4" w:space="0" w:color="auto"/>
              <w:left w:val="single" w:sz="4" w:space="0" w:color="auto"/>
              <w:bottom w:val="single" w:sz="4" w:space="0" w:color="auto"/>
              <w:right w:val="single" w:sz="4" w:space="0" w:color="auto"/>
            </w:tcBorders>
          </w:tcPr>
          <w:p w14:paraId="397E490F"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rPr>
              <w:t>FULL</w:t>
            </w:r>
          </w:p>
        </w:tc>
        <w:tc>
          <w:tcPr>
            <w:tcW w:w="1493" w:type="dxa"/>
            <w:tcBorders>
              <w:top w:val="single" w:sz="4" w:space="0" w:color="auto"/>
              <w:left w:val="single" w:sz="4" w:space="0" w:color="auto"/>
              <w:bottom w:val="single" w:sz="4" w:space="0" w:color="auto"/>
              <w:right w:val="single" w:sz="4" w:space="0" w:color="auto"/>
            </w:tcBorders>
          </w:tcPr>
          <w:p w14:paraId="3CC596DF"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rPr>
              <w:t>FULL</w:t>
            </w:r>
          </w:p>
        </w:tc>
      </w:tr>
      <w:tr w:rsidR="00CE0E58" w:rsidRPr="00BE2B58" w14:paraId="3E76BF08" w14:textId="77777777" w:rsidTr="00C26D67">
        <w:trPr>
          <w:cantSplit/>
          <w:jc w:val="center"/>
        </w:trPr>
        <w:tc>
          <w:tcPr>
            <w:tcW w:w="2731" w:type="dxa"/>
            <w:tcBorders>
              <w:top w:val="single" w:sz="4" w:space="0" w:color="auto"/>
              <w:left w:val="single" w:sz="4" w:space="0" w:color="auto"/>
              <w:bottom w:val="single" w:sz="4" w:space="0" w:color="auto"/>
              <w:right w:val="single" w:sz="4" w:space="0" w:color="auto"/>
            </w:tcBorders>
          </w:tcPr>
          <w:p w14:paraId="58D583CC" w14:textId="77777777" w:rsidR="00CE0E58" w:rsidRPr="00BE2B58"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20"/>
                <w:lang w:val="en-US"/>
              </w:rPr>
            </w:pPr>
            <w:r w:rsidRPr="00BE2B58">
              <w:rPr>
                <w:rFonts w:eastAsia="SimSun"/>
                <w:sz w:val="20"/>
                <w:lang w:val="en-US"/>
              </w:rPr>
              <w:t>Frame length</w:t>
            </w:r>
          </w:p>
        </w:tc>
        <w:tc>
          <w:tcPr>
            <w:tcW w:w="1367" w:type="dxa"/>
            <w:tcBorders>
              <w:top w:val="single" w:sz="4" w:space="0" w:color="auto"/>
              <w:left w:val="single" w:sz="4" w:space="0" w:color="auto"/>
              <w:bottom w:val="single" w:sz="4" w:space="0" w:color="auto"/>
              <w:right w:val="single" w:sz="4" w:space="0" w:color="auto"/>
            </w:tcBorders>
          </w:tcPr>
          <w:p w14:paraId="122E1EFA"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Not applicable</w:t>
            </w:r>
          </w:p>
        </w:tc>
        <w:tc>
          <w:tcPr>
            <w:tcW w:w="1493" w:type="dxa"/>
            <w:tcBorders>
              <w:top w:val="single" w:sz="4" w:space="0" w:color="auto"/>
              <w:left w:val="single" w:sz="4" w:space="0" w:color="auto"/>
              <w:bottom w:val="single" w:sz="4" w:space="0" w:color="auto"/>
              <w:right w:val="single" w:sz="4" w:space="0" w:color="auto"/>
            </w:tcBorders>
          </w:tcPr>
          <w:p w14:paraId="0E671C96"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Not applicable</w:t>
            </w:r>
          </w:p>
        </w:tc>
        <w:tc>
          <w:tcPr>
            <w:tcW w:w="1493" w:type="dxa"/>
            <w:tcBorders>
              <w:top w:val="single" w:sz="4" w:space="0" w:color="auto"/>
              <w:left w:val="single" w:sz="4" w:space="0" w:color="auto"/>
              <w:bottom w:val="single" w:sz="4" w:space="0" w:color="auto"/>
              <w:right w:val="single" w:sz="4" w:space="0" w:color="auto"/>
            </w:tcBorders>
          </w:tcPr>
          <w:p w14:paraId="24C07013"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Not applicable</w:t>
            </w:r>
          </w:p>
        </w:tc>
        <w:tc>
          <w:tcPr>
            <w:tcW w:w="1493" w:type="dxa"/>
            <w:tcBorders>
              <w:top w:val="single" w:sz="4" w:space="0" w:color="auto"/>
              <w:left w:val="single" w:sz="4" w:space="0" w:color="auto"/>
              <w:bottom w:val="single" w:sz="4" w:space="0" w:color="auto"/>
              <w:right w:val="single" w:sz="4" w:space="0" w:color="auto"/>
            </w:tcBorders>
          </w:tcPr>
          <w:p w14:paraId="05984A9E"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Not applicable</w:t>
            </w:r>
          </w:p>
        </w:tc>
        <w:tc>
          <w:tcPr>
            <w:tcW w:w="1119" w:type="dxa"/>
            <w:tcBorders>
              <w:top w:val="single" w:sz="4" w:space="0" w:color="auto"/>
              <w:left w:val="single" w:sz="4" w:space="0" w:color="auto"/>
              <w:bottom w:val="single" w:sz="4" w:space="0" w:color="auto"/>
              <w:right w:val="single" w:sz="4" w:space="0" w:color="auto"/>
            </w:tcBorders>
          </w:tcPr>
          <w:p w14:paraId="3E734E57"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w:t>
            </w:r>
          </w:p>
        </w:tc>
        <w:tc>
          <w:tcPr>
            <w:tcW w:w="1493" w:type="dxa"/>
            <w:tcBorders>
              <w:top w:val="single" w:sz="4" w:space="0" w:color="auto"/>
              <w:left w:val="single" w:sz="4" w:space="0" w:color="auto"/>
              <w:bottom w:val="single" w:sz="4" w:space="0" w:color="auto"/>
              <w:right w:val="single" w:sz="4" w:space="0" w:color="auto"/>
            </w:tcBorders>
          </w:tcPr>
          <w:p w14:paraId="68912942"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40</w:t>
            </w:r>
          </w:p>
        </w:tc>
        <w:tc>
          <w:tcPr>
            <w:tcW w:w="1493" w:type="dxa"/>
            <w:tcBorders>
              <w:top w:val="single" w:sz="4" w:space="0" w:color="auto"/>
              <w:left w:val="single" w:sz="4" w:space="0" w:color="auto"/>
              <w:bottom w:val="single" w:sz="4" w:space="0" w:color="auto"/>
              <w:right w:val="single" w:sz="4" w:space="0" w:color="auto"/>
            </w:tcBorders>
          </w:tcPr>
          <w:p w14:paraId="23E8B806"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20 to 200</w:t>
            </w:r>
          </w:p>
        </w:tc>
        <w:tc>
          <w:tcPr>
            <w:tcW w:w="1493" w:type="dxa"/>
            <w:tcBorders>
              <w:top w:val="single" w:sz="4" w:space="0" w:color="auto"/>
              <w:left w:val="single" w:sz="4" w:space="0" w:color="auto"/>
              <w:bottom w:val="single" w:sz="4" w:space="0" w:color="auto"/>
              <w:right w:val="single" w:sz="4" w:space="0" w:color="auto"/>
            </w:tcBorders>
          </w:tcPr>
          <w:p w14:paraId="31E87900"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20 to 1100</w:t>
            </w:r>
          </w:p>
        </w:tc>
      </w:tr>
      <w:tr w:rsidR="00CE0E58" w:rsidRPr="00BE2B58" w14:paraId="09293393" w14:textId="77777777" w:rsidTr="00C26D67">
        <w:trPr>
          <w:cantSplit/>
          <w:jc w:val="center"/>
        </w:trPr>
        <w:tc>
          <w:tcPr>
            <w:tcW w:w="2731" w:type="dxa"/>
            <w:tcBorders>
              <w:top w:val="single" w:sz="4" w:space="0" w:color="auto"/>
              <w:left w:val="single" w:sz="4" w:space="0" w:color="auto"/>
              <w:bottom w:val="single" w:sz="4" w:space="0" w:color="auto"/>
              <w:right w:val="single" w:sz="4" w:space="0" w:color="auto"/>
            </w:tcBorders>
          </w:tcPr>
          <w:p w14:paraId="6C8B5B10" w14:textId="77777777" w:rsidR="00CE0E58" w:rsidRPr="00BE2B58"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20"/>
                <w:lang w:val="en-US"/>
              </w:rPr>
            </w:pPr>
            <w:r w:rsidRPr="00BE2B58">
              <w:rPr>
                <w:rFonts w:eastAsia="SimSun"/>
                <w:sz w:val="20"/>
                <w:lang w:val="en-US"/>
              </w:rPr>
              <w:t>Burst rate (kbit/s)</w:t>
            </w:r>
          </w:p>
        </w:tc>
        <w:tc>
          <w:tcPr>
            <w:tcW w:w="1367" w:type="dxa"/>
            <w:tcBorders>
              <w:top w:val="single" w:sz="4" w:space="0" w:color="auto"/>
              <w:left w:val="single" w:sz="4" w:space="0" w:color="auto"/>
              <w:bottom w:val="single" w:sz="4" w:space="0" w:color="auto"/>
              <w:right w:val="single" w:sz="4" w:space="0" w:color="auto"/>
            </w:tcBorders>
          </w:tcPr>
          <w:p w14:paraId="393167C1"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Not applicable</w:t>
            </w:r>
          </w:p>
        </w:tc>
        <w:tc>
          <w:tcPr>
            <w:tcW w:w="1493" w:type="dxa"/>
            <w:tcBorders>
              <w:top w:val="single" w:sz="4" w:space="0" w:color="auto"/>
              <w:left w:val="single" w:sz="4" w:space="0" w:color="auto"/>
              <w:bottom w:val="single" w:sz="4" w:space="0" w:color="auto"/>
              <w:right w:val="single" w:sz="4" w:space="0" w:color="auto"/>
            </w:tcBorders>
          </w:tcPr>
          <w:p w14:paraId="3766232B"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Not applicable</w:t>
            </w:r>
          </w:p>
        </w:tc>
        <w:tc>
          <w:tcPr>
            <w:tcW w:w="1493" w:type="dxa"/>
            <w:tcBorders>
              <w:top w:val="single" w:sz="4" w:space="0" w:color="auto"/>
              <w:left w:val="single" w:sz="4" w:space="0" w:color="auto"/>
              <w:bottom w:val="single" w:sz="4" w:space="0" w:color="auto"/>
              <w:right w:val="single" w:sz="4" w:space="0" w:color="auto"/>
            </w:tcBorders>
          </w:tcPr>
          <w:p w14:paraId="645FEA1B"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Not applicable</w:t>
            </w:r>
          </w:p>
        </w:tc>
        <w:tc>
          <w:tcPr>
            <w:tcW w:w="1493" w:type="dxa"/>
            <w:tcBorders>
              <w:top w:val="single" w:sz="4" w:space="0" w:color="auto"/>
              <w:left w:val="single" w:sz="4" w:space="0" w:color="auto"/>
              <w:bottom w:val="single" w:sz="4" w:space="0" w:color="auto"/>
              <w:right w:val="single" w:sz="4" w:space="0" w:color="auto"/>
            </w:tcBorders>
          </w:tcPr>
          <w:p w14:paraId="4EA50492"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Not applicable</w:t>
            </w:r>
          </w:p>
        </w:tc>
        <w:tc>
          <w:tcPr>
            <w:tcW w:w="1119" w:type="dxa"/>
            <w:tcBorders>
              <w:top w:val="single" w:sz="4" w:space="0" w:color="auto"/>
              <w:left w:val="single" w:sz="4" w:space="0" w:color="auto"/>
              <w:bottom w:val="single" w:sz="4" w:space="0" w:color="auto"/>
              <w:right w:val="single" w:sz="4" w:space="0" w:color="auto"/>
            </w:tcBorders>
          </w:tcPr>
          <w:p w14:paraId="2BAD2B0F"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32</w:t>
            </w:r>
          </w:p>
        </w:tc>
        <w:tc>
          <w:tcPr>
            <w:tcW w:w="1493" w:type="dxa"/>
            <w:tcBorders>
              <w:top w:val="single" w:sz="4" w:space="0" w:color="auto"/>
              <w:left w:val="single" w:sz="4" w:space="0" w:color="auto"/>
              <w:bottom w:val="single" w:sz="4" w:space="0" w:color="auto"/>
              <w:right w:val="single" w:sz="4" w:space="0" w:color="auto"/>
            </w:tcBorders>
          </w:tcPr>
          <w:p w14:paraId="2D59A602"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46.8</w:t>
            </w:r>
          </w:p>
        </w:tc>
        <w:tc>
          <w:tcPr>
            <w:tcW w:w="1493" w:type="dxa"/>
            <w:tcBorders>
              <w:top w:val="single" w:sz="4" w:space="0" w:color="auto"/>
              <w:left w:val="single" w:sz="4" w:space="0" w:color="auto"/>
              <w:bottom w:val="single" w:sz="4" w:space="0" w:color="auto"/>
              <w:right w:val="single" w:sz="4" w:space="0" w:color="auto"/>
            </w:tcBorders>
          </w:tcPr>
          <w:p w14:paraId="6342601C"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hint="eastAsia"/>
                <w:sz w:val="20"/>
                <w:lang w:eastAsia="zh-CN"/>
              </w:rPr>
              <w:t>8</w:t>
            </w:r>
          </w:p>
        </w:tc>
        <w:tc>
          <w:tcPr>
            <w:tcW w:w="1493" w:type="dxa"/>
            <w:tcBorders>
              <w:top w:val="single" w:sz="4" w:space="0" w:color="auto"/>
              <w:left w:val="single" w:sz="4" w:space="0" w:color="auto"/>
              <w:bottom w:val="single" w:sz="4" w:space="0" w:color="auto"/>
              <w:right w:val="single" w:sz="4" w:space="0" w:color="auto"/>
            </w:tcBorders>
          </w:tcPr>
          <w:p w14:paraId="046DF3A8"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4 to 16</w:t>
            </w:r>
          </w:p>
        </w:tc>
      </w:tr>
      <w:tr w:rsidR="00CE0E58" w:rsidRPr="00BE2B58" w14:paraId="40187F8D" w14:textId="77777777" w:rsidTr="00C26D67">
        <w:trPr>
          <w:cantSplit/>
          <w:jc w:val="center"/>
        </w:trPr>
        <w:tc>
          <w:tcPr>
            <w:tcW w:w="2731" w:type="dxa"/>
            <w:tcBorders>
              <w:top w:val="single" w:sz="4" w:space="0" w:color="auto"/>
              <w:left w:val="single" w:sz="4" w:space="0" w:color="auto"/>
              <w:bottom w:val="single" w:sz="4" w:space="0" w:color="auto"/>
              <w:right w:val="single" w:sz="4" w:space="0" w:color="auto"/>
            </w:tcBorders>
          </w:tcPr>
          <w:p w14:paraId="0CAC4315" w14:textId="77777777" w:rsidR="00CE0E58" w:rsidRPr="00BE2B58"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20"/>
                <w:lang w:val="en-US"/>
              </w:rPr>
            </w:pPr>
            <w:r w:rsidRPr="00BE2B58">
              <w:rPr>
                <w:rFonts w:eastAsia="SimSun"/>
                <w:sz w:val="20"/>
                <w:lang w:val="en-US"/>
              </w:rPr>
              <w:t>Chip rate (Mchip/s)</w:t>
            </w:r>
          </w:p>
        </w:tc>
        <w:tc>
          <w:tcPr>
            <w:tcW w:w="1367" w:type="dxa"/>
            <w:tcBorders>
              <w:top w:val="single" w:sz="4" w:space="0" w:color="auto"/>
              <w:left w:val="single" w:sz="4" w:space="0" w:color="auto"/>
              <w:bottom w:val="single" w:sz="4" w:space="0" w:color="auto"/>
              <w:right w:val="single" w:sz="4" w:space="0" w:color="auto"/>
            </w:tcBorders>
          </w:tcPr>
          <w:p w14:paraId="47962457"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8.33</w:t>
            </w:r>
          </w:p>
        </w:tc>
        <w:tc>
          <w:tcPr>
            <w:tcW w:w="1493" w:type="dxa"/>
            <w:tcBorders>
              <w:top w:val="single" w:sz="4" w:space="0" w:color="auto"/>
              <w:left w:val="single" w:sz="4" w:space="0" w:color="auto"/>
              <w:bottom w:val="single" w:sz="4" w:space="0" w:color="auto"/>
              <w:right w:val="single" w:sz="4" w:space="0" w:color="auto"/>
            </w:tcBorders>
          </w:tcPr>
          <w:p w14:paraId="65FD01C8"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Not applicable</w:t>
            </w:r>
          </w:p>
        </w:tc>
        <w:tc>
          <w:tcPr>
            <w:tcW w:w="1493" w:type="dxa"/>
            <w:tcBorders>
              <w:top w:val="single" w:sz="4" w:space="0" w:color="auto"/>
              <w:left w:val="single" w:sz="4" w:space="0" w:color="auto"/>
              <w:bottom w:val="single" w:sz="4" w:space="0" w:color="auto"/>
              <w:right w:val="single" w:sz="4" w:space="0" w:color="auto"/>
            </w:tcBorders>
          </w:tcPr>
          <w:p w14:paraId="363A503D"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Not applicable</w:t>
            </w:r>
          </w:p>
        </w:tc>
        <w:tc>
          <w:tcPr>
            <w:tcW w:w="1493" w:type="dxa"/>
            <w:tcBorders>
              <w:top w:val="single" w:sz="4" w:space="0" w:color="auto"/>
              <w:left w:val="single" w:sz="4" w:space="0" w:color="auto"/>
              <w:bottom w:val="single" w:sz="4" w:space="0" w:color="auto"/>
              <w:right w:val="single" w:sz="4" w:space="0" w:color="auto"/>
            </w:tcBorders>
          </w:tcPr>
          <w:p w14:paraId="7625144A"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Not applicable</w:t>
            </w:r>
          </w:p>
        </w:tc>
        <w:tc>
          <w:tcPr>
            <w:tcW w:w="1119" w:type="dxa"/>
            <w:tcBorders>
              <w:top w:val="single" w:sz="4" w:space="0" w:color="auto"/>
              <w:left w:val="single" w:sz="4" w:space="0" w:color="auto"/>
              <w:bottom w:val="single" w:sz="4" w:space="0" w:color="auto"/>
              <w:right w:val="single" w:sz="4" w:space="0" w:color="auto"/>
            </w:tcBorders>
          </w:tcPr>
          <w:p w14:paraId="07885CD0"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Not applicable</w:t>
            </w:r>
          </w:p>
        </w:tc>
        <w:tc>
          <w:tcPr>
            <w:tcW w:w="1493" w:type="dxa"/>
            <w:tcBorders>
              <w:top w:val="single" w:sz="4" w:space="0" w:color="auto"/>
              <w:left w:val="single" w:sz="4" w:space="0" w:color="auto"/>
              <w:bottom w:val="single" w:sz="4" w:space="0" w:color="auto"/>
              <w:right w:val="single" w:sz="4" w:space="0" w:color="auto"/>
            </w:tcBorders>
          </w:tcPr>
          <w:p w14:paraId="155D49D8"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lang w:val="en-US"/>
              </w:rPr>
              <w:t>Not applicable</w:t>
            </w:r>
          </w:p>
        </w:tc>
        <w:tc>
          <w:tcPr>
            <w:tcW w:w="1493" w:type="dxa"/>
            <w:tcBorders>
              <w:top w:val="single" w:sz="4" w:space="0" w:color="auto"/>
              <w:left w:val="single" w:sz="4" w:space="0" w:color="auto"/>
              <w:bottom w:val="single" w:sz="4" w:space="0" w:color="auto"/>
              <w:right w:val="single" w:sz="4" w:space="0" w:color="auto"/>
            </w:tcBorders>
          </w:tcPr>
          <w:p w14:paraId="36E69260"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rPr>
              <w:t>4.1</w:t>
            </w:r>
          </w:p>
        </w:tc>
        <w:tc>
          <w:tcPr>
            <w:tcW w:w="1493" w:type="dxa"/>
            <w:tcBorders>
              <w:top w:val="single" w:sz="4" w:space="0" w:color="auto"/>
              <w:left w:val="single" w:sz="4" w:space="0" w:color="auto"/>
              <w:bottom w:val="single" w:sz="4" w:space="0" w:color="auto"/>
              <w:right w:val="single" w:sz="4" w:space="0" w:color="auto"/>
            </w:tcBorders>
          </w:tcPr>
          <w:p w14:paraId="468A3B7A"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n-US"/>
              </w:rPr>
            </w:pPr>
            <w:r w:rsidRPr="00BE2B58">
              <w:rPr>
                <w:rFonts w:eastAsia="SimSun"/>
                <w:sz w:val="20"/>
              </w:rPr>
              <w:t>4.1</w:t>
            </w:r>
          </w:p>
        </w:tc>
      </w:tr>
      <w:tr w:rsidR="00CE0E58" w:rsidRPr="00BE2B58" w14:paraId="69FF54F8" w14:textId="77777777" w:rsidTr="00C26D67">
        <w:trPr>
          <w:cantSplit/>
          <w:jc w:val="center"/>
        </w:trPr>
        <w:tc>
          <w:tcPr>
            <w:tcW w:w="2731" w:type="dxa"/>
            <w:tcBorders>
              <w:top w:val="single" w:sz="4" w:space="0" w:color="auto"/>
              <w:left w:val="single" w:sz="4" w:space="0" w:color="auto"/>
              <w:bottom w:val="single" w:sz="4" w:space="0" w:color="auto"/>
              <w:right w:val="single" w:sz="4" w:space="0" w:color="auto"/>
            </w:tcBorders>
          </w:tcPr>
          <w:p w14:paraId="06E221F6" w14:textId="77777777" w:rsidR="00CE0E58" w:rsidRPr="00BE2B58"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20"/>
                <w:lang w:val="en-US"/>
              </w:rPr>
            </w:pPr>
            <w:r w:rsidRPr="00BE2B58">
              <w:rPr>
                <w:rFonts w:eastAsia="SimSun"/>
                <w:sz w:val="20"/>
                <w:lang w:val="en-US"/>
              </w:rPr>
              <w:t>Voice activity factor</w:t>
            </w:r>
          </w:p>
        </w:tc>
        <w:tc>
          <w:tcPr>
            <w:tcW w:w="1367" w:type="dxa"/>
            <w:tcBorders>
              <w:top w:val="single" w:sz="4" w:space="0" w:color="auto"/>
              <w:left w:val="single" w:sz="4" w:space="0" w:color="auto"/>
              <w:bottom w:val="single" w:sz="4" w:space="0" w:color="auto"/>
              <w:right w:val="single" w:sz="4" w:space="0" w:color="auto"/>
            </w:tcBorders>
          </w:tcPr>
          <w:p w14:paraId="2C3D96C3"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0.4</w:t>
            </w:r>
          </w:p>
        </w:tc>
        <w:tc>
          <w:tcPr>
            <w:tcW w:w="1493" w:type="dxa"/>
            <w:tcBorders>
              <w:top w:val="single" w:sz="4" w:space="0" w:color="auto"/>
              <w:left w:val="single" w:sz="4" w:space="0" w:color="auto"/>
              <w:bottom w:val="single" w:sz="4" w:space="0" w:color="auto"/>
              <w:right w:val="single" w:sz="4" w:space="0" w:color="auto"/>
            </w:tcBorders>
          </w:tcPr>
          <w:p w14:paraId="51CD79C0"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0.4</w:t>
            </w:r>
          </w:p>
        </w:tc>
        <w:tc>
          <w:tcPr>
            <w:tcW w:w="1493" w:type="dxa"/>
            <w:tcBorders>
              <w:top w:val="single" w:sz="4" w:space="0" w:color="auto"/>
              <w:left w:val="single" w:sz="4" w:space="0" w:color="auto"/>
              <w:bottom w:val="single" w:sz="4" w:space="0" w:color="auto"/>
              <w:right w:val="single" w:sz="4" w:space="0" w:color="auto"/>
            </w:tcBorders>
          </w:tcPr>
          <w:p w14:paraId="52C49C75"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0.4</w:t>
            </w:r>
          </w:p>
        </w:tc>
        <w:tc>
          <w:tcPr>
            <w:tcW w:w="1493" w:type="dxa"/>
            <w:tcBorders>
              <w:top w:val="single" w:sz="4" w:space="0" w:color="auto"/>
              <w:left w:val="single" w:sz="4" w:space="0" w:color="auto"/>
              <w:bottom w:val="single" w:sz="4" w:space="0" w:color="auto"/>
              <w:right w:val="single" w:sz="4" w:space="0" w:color="auto"/>
            </w:tcBorders>
          </w:tcPr>
          <w:p w14:paraId="5BB308F2"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0.4</w:t>
            </w:r>
          </w:p>
        </w:tc>
        <w:tc>
          <w:tcPr>
            <w:tcW w:w="1119" w:type="dxa"/>
            <w:tcBorders>
              <w:top w:val="single" w:sz="4" w:space="0" w:color="auto"/>
              <w:left w:val="single" w:sz="4" w:space="0" w:color="auto"/>
              <w:bottom w:val="single" w:sz="4" w:space="0" w:color="auto"/>
              <w:right w:val="single" w:sz="4" w:space="0" w:color="auto"/>
            </w:tcBorders>
          </w:tcPr>
          <w:p w14:paraId="7E6B20F3"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0.4</w:t>
            </w:r>
          </w:p>
        </w:tc>
        <w:tc>
          <w:tcPr>
            <w:tcW w:w="1493" w:type="dxa"/>
            <w:tcBorders>
              <w:top w:val="single" w:sz="4" w:space="0" w:color="auto"/>
              <w:left w:val="single" w:sz="4" w:space="0" w:color="auto"/>
              <w:bottom w:val="single" w:sz="4" w:space="0" w:color="auto"/>
              <w:right w:val="single" w:sz="4" w:space="0" w:color="auto"/>
            </w:tcBorders>
          </w:tcPr>
          <w:p w14:paraId="6EDBFFD6"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0.4</w:t>
            </w:r>
          </w:p>
        </w:tc>
        <w:tc>
          <w:tcPr>
            <w:tcW w:w="1493" w:type="dxa"/>
            <w:tcBorders>
              <w:top w:val="single" w:sz="4" w:space="0" w:color="auto"/>
              <w:left w:val="single" w:sz="4" w:space="0" w:color="auto"/>
              <w:bottom w:val="single" w:sz="4" w:space="0" w:color="auto"/>
              <w:right w:val="single" w:sz="4" w:space="0" w:color="auto"/>
            </w:tcBorders>
          </w:tcPr>
          <w:p w14:paraId="08F2B4CC"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Not applicable</w:t>
            </w:r>
          </w:p>
        </w:tc>
        <w:tc>
          <w:tcPr>
            <w:tcW w:w="1493" w:type="dxa"/>
            <w:tcBorders>
              <w:top w:val="single" w:sz="4" w:space="0" w:color="auto"/>
              <w:left w:val="single" w:sz="4" w:space="0" w:color="auto"/>
              <w:bottom w:val="single" w:sz="4" w:space="0" w:color="auto"/>
              <w:right w:val="single" w:sz="4" w:space="0" w:color="auto"/>
            </w:tcBorders>
          </w:tcPr>
          <w:p w14:paraId="620EB9EB"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Not applicable</w:t>
            </w:r>
          </w:p>
        </w:tc>
      </w:tr>
      <w:tr w:rsidR="00CE0E58" w:rsidRPr="00BE2B58" w14:paraId="1A8FD733" w14:textId="77777777" w:rsidTr="00C26D67">
        <w:trPr>
          <w:cantSplit/>
          <w:jc w:val="center"/>
        </w:trPr>
        <w:tc>
          <w:tcPr>
            <w:tcW w:w="2731" w:type="dxa"/>
            <w:tcBorders>
              <w:top w:val="single" w:sz="4" w:space="0" w:color="auto"/>
              <w:left w:val="single" w:sz="4" w:space="0" w:color="auto"/>
              <w:bottom w:val="single" w:sz="4" w:space="0" w:color="auto"/>
              <w:right w:val="single" w:sz="4" w:space="0" w:color="auto"/>
            </w:tcBorders>
          </w:tcPr>
          <w:p w14:paraId="036B9DD1" w14:textId="77777777" w:rsidR="00CE0E58" w:rsidRPr="00BE2B58"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20"/>
              </w:rPr>
            </w:pPr>
            <w:r w:rsidRPr="00BE2B58">
              <w:rPr>
                <w:rFonts w:eastAsia="SimSun"/>
                <w:sz w:val="20"/>
              </w:rPr>
              <w:t>RF carrier spacing (MHz)</w:t>
            </w:r>
          </w:p>
        </w:tc>
        <w:tc>
          <w:tcPr>
            <w:tcW w:w="1367" w:type="dxa"/>
            <w:tcBorders>
              <w:top w:val="single" w:sz="4" w:space="0" w:color="auto"/>
              <w:left w:val="single" w:sz="4" w:space="0" w:color="auto"/>
              <w:bottom w:val="single" w:sz="4" w:space="0" w:color="auto"/>
              <w:right w:val="single" w:sz="4" w:space="0" w:color="auto"/>
            </w:tcBorders>
          </w:tcPr>
          <w:p w14:paraId="529207BB"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w:t>
            </w:r>
          </w:p>
        </w:tc>
        <w:tc>
          <w:tcPr>
            <w:tcW w:w="1493" w:type="dxa"/>
            <w:tcBorders>
              <w:top w:val="single" w:sz="4" w:space="0" w:color="auto"/>
              <w:left w:val="single" w:sz="4" w:space="0" w:color="auto"/>
              <w:bottom w:val="single" w:sz="4" w:space="0" w:color="auto"/>
              <w:right w:val="single" w:sz="4" w:space="0" w:color="auto"/>
            </w:tcBorders>
          </w:tcPr>
          <w:p w14:paraId="473F829A"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0.006</w:t>
            </w:r>
          </w:p>
        </w:tc>
        <w:tc>
          <w:tcPr>
            <w:tcW w:w="1493" w:type="dxa"/>
            <w:tcBorders>
              <w:top w:val="single" w:sz="4" w:space="0" w:color="auto"/>
              <w:left w:val="single" w:sz="4" w:space="0" w:color="auto"/>
              <w:bottom w:val="single" w:sz="4" w:space="0" w:color="auto"/>
              <w:right w:val="single" w:sz="4" w:space="0" w:color="auto"/>
            </w:tcBorders>
          </w:tcPr>
          <w:p w14:paraId="6A821679"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0.006</w:t>
            </w:r>
          </w:p>
        </w:tc>
        <w:tc>
          <w:tcPr>
            <w:tcW w:w="1493" w:type="dxa"/>
            <w:tcBorders>
              <w:top w:val="single" w:sz="4" w:space="0" w:color="auto"/>
              <w:left w:val="single" w:sz="4" w:space="0" w:color="auto"/>
              <w:bottom w:val="single" w:sz="4" w:space="0" w:color="auto"/>
              <w:right w:val="single" w:sz="4" w:space="0" w:color="auto"/>
            </w:tcBorders>
          </w:tcPr>
          <w:p w14:paraId="1BA51991"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0.006</w:t>
            </w:r>
          </w:p>
        </w:tc>
        <w:tc>
          <w:tcPr>
            <w:tcW w:w="1119" w:type="dxa"/>
            <w:tcBorders>
              <w:top w:val="single" w:sz="4" w:space="0" w:color="auto"/>
              <w:left w:val="single" w:sz="4" w:space="0" w:color="auto"/>
              <w:bottom w:val="single" w:sz="4" w:space="0" w:color="auto"/>
              <w:right w:val="single" w:sz="4" w:space="0" w:color="auto"/>
            </w:tcBorders>
          </w:tcPr>
          <w:p w14:paraId="27D2A1F3"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w:t>
            </w:r>
          </w:p>
        </w:tc>
        <w:tc>
          <w:tcPr>
            <w:tcW w:w="1493" w:type="dxa"/>
            <w:tcBorders>
              <w:top w:val="single" w:sz="4" w:space="0" w:color="auto"/>
              <w:left w:val="single" w:sz="4" w:space="0" w:color="auto"/>
              <w:bottom w:val="single" w:sz="4" w:space="0" w:color="auto"/>
              <w:right w:val="single" w:sz="4" w:space="0" w:color="auto"/>
            </w:tcBorders>
          </w:tcPr>
          <w:p w14:paraId="569BABB0"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0.03125</w:t>
            </w:r>
          </w:p>
        </w:tc>
        <w:tc>
          <w:tcPr>
            <w:tcW w:w="1493" w:type="dxa"/>
            <w:tcBorders>
              <w:top w:val="single" w:sz="4" w:space="0" w:color="auto"/>
              <w:left w:val="single" w:sz="4" w:space="0" w:color="auto"/>
              <w:bottom w:val="single" w:sz="4" w:space="0" w:color="auto"/>
              <w:right w:val="single" w:sz="4" w:space="0" w:color="auto"/>
            </w:tcBorders>
          </w:tcPr>
          <w:p w14:paraId="2D16528F"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Not applicable</w:t>
            </w:r>
          </w:p>
        </w:tc>
        <w:tc>
          <w:tcPr>
            <w:tcW w:w="1493" w:type="dxa"/>
            <w:tcBorders>
              <w:top w:val="single" w:sz="4" w:space="0" w:color="auto"/>
              <w:left w:val="single" w:sz="4" w:space="0" w:color="auto"/>
              <w:bottom w:val="single" w:sz="4" w:space="0" w:color="auto"/>
              <w:right w:val="single" w:sz="4" w:space="0" w:color="auto"/>
            </w:tcBorders>
          </w:tcPr>
          <w:p w14:paraId="4C6A06B3"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Not applicable</w:t>
            </w:r>
          </w:p>
        </w:tc>
      </w:tr>
      <w:tr w:rsidR="00CE0E58" w:rsidRPr="00BE2B58" w14:paraId="6E7580BE" w14:textId="77777777" w:rsidTr="00C26D67">
        <w:trPr>
          <w:cantSplit/>
          <w:jc w:val="center"/>
        </w:trPr>
        <w:tc>
          <w:tcPr>
            <w:tcW w:w="2731" w:type="dxa"/>
            <w:tcBorders>
              <w:top w:val="single" w:sz="4" w:space="0" w:color="auto"/>
              <w:left w:val="single" w:sz="4" w:space="0" w:color="auto"/>
              <w:bottom w:val="single" w:sz="4" w:space="0" w:color="auto"/>
              <w:right w:val="single" w:sz="4" w:space="0" w:color="auto"/>
            </w:tcBorders>
          </w:tcPr>
          <w:p w14:paraId="1B3F6EA9" w14:textId="77777777" w:rsidR="00CE0E58" w:rsidRPr="00BE2B58"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20"/>
              </w:rPr>
            </w:pPr>
            <w:r w:rsidRPr="00BE2B58">
              <w:rPr>
                <w:rFonts w:eastAsia="SimSun"/>
                <w:sz w:val="20"/>
              </w:rPr>
              <w:t>RF channel spacing (MHz)</w:t>
            </w:r>
          </w:p>
        </w:tc>
        <w:tc>
          <w:tcPr>
            <w:tcW w:w="1367" w:type="dxa"/>
            <w:tcBorders>
              <w:top w:val="single" w:sz="4" w:space="0" w:color="auto"/>
              <w:left w:val="single" w:sz="4" w:space="0" w:color="auto"/>
              <w:bottom w:val="single" w:sz="4" w:space="0" w:color="auto"/>
              <w:right w:val="single" w:sz="4" w:space="0" w:color="auto"/>
            </w:tcBorders>
          </w:tcPr>
          <w:p w14:paraId="6B850689"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w:t>
            </w:r>
          </w:p>
        </w:tc>
        <w:tc>
          <w:tcPr>
            <w:tcW w:w="1493" w:type="dxa"/>
            <w:tcBorders>
              <w:top w:val="single" w:sz="4" w:space="0" w:color="auto"/>
              <w:left w:val="single" w:sz="4" w:space="0" w:color="auto"/>
              <w:bottom w:val="single" w:sz="4" w:space="0" w:color="auto"/>
              <w:right w:val="single" w:sz="4" w:space="0" w:color="auto"/>
            </w:tcBorders>
          </w:tcPr>
          <w:p w14:paraId="69589800"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0.006</w:t>
            </w:r>
          </w:p>
        </w:tc>
        <w:tc>
          <w:tcPr>
            <w:tcW w:w="1493" w:type="dxa"/>
            <w:tcBorders>
              <w:top w:val="single" w:sz="4" w:space="0" w:color="auto"/>
              <w:left w:val="single" w:sz="4" w:space="0" w:color="auto"/>
              <w:bottom w:val="single" w:sz="4" w:space="0" w:color="auto"/>
              <w:right w:val="single" w:sz="4" w:space="0" w:color="auto"/>
            </w:tcBorders>
          </w:tcPr>
          <w:p w14:paraId="06CC16F0"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0.006</w:t>
            </w:r>
          </w:p>
        </w:tc>
        <w:tc>
          <w:tcPr>
            <w:tcW w:w="1493" w:type="dxa"/>
            <w:tcBorders>
              <w:top w:val="single" w:sz="4" w:space="0" w:color="auto"/>
              <w:left w:val="single" w:sz="4" w:space="0" w:color="auto"/>
              <w:bottom w:val="single" w:sz="4" w:space="0" w:color="auto"/>
              <w:right w:val="single" w:sz="4" w:space="0" w:color="auto"/>
            </w:tcBorders>
          </w:tcPr>
          <w:p w14:paraId="5E98ADFB"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0.006</w:t>
            </w:r>
          </w:p>
        </w:tc>
        <w:tc>
          <w:tcPr>
            <w:tcW w:w="1119" w:type="dxa"/>
            <w:tcBorders>
              <w:top w:val="single" w:sz="4" w:space="0" w:color="auto"/>
              <w:left w:val="single" w:sz="4" w:space="0" w:color="auto"/>
              <w:bottom w:val="single" w:sz="4" w:space="0" w:color="auto"/>
              <w:right w:val="single" w:sz="4" w:space="0" w:color="auto"/>
            </w:tcBorders>
          </w:tcPr>
          <w:p w14:paraId="22576A40"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w:t>
            </w:r>
          </w:p>
        </w:tc>
        <w:tc>
          <w:tcPr>
            <w:tcW w:w="1493" w:type="dxa"/>
            <w:tcBorders>
              <w:top w:val="single" w:sz="4" w:space="0" w:color="auto"/>
              <w:left w:val="single" w:sz="4" w:space="0" w:color="auto"/>
              <w:bottom w:val="single" w:sz="4" w:space="0" w:color="auto"/>
              <w:right w:val="single" w:sz="4" w:space="0" w:color="auto"/>
            </w:tcBorders>
          </w:tcPr>
          <w:p w14:paraId="0E93DA97"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0.03125</w:t>
            </w:r>
          </w:p>
        </w:tc>
        <w:tc>
          <w:tcPr>
            <w:tcW w:w="1493" w:type="dxa"/>
            <w:tcBorders>
              <w:top w:val="single" w:sz="4" w:space="0" w:color="auto"/>
              <w:left w:val="single" w:sz="4" w:space="0" w:color="auto"/>
              <w:bottom w:val="single" w:sz="4" w:space="0" w:color="auto"/>
              <w:right w:val="single" w:sz="4" w:space="0" w:color="auto"/>
            </w:tcBorders>
          </w:tcPr>
          <w:p w14:paraId="59359551"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Not applicable</w:t>
            </w:r>
          </w:p>
        </w:tc>
        <w:tc>
          <w:tcPr>
            <w:tcW w:w="1493" w:type="dxa"/>
            <w:tcBorders>
              <w:top w:val="single" w:sz="4" w:space="0" w:color="auto"/>
              <w:left w:val="single" w:sz="4" w:space="0" w:color="auto"/>
              <w:bottom w:val="single" w:sz="4" w:space="0" w:color="auto"/>
              <w:right w:val="single" w:sz="4" w:space="0" w:color="auto"/>
            </w:tcBorders>
          </w:tcPr>
          <w:p w14:paraId="77AE22AF"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Not applicable</w:t>
            </w:r>
          </w:p>
        </w:tc>
      </w:tr>
      <w:tr w:rsidR="00CE0E58" w:rsidRPr="00BE2B58" w14:paraId="29D2DDE9" w14:textId="77777777" w:rsidTr="00D31C80">
        <w:trPr>
          <w:cantSplit/>
          <w:jc w:val="center"/>
        </w:trPr>
        <w:tc>
          <w:tcPr>
            <w:tcW w:w="2731" w:type="dxa"/>
            <w:tcBorders>
              <w:top w:val="single" w:sz="4" w:space="0" w:color="auto"/>
              <w:left w:val="single" w:sz="4" w:space="0" w:color="auto"/>
              <w:bottom w:val="single" w:sz="4" w:space="0" w:color="auto"/>
              <w:right w:val="single" w:sz="4" w:space="0" w:color="auto"/>
            </w:tcBorders>
          </w:tcPr>
          <w:p w14:paraId="2CD8EBE4" w14:textId="77777777" w:rsidR="00CE0E58" w:rsidRPr="00BE2B58"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20"/>
              </w:rPr>
            </w:pPr>
            <w:r w:rsidRPr="00BE2B58">
              <w:rPr>
                <w:rFonts w:eastAsia="SimSun"/>
                <w:sz w:val="20"/>
              </w:rPr>
              <w:t>Modulation bandwidth (MHz)</w:t>
            </w:r>
          </w:p>
        </w:tc>
        <w:tc>
          <w:tcPr>
            <w:tcW w:w="1367" w:type="dxa"/>
            <w:tcBorders>
              <w:top w:val="single" w:sz="4" w:space="0" w:color="auto"/>
              <w:left w:val="single" w:sz="4" w:space="0" w:color="auto"/>
              <w:bottom w:val="single" w:sz="4" w:space="0" w:color="auto"/>
              <w:right w:val="single" w:sz="4" w:space="0" w:color="auto"/>
            </w:tcBorders>
          </w:tcPr>
          <w:p w14:paraId="18DE4ED7"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w:t>
            </w:r>
          </w:p>
        </w:tc>
        <w:tc>
          <w:tcPr>
            <w:tcW w:w="1493" w:type="dxa"/>
            <w:tcBorders>
              <w:top w:val="single" w:sz="4" w:space="0" w:color="auto"/>
              <w:left w:val="single" w:sz="4" w:space="0" w:color="auto"/>
              <w:bottom w:val="single" w:sz="4" w:space="0" w:color="auto"/>
              <w:right w:val="single" w:sz="4" w:space="0" w:color="auto"/>
            </w:tcBorders>
          </w:tcPr>
          <w:p w14:paraId="23834CBF"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0.0045</w:t>
            </w:r>
          </w:p>
        </w:tc>
        <w:tc>
          <w:tcPr>
            <w:tcW w:w="1493" w:type="dxa"/>
            <w:tcBorders>
              <w:top w:val="single" w:sz="4" w:space="0" w:color="auto"/>
              <w:left w:val="single" w:sz="4" w:space="0" w:color="auto"/>
              <w:bottom w:val="single" w:sz="4" w:space="0" w:color="auto"/>
              <w:right w:val="single" w:sz="4" w:space="0" w:color="auto"/>
            </w:tcBorders>
          </w:tcPr>
          <w:p w14:paraId="7F240F87"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0.0047</w:t>
            </w:r>
          </w:p>
        </w:tc>
        <w:tc>
          <w:tcPr>
            <w:tcW w:w="1493" w:type="dxa"/>
            <w:tcBorders>
              <w:top w:val="single" w:sz="4" w:space="0" w:color="auto"/>
              <w:left w:val="single" w:sz="4" w:space="0" w:color="auto"/>
              <w:bottom w:val="single" w:sz="4" w:space="0" w:color="auto"/>
              <w:right w:val="single" w:sz="4" w:space="0" w:color="auto"/>
            </w:tcBorders>
          </w:tcPr>
          <w:p w14:paraId="2574AD93"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0.0047</w:t>
            </w:r>
          </w:p>
        </w:tc>
        <w:tc>
          <w:tcPr>
            <w:tcW w:w="1119" w:type="dxa"/>
            <w:tcBorders>
              <w:top w:val="single" w:sz="4" w:space="0" w:color="auto"/>
              <w:left w:val="single" w:sz="4" w:space="0" w:color="auto"/>
              <w:bottom w:val="single" w:sz="4" w:space="0" w:color="auto"/>
              <w:right w:val="single" w:sz="4" w:space="0" w:color="auto"/>
            </w:tcBorders>
          </w:tcPr>
          <w:p w14:paraId="083399E0"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w:t>
            </w:r>
          </w:p>
        </w:tc>
        <w:tc>
          <w:tcPr>
            <w:tcW w:w="1493" w:type="dxa"/>
            <w:tcBorders>
              <w:top w:val="single" w:sz="4" w:space="0" w:color="auto"/>
              <w:left w:val="single" w:sz="4" w:space="0" w:color="auto"/>
              <w:bottom w:val="single" w:sz="4" w:space="0" w:color="auto"/>
              <w:right w:val="single" w:sz="4" w:space="0" w:color="auto"/>
            </w:tcBorders>
          </w:tcPr>
          <w:p w14:paraId="3EA2E611"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0.0234</w:t>
            </w:r>
          </w:p>
        </w:tc>
        <w:tc>
          <w:tcPr>
            <w:tcW w:w="1493" w:type="dxa"/>
            <w:tcBorders>
              <w:top w:val="single" w:sz="4" w:space="0" w:color="auto"/>
              <w:left w:val="single" w:sz="4" w:space="0" w:color="auto"/>
              <w:bottom w:val="single" w:sz="4" w:space="0" w:color="auto"/>
              <w:right w:val="single" w:sz="4" w:space="0" w:color="auto"/>
            </w:tcBorders>
          </w:tcPr>
          <w:p w14:paraId="0A60DCCA"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8.2</w:t>
            </w:r>
          </w:p>
        </w:tc>
        <w:tc>
          <w:tcPr>
            <w:tcW w:w="1493" w:type="dxa"/>
            <w:tcBorders>
              <w:top w:val="single" w:sz="4" w:space="0" w:color="auto"/>
              <w:left w:val="single" w:sz="4" w:space="0" w:color="auto"/>
              <w:bottom w:val="single" w:sz="4" w:space="0" w:color="auto"/>
              <w:right w:val="single" w:sz="4" w:space="0" w:color="auto"/>
            </w:tcBorders>
          </w:tcPr>
          <w:p w14:paraId="4102F737"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8.2</w:t>
            </w:r>
          </w:p>
        </w:tc>
      </w:tr>
      <w:tr w:rsidR="00CE0E58" w:rsidRPr="00BE2B58" w14:paraId="60816CC1" w14:textId="77777777" w:rsidTr="00D31C80">
        <w:trPr>
          <w:cantSplit/>
          <w:jc w:val="center"/>
        </w:trPr>
        <w:tc>
          <w:tcPr>
            <w:tcW w:w="11189" w:type="dxa"/>
            <w:gridSpan w:val="7"/>
            <w:tcBorders>
              <w:top w:val="single" w:sz="4" w:space="0" w:color="auto"/>
              <w:left w:val="single" w:sz="4" w:space="0" w:color="auto"/>
              <w:bottom w:val="single" w:sz="4" w:space="0" w:color="auto"/>
              <w:right w:val="nil"/>
            </w:tcBorders>
          </w:tcPr>
          <w:p w14:paraId="199800D3" w14:textId="77777777" w:rsidR="00CE0E58" w:rsidRPr="00BE2B58" w:rsidRDefault="00CE0E58" w:rsidP="00D31C8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iCs/>
                <w:sz w:val="20"/>
              </w:rPr>
            </w:pPr>
            <w:r w:rsidRPr="00BE2B58">
              <w:rPr>
                <w:rFonts w:eastAsia="SimSun"/>
                <w:i/>
                <w:iCs/>
                <w:sz w:val="20"/>
              </w:rPr>
              <w:t>Required E</w:t>
            </w:r>
            <w:r w:rsidRPr="00D31C80">
              <w:rPr>
                <w:rFonts w:eastAsia="SimSun"/>
                <w:i/>
                <w:iCs/>
                <w:sz w:val="20"/>
                <w:vertAlign w:val="subscript"/>
              </w:rPr>
              <w:t>b</w:t>
            </w:r>
            <w:r w:rsidRPr="00BE2B58">
              <w:rPr>
                <w:rFonts w:ascii="Tms Rmn" w:eastAsia="SimSun" w:hAnsi="Tms Rmn"/>
                <w:position w:val="-4"/>
                <w:sz w:val="20"/>
              </w:rPr>
              <w:t> </w:t>
            </w:r>
            <w:r w:rsidRPr="00BE2B58">
              <w:rPr>
                <w:rFonts w:eastAsia="SimSun"/>
                <w:sz w:val="20"/>
              </w:rPr>
              <w:t>/</w:t>
            </w:r>
            <w:proofErr w:type="spellStart"/>
            <w:r w:rsidRPr="00BE2B58">
              <w:rPr>
                <w:rFonts w:eastAsia="SimSun"/>
                <w:i/>
                <w:iCs/>
                <w:sz w:val="20"/>
              </w:rPr>
              <w:t>N</w:t>
            </w:r>
            <w:r w:rsidRPr="00D31C80">
              <w:rPr>
                <w:rFonts w:eastAsia="SimSun"/>
                <w:sz w:val="20"/>
                <w:vertAlign w:val="subscript"/>
              </w:rPr>
              <w:t>0</w:t>
            </w:r>
            <w:proofErr w:type="spellEnd"/>
            <w:r>
              <w:rPr>
                <w:rFonts w:eastAsia="SimSun"/>
                <w:sz w:val="20"/>
                <w:vertAlign w:val="subscript"/>
              </w:rPr>
              <w:t xml:space="preserve"> </w:t>
            </w:r>
            <w:r w:rsidRPr="00BE2B58">
              <w:rPr>
                <w:rFonts w:eastAsia="SimSun"/>
                <w:sz w:val="20"/>
              </w:rPr>
              <w:t>(dB)</w:t>
            </w:r>
          </w:p>
        </w:tc>
        <w:tc>
          <w:tcPr>
            <w:tcW w:w="1493" w:type="dxa"/>
            <w:tcBorders>
              <w:top w:val="single" w:sz="4" w:space="0" w:color="auto"/>
              <w:left w:val="nil"/>
              <w:bottom w:val="single" w:sz="4" w:space="0" w:color="auto"/>
              <w:right w:val="nil"/>
            </w:tcBorders>
          </w:tcPr>
          <w:p w14:paraId="77645592"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i/>
                <w:iCs/>
                <w:sz w:val="20"/>
              </w:rPr>
            </w:pPr>
          </w:p>
        </w:tc>
        <w:tc>
          <w:tcPr>
            <w:tcW w:w="1493" w:type="dxa"/>
            <w:tcBorders>
              <w:top w:val="single" w:sz="4" w:space="0" w:color="auto"/>
              <w:left w:val="nil"/>
              <w:bottom w:val="single" w:sz="4" w:space="0" w:color="auto"/>
              <w:right w:val="single" w:sz="4" w:space="0" w:color="auto"/>
            </w:tcBorders>
          </w:tcPr>
          <w:p w14:paraId="5F33C7B6"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i/>
                <w:iCs/>
                <w:sz w:val="20"/>
              </w:rPr>
            </w:pPr>
          </w:p>
        </w:tc>
      </w:tr>
      <w:tr w:rsidR="00CE0E58" w:rsidRPr="00BE2B58" w14:paraId="2C1ACF28" w14:textId="77777777" w:rsidTr="00C26D67">
        <w:trPr>
          <w:cantSplit/>
          <w:jc w:val="center"/>
        </w:trPr>
        <w:tc>
          <w:tcPr>
            <w:tcW w:w="2731" w:type="dxa"/>
            <w:tcBorders>
              <w:top w:val="single" w:sz="4" w:space="0" w:color="auto"/>
              <w:left w:val="single" w:sz="4" w:space="0" w:color="auto"/>
              <w:bottom w:val="single" w:sz="4" w:space="0" w:color="auto"/>
              <w:right w:val="single" w:sz="4" w:space="0" w:color="auto"/>
            </w:tcBorders>
          </w:tcPr>
          <w:p w14:paraId="60360792" w14:textId="77777777" w:rsidR="00CE0E58" w:rsidRPr="00BE2B58"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20"/>
              </w:rPr>
            </w:pPr>
            <w:r w:rsidRPr="00BE2B58">
              <w:rPr>
                <w:rFonts w:eastAsia="SimSun"/>
                <w:sz w:val="20"/>
              </w:rPr>
              <w:t>Voice</w:t>
            </w:r>
          </w:p>
        </w:tc>
        <w:tc>
          <w:tcPr>
            <w:tcW w:w="1367" w:type="dxa"/>
            <w:tcBorders>
              <w:top w:val="single" w:sz="4" w:space="0" w:color="auto"/>
              <w:left w:val="single" w:sz="4" w:space="0" w:color="auto"/>
              <w:bottom w:val="single" w:sz="4" w:space="0" w:color="auto"/>
              <w:right w:val="single" w:sz="4" w:space="0" w:color="auto"/>
            </w:tcBorders>
          </w:tcPr>
          <w:p w14:paraId="13CD559E"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2.5</w:t>
            </w:r>
          </w:p>
        </w:tc>
        <w:tc>
          <w:tcPr>
            <w:tcW w:w="1493" w:type="dxa"/>
            <w:tcBorders>
              <w:top w:val="single" w:sz="4" w:space="0" w:color="auto"/>
              <w:left w:val="single" w:sz="4" w:space="0" w:color="auto"/>
              <w:bottom w:val="single" w:sz="4" w:space="0" w:color="auto"/>
              <w:right w:val="single" w:sz="4" w:space="0" w:color="auto"/>
            </w:tcBorders>
          </w:tcPr>
          <w:p w14:paraId="475A3F40"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9.0</w:t>
            </w:r>
          </w:p>
        </w:tc>
        <w:tc>
          <w:tcPr>
            <w:tcW w:w="1493" w:type="dxa"/>
            <w:tcBorders>
              <w:top w:val="single" w:sz="4" w:space="0" w:color="auto"/>
              <w:left w:val="single" w:sz="4" w:space="0" w:color="auto"/>
              <w:bottom w:val="single" w:sz="4" w:space="0" w:color="auto"/>
              <w:right w:val="single" w:sz="4" w:space="0" w:color="auto"/>
            </w:tcBorders>
          </w:tcPr>
          <w:p w14:paraId="6C396492"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9.0</w:t>
            </w:r>
          </w:p>
        </w:tc>
        <w:tc>
          <w:tcPr>
            <w:tcW w:w="1493" w:type="dxa"/>
            <w:tcBorders>
              <w:top w:val="single" w:sz="4" w:space="0" w:color="auto"/>
              <w:left w:val="single" w:sz="4" w:space="0" w:color="auto"/>
              <w:bottom w:val="single" w:sz="4" w:space="0" w:color="auto"/>
              <w:right w:val="single" w:sz="4" w:space="0" w:color="auto"/>
            </w:tcBorders>
          </w:tcPr>
          <w:p w14:paraId="70D42B93"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9.0</w:t>
            </w:r>
          </w:p>
        </w:tc>
        <w:tc>
          <w:tcPr>
            <w:tcW w:w="1119" w:type="dxa"/>
            <w:tcBorders>
              <w:top w:val="single" w:sz="4" w:space="0" w:color="auto"/>
              <w:left w:val="single" w:sz="4" w:space="0" w:color="auto"/>
              <w:bottom w:val="single" w:sz="4" w:space="0" w:color="auto"/>
              <w:right w:val="single" w:sz="4" w:space="0" w:color="auto"/>
            </w:tcBorders>
          </w:tcPr>
          <w:p w14:paraId="16988E08"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4.0</w:t>
            </w:r>
          </w:p>
        </w:tc>
        <w:tc>
          <w:tcPr>
            <w:tcW w:w="1493" w:type="dxa"/>
            <w:tcBorders>
              <w:top w:val="single" w:sz="4" w:space="0" w:color="auto"/>
              <w:left w:val="single" w:sz="4" w:space="0" w:color="auto"/>
              <w:bottom w:val="single" w:sz="4" w:space="0" w:color="auto"/>
              <w:right w:val="single" w:sz="4" w:space="0" w:color="auto"/>
            </w:tcBorders>
          </w:tcPr>
          <w:p w14:paraId="758D8479"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3.5</w:t>
            </w:r>
          </w:p>
        </w:tc>
        <w:tc>
          <w:tcPr>
            <w:tcW w:w="1493" w:type="dxa"/>
            <w:tcBorders>
              <w:top w:val="single" w:sz="4" w:space="0" w:color="auto"/>
              <w:left w:val="single" w:sz="4" w:space="0" w:color="auto"/>
              <w:bottom w:val="single" w:sz="4" w:space="0" w:color="auto"/>
              <w:right w:val="single" w:sz="4" w:space="0" w:color="auto"/>
            </w:tcBorders>
          </w:tcPr>
          <w:p w14:paraId="511FFF4E"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Not applicable</w:t>
            </w:r>
          </w:p>
        </w:tc>
        <w:tc>
          <w:tcPr>
            <w:tcW w:w="1493" w:type="dxa"/>
            <w:tcBorders>
              <w:top w:val="single" w:sz="4" w:space="0" w:color="auto"/>
              <w:left w:val="single" w:sz="4" w:space="0" w:color="auto"/>
              <w:bottom w:val="single" w:sz="4" w:space="0" w:color="auto"/>
              <w:right w:val="single" w:sz="4" w:space="0" w:color="auto"/>
            </w:tcBorders>
          </w:tcPr>
          <w:p w14:paraId="53923C29"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Not applicable</w:t>
            </w:r>
          </w:p>
        </w:tc>
      </w:tr>
      <w:tr w:rsidR="00CE0E58" w:rsidRPr="00BE2B58" w14:paraId="2E868050" w14:textId="77777777" w:rsidTr="00C26D67">
        <w:trPr>
          <w:cantSplit/>
          <w:jc w:val="center"/>
        </w:trPr>
        <w:tc>
          <w:tcPr>
            <w:tcW w:w="2731" w:type="dxa"/>
            <w:tcBorders>
              <w:top w:val="single" w:sz="4" w:space="0" w:color="auto"/>
              <w:left w:val="single" w:sz="4" w:space="0" w:color="auto"/>
              <w:bottom w:val="single" w:sz="4" w:space="0" w:color="auto"/>
              <w:right w:val="single" w:sz="4" w:space="0" w:color="auto"/>
            </w:tcBorders>
          </w:tcPr>
          <w:p w14:paraId="1B89F857" w14:textId="77777777" w:rsidR="00CE0E58" w:rsidRPr="00BE2B58"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20"/>
              </w:rPr>
            </w:pPr>
            <w:r w:rsidRPr="00BE2B58">
              <w:rPr>
                <w:rFonts w:eastAsia="SimSun"/>
                <w:sz w:val="20"/>
              </w:rPr>
              <w:t>Data</w:t>
            </w:r>
          </w:p>
        </w:tc>
        <w:tc>
          <w:tcPr>
            <w:tcW w:w="1367" w:type="dxa"/>
            <w:tcBorders>
              <w:top w:val="single" w:sz="4" w:space="0" w:color="auto"/>
              <w:left w:val="single" w:sz="4" w:space="0" w:color="auto"/>
              <w:bottom w:val="single" w:sz="4" w:space="0" w:color="auto"/>
              <w:right w:val="single" w:sz="4" w:space="0" w:color="auto"/>
            </w:tcBorders>
          </w:tcPr>
          <w:p w14:paraId="1708EE09"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4.1</w:t>
            </w:r>
          </w:p>
        </w:tc>
        <w:tc>
          <w:tcPr>
            <w:tcW w:w="1493" w:type="dxa"/>
            <w:tcBorders>
              <w:top w:val="single" w:sz="4" w:space="0" w:color="auto"/>
              <w:left w:val="single" w:sz="4" w:space="0" w:color="auto"/>
              <w:bottom w:val="single" w:sz="4" w:space="0" w:color="auto"/>
              <w:right w:val="single" w:sz="4" w:space="0" w:color="auto"/>
            </w:tcBorders>
          </w:tcPr>
          <w:p w14:paraId="4CA08D3C"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9.0</w:t>
            </w:r>
          </w:p>
        </w:tc>
        <w:tc>
          <w:tcPr>
            <w:tcW w:w="1493" w:type="dxa"/>
            <w:tcBorders>
              <w:top w:val="single" w:sz="4" w:space="0" w:color="auto"/>
              <w:left w:val="single" w:sz="4" w:space="0" w:color="auto"/>
              <w:bottom w:val="single" w:sz="4" w:space="0" w:color="auto"/>
              <w:right w:val="single" w:sz="4" w:space="0" w:color="auto"/>
            </w:tcBorders>
          </w:tcPr>
          <w:p w14:paraId="465718F4"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9.0</w:t>
            </w:r>
          </w:p>
        </w:tc>
        <w:tc>
          <w:tcPr>
            <w:tcW w:w="1493" w:type="dxa"/>
            <w:tcBorders>
              <w:top w:val="single" w:sz="4" w:space="0" w:color="auto"/>
              <w:left w:val="single" w:sz="4" w:space="0" w:color="auto"/>
              <w:bottom w:val="single" w:sz="4" w:space="0" w:color="auto"/>
              <w:right w:val="single" w:sz="4" w:space="0" w:color="auto"/>
            </w:tcBorders>
          </w:tcPr>
          <w:p w14:paraId="16652089"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9.0</w:t>
            </w:r>
          </w:p>
        </w:tc>
        <w:tc>
          <w:tcPr>
            <w:tcW w:w="1119" w:type="dxa"/>
            <w:tcBorders>
              <w:top w:val="single" w:sz="4" w:space="0" w:color="auto"/>
              <w:left w:val="single" w:sz="4" w:space="0" w:color="auto"/>
              <w:bottom w:val="single" w:sz="4" w:space="0" w:color="auto"/>
              <w:right w:val="single" w:sz="4" w:space="0" w:color="auto"/>
            </w:tcBorders>
          </w:tcPr>
          <w:p w14:paraId="409DDDB8"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w:t>
            </w:r>
          </w:p>
        </w:tc>
        <w:tc>
          <w:tcPr>
            <w:tcW w:w="1493" w:type="dxa"/>
            <w:tcBorders>
              <w:top w:val="single" w:sz="4" w:space="0" w:color="auto"/>
              <w:left w:val="single" w:sz="4" w:space="0" w:color="auto"/>
              <w:bottom w:val="single" w:sz="4" w:space="0" w:color="auto"/>
              <w:right w:val="single" w:sz="4" w:space="0" w:color="auto"/>
            </w:tcBorders>
          </w:tcPr>
          <w:p w14:paraId="034FAD4B"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5.5 to 7.0</w:t>
            </w:r>
          </w:p>
        </w:tc>
        <w:tc>
          <w:tcPr>
            <w:tcW w:w="1493" w:type="dxa"/>
            <w:tcBorders>
              <w:top w:val="single" w:sz="4" w:space="0" w:color="auto"/>
              <w:left w:val="single" w:sz="4" w:space="0" w:color="auto"/>
              <w:bottom w:val="single" w:sz="4" w:space="0" w:color="auto"/>
              <w:right w:val="single" w:sz="4" w:space="0" w:color="auto"/>
            </w:tcBorders>
          </w:tcPr>
          <w:p w14:paraId="22B7DABC"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7.0</w:t>
            </w:r>
          </w:p>
        </w:tc>
        <w:tc>
          <w:tcPr>
            <w:tcW w:w="1493" w:type="dxa"/>
            <w:tcBorders>
              <w:top w:val="single" w:sz="4" w:space="0" w:color="auto"/>
              <w:left w:val="single" w:sz="4" w:space="0" w:color="auto"/>
              <w:bottom w:val="single" w:sz="4" w:space="0" w:color="auto"/>
              <w:right w:val="single" w:sz="4" w:space="0" w:color="auto"/>
            </w:tcBorders>
          </w:tcPr>
          <w:p w14:paraId="024F1287"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rPr>
            </w:pPr>
            <w:r w:rsidRPr="00BE2B58">
              <w:rPr>
                <w:rFonts w:eastAsia="SimSun"/>
                <w:sz w:val="20"/>
              </w:rPr>
              <w:t>7.0</w:t>
            </w:r>
          </w:p>
        </w:tc>
      </w:tr>
      <w:tr w:rsidR="00CE0E58" w:rsidRPr="00BE2B58" w14:paraId="414FF7A2" w14:textId="77777777" w:rsidTr="00C26D67">
        <w:trPr>
          <w:cantSplit/>
          <w:jc w:val="center"/>
        </w:trPr>
        <w:tc>
          <w:tcPr>
            <w:tcW w:w="2731" w:type="dxa"/>
            <w:tcBorders>
              <w:top w:val="single" w:sz="4" w:space="0" w:color="auto"/>
              <w:left w:val="single" w:sz="4" w:space="0" w:color="auto"/>
              <w:bottom w:val="single" w:sz="4" w:space="0" w:color="auto"/>
              <w:right w:val="single" w:sz="4" w:space="0" w:color="auto"/>
            </w:tcBorders>
          </w:tcPr>
          <w:p w14:paraId="78F54A8A" w14:textId="77777777" w:rsidR="00CE0E58" w:rsidRPr="00E8684F" w:rsidRDefault="00CE0E58" w:rsidP="002A753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0" w:after="20"/>
              <w:rPr>
                <w:rFonts w:eastAsia="SimSun"/>
                <w:sz w:val="20"/>
                <w:u w:val="single"/>
              </w:rPr>
            </w:pPr>
            <w:r w:rsidRPr="00E8684F">
              <w:rPr>
                <w:rFonts w:eastAsia="SimSun"/>
                <w:i/>
                <w:iCs/>
                <w:sz w:val="20"/>
              </w:rPr>
              <w:t>Maximum MES antenna discrimination towards the horizon</w:t>
            </w:r>
            <w:r w:rsidRPr="00E8684F">
              <w:rPr>
                <w:rFonts w:eastAsia="SimSun"/>
                <w:sz w:val="20"/>
              </w:rPr>
              <w:t> (</w:t>
            </w:r>
            <w:proofErr w:type="spellStart"/>
            <w:r w:rsidRPr="00E8684F">
              <w:rPr>
                <w:rFonts w:eastAsia="SimSun"/>
                <w:sz w:val="20"/>
              </w:rPr>
              <w:t>dBi</w:t>
            </w:r>
            <w:proofErr w:type="spellEnd"/>
            <w:r w:rsidRPr="00E8684F">
              <w:rPr>
                <w:rFonts w:eastAsia="SimSun"/>
                <w:sz w:val="20"/>
              </w:rPr>
              <w:t>)</w:t>
            </w:r>
          </w:p>
        </w:tc>
        <w:tc>
          <w:tcPr>
            <w:tcW w:w="1367" w:type="dxa"/>
            <w:tcBorders>
              <w:top w:val="single" w:sz="4" w:space="0" w:color="auto"/>
              <w:left w:val="single" w:sz="4" w:space="0" w:color="auto"/>
              <w:bottom w:val="single" w:sz="4" w:space="0" w:color="auto"/>
              <w:right w:val="single" w:sz="4" w:space="0" w:color="auto"/>
            </w:tcBorders>
          </w:tcPr>
          <w:p w14:paraId="753979EE"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0" w:after="20"/>
              <w:jc w:val="center"/>
              <w:rPr>
                <w:rFonts w:eastAsia="SimSun"/>
                <w:sz w:val="20"/>
              </w:rPr>
            </w:pPr>
            <w:r w:rsidRPr="00BE2B58">
              <w:rPr>
                <w:rFonts w:eastAsia="SimSun"/>
                <w:sz w:val="20"/>
              </w:rPr>
              <w:t>*</w:t>
            </w:r>
          </w:p>
        </w:tc>
        <w:tc>
          <w:tcPr>
            <w:tcW w:w="1493" w:type="dxa"/>
            <w:tcBorders>
              <w:top w:val="single" w:sz="4" w:space="0" w:color="auto"/>
              <w:left w:val="single" w:sz="4" w:space="0" w:color="auto"/>
              <w:bottom w:val="single" w:sz="4" w:space="0" w:color="auto"/>
              <w:right w:val="single" w:sz="4" w:space="0" w:color="auto"/>
            </w:tcBorders>
          </w:tcPr>
          <w:p w14:paraId="39078B95"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0" w:after="20"/>
              <w:jc w:val="center"/>
              <w:rPr>
                <w:rFonts w:eastAsia="SimSun"/>
                <w:sz w:val="20"/>
              </w:rPr>
            </w:pPr>
            <w:r w:rsidRPr="00BE2B58">
              <w:rPr>
                <w:rFonts w:eastAsia="SimSun"/>
                <w:sz w:val="20"/>
              </w:rPr>
              <w:t>7</w:t>
            </w:r>
          </w:p>
        </w:tc>
        <w:tc>
          <w:tcPr>
            <w:tcW w:w="1493" w:type="dxa"/>
            <w:tcBorders>
              <w:top w:val="single" w:sz="4" w:space="0" w:color="auto"/>
              <w:left w:val="single" w:sz="4" w:space="0" w:color="auto"/>
              <w:bottom w:val="single" w:sz="4" w:space="0" w:color="auto"/>
              <w:right w:val="single" w:sz="4" w:space="0" w:color="auto"/>
            </w:tcBorders>
          </w:tcPr>
          <w:p w14:paraId="7182B129"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0" w:after="20"/>
              <w:jc w:val="center"/>
              <w:rPr>
                <w:rFonts w:eastAsia="SimSun"/>
                <w:sz w:val="20"/>
              </w:rPr>
            </w:pPr>
            <w:r w:rsidRPr="00BE2B58">
              <w:rPr>
                <w:rFonts w:eastAsia="SimSun"/>
                <w:sz w:val="20"/>
              </w:rPr>
              <w:t>7</w:t>
            </w:r>
          </w:p>
        </w:tc>
        <w:tc>
          <w:tcPr>
            <w:tcW w:w="1493" w:type="dxa"/>
            <w:tcBorders>
              <w:top w:val="single" w:sz="4" w:space="0" w:color="auto"/>
              <w:left w:val="single" w:sz="4" w:space="0" w:color="auto"/>
              <w:bottom w:val="single" w:sz="4" w:space="0" w:color="auto"/>
              <w:right w:val="single" w:sz="4" w:space="0" w:color="auto"/>
            </w:tcBorders>
          </w:tcPr>
          <w:p w14:paraId="3DD37086"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0" w:after="20"/>
              <w:jc w:val="center"/>
              <w:rPr>
                <w:rFonts w:eastAsia="SimSun"/>
                <w:sz w:val="20"/>
              </w:rPr>
            </w:pPr>
            <w:r w:rsidRPr="00BE2B58">
              <w:rPr>
                <w:rFonts w:eastAsia="SimSun"/>
                <w:sz w:val="20"/>
              </w:rPr>
              <w:t>7</w:t>
            </w:r>
          </w:p>
        </w:tc>
        <w:tc>
          <w:tcPr>
            <w:tcW w:w="1119" w:type="dxa"/>
            <w:tcBorders>
              <w:top w:val="single" w:sz="4" w:space="0" w:color="auto"/>
              <w:left w:val="single" w:sz="4" w:space="0" w:color="auto"/>
              <w:bottom w:val="single" w:sz="4" w:space="0" w:color="auto"/>
              <w:right w:val="single" w:sz="4" w:space="0" w:color="auto"/>
            </w:tcBorders>
          </w:tcPr>
          <w:p w14:paraId="73909D9E"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0" w:after="20"/>
              <w:jc w:val="center"/>
              <w:rPr>
                <w:rFonts w:eastAsia="SimSun"/>
                <w:sz w:val="20"/>
              </w:rPr>
            </w:pPr>
            <w:r w:rsidRPr="00BE2B58">
              <w:rPr>
                <w:rFonts w:eastAsia="SimSun"/>
                <w:sz w:val="20"/>
              </w:rPr>
              <w:t>1.0</w:t>
            </w:r>
          </w:p>
        </w:tc>
        <w:tc>
          <w:tcPr>
            <w:tcW w:w="1493" w:type="dxa"/>
            <w:tcBorders>
              <w:top w:val="single" w:sz="4" w:space="0" w:color="auto"/>
              <w:left w:val="single" w:sz="4" w:space="0" w:color="auto"/>
              <w:bottom w:val="single" w:sz="4" w:space="0" w:color="auto"/>
              <w:right w:val="single" w:sz="4" w:space="0" w:color="auto"/>
            </w:tcBorders>
          </w:tcPr>
          <w:p w14:paraId="0DFBA78B"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0" w:after="20"/>
              <w:jc w:val="center"/>
              <w:rPr>
                <w:rFonts w:eastAsia="SimSun"/>
                <w:sz w:val="20"/>
              </w:rPr>
            </w:pPr>
            <w:r w:rsidRPr="00BE2B58">
              <w:rPr>
                <w:rFonts w:eastAsia="SimSun"/>
                <w:sz w:val="20"/>
              </w:rPr>
              <w:t>7 to 19</w:t>
            </w:r>
          </w:p>
        </w:tc>
        <w:tc>
          <w:tcPr>
            <w:tcW w:w="1493" w:type="dxa"/>
            <w:tcBorders>
              <w:top w:val="single" w:sz="4" w:space="0" w:color="auto"/>
              <w:left w:val="single" w:sz="4" w:space="0" w:color="auto"/>
              <w:bottom w:val="single" w:sz="4" w:space="0" w:color="auto"/>
              <w:right w:val="single" w:sz="4" w:space="0" w:color="auto"/>
            </w:tcBorders>
          </w:tcPr>
          <w:p w14:paraId="0A573DC4"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0" w:after="20"/>
              <w:jc w:val="center"/>
              <w:rPr>
                <w:rFonts w:eastAsia="SimSun"/>
                <w:sz w:val="20"/>
              </w:rPr>
            </w:pPr>
            <w:r w:rsidRPr="00BE2B58">
              <w:rPr>
                <w:rFonts w:eastAsia="SimSun"/>
                <w:sz w:val="20"/>
              </w:rPr>
              <w:t>*</w:t>
            </w:r>
          </w:p>
        </w:tc>
        <w:tc>
          <w:tcPr>
            <w:tcW w:w="1493" w:type="dxa"/>
            <w:tcBorders>
              <w:top w:val="single" w:sz="4" w:space="0" w:color="auto"/>
              <w:left w:val="single" w:sz="4" w:space="0" w:color="auto"/>
              <w:bottom w:val="single" w:sz="4" w:space="0" w:color="auto"/>
              <w:right w:val="single" w:sz="4" w:space="0" w:color="auto"/>
            </w:tcBorders>
          </w:tcPr>
          <w:p w14:paraId="4FE93981" w14:textId="77777777" w:rsidR="00CE0E58" w:rsidRPr="00BE2B58" w:rsidRDefault="00CE0E58" w:rsidP="0009512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0" w:after="20"/>
              <w:jc w:val="center"/>
              <w:rPr>
                <w:rFonts w:eastAsia="SimSun"/>
                <w:sz w:val="20"/>
              </w:rPr>
            </w:pPr>
            <w:r w:rsidRPr="00BE2B58">
              <w:rPr>
                <w:rFonts w:eastAsia="SimSun"/>
                <w:sz w:val="20"/>
              </w:rPr>
              <w:t>*</w:t>
            </w:r>
          </w:p>
        </w:tc>
      </w:tr>
      <w:tr w:rsidR="00CE0E58" w:rsidRPr="001316E2" w14:paraId="2ACA68CE" w14:textId="77777777" w:rsidTr="00C26D67">
        <w:trPr>
          <w:cantSplit/>
          <w:jc w:val="center"/>
        </w:trPr>
        <w:tc>
          <w:tcPr>
            <w:tcW w:w="11189" w:type="dxa"/>
            <w:gridSpan w:val="7"/>
            <w:tcBorders>
              <w:top w:val="single" w:sz="4" w:space="0" w:color="auto"/>
              <w:left w:val="nil"/>
              <w:bottom w:val="nil"/>
              <w:right w:val="nil"/>
            </w:tcBorders>
          </w:tcPr>
          <w:p w14:paraId="33DBDFAA" w14:textId="77777777" w:rsidR="00CE0E58" w:rsidRPr="00E8684F" w:rsidRDefault="00CE0E58" w:rsidP="00095125">
            <w:pPr>
              <w:spacing w:before="0"/>
              <w:rPr>
                <w:rFonts w:eastAsia="SimSun"/>
                <w:sz w:val="20"/>
              </w:rPr>
            </w:pPr>
            <w:r w:rsidRPr="00E8684F">
              <w:rPr>
                <w:rFonts w:eastAsia="SimSun"/>
                <w:sz w:val="20"/>
              </w:rPr>
              <w:t>NOTE 1 – See the legend for special terms and symbols at the end of Table 4.</w:t>
            </w:r>
          </w:p>
        </w:tc>
        <w:tc>
          <w:tcPr>
            <w:tcW w:w="1493" w:type="dxa"/>
            <w:tcBorders>
              <w:top w:val="single" w:sz="4" w:space="0" w:color="auto"/>
              <w:left w:val="nil"/>
              <w:bottom w:val="nil"/>
              <w:right w:val="nil"/>
            </w:tcBorders>
          </w:tcPr>
          <w:p w14:paraId="1520401F" w14:textId="77777777" w:rsidR="00CE0E58" w:rsidRPr="00E8684F" w:rsidRDefault="00CE0E58" w:rsidP="00095125">
            <w:pPr>
              <w:jc w:val="center"/>
              <w:rPr>
                <w:rFonts w:eastAsia="SimSun"/>
                <w:sz w:val="20"/>
              </w:rPr>
            </w:pPr>
          </w:p>
        </w:tc>
        <w:tc>
          <w:tcPr>
            <w:tcW w:w="1493" w:type="dxa"/>
            <w:tcBorders>
              <w:top w:val="single" w:sz="4" w:space="0" w:color="auto"/>
              <w:left w:val="nil"/>
              <w:bottom w:val="nil"/>
              <w:right w:val="nil"/>
            </w:tcBorders>
          </w:tcPr>
          <w:p w14:paraId="1148A40E" w14:textId="77777777" w:rsidR="00CE0E58" w:rsidRPr="00E8684F" w:rsidRDefault="00CE0E58" w:rsidP="00095125">
            <w:pPr>
              <w:jc w:val="center"/>
              <w:rPr>
                <w:rFonts w:eastAsia="SimSun"/>
                <w:sz w:val="20"/>
              </w:rPr>
            </w:pPr>
          </w:p>
        </w:tc>
      </w:tr>
    </w:tbl>
    <w:p w14:paraId="322377C2" w14:textId="6A76D810" w:rsidR="00CE0E58" w:rsidRPr="00BE2B58" w:rsidRDefault="006A7D0B" w:rsidP="00FF4B1B">
      <w:pPr>
        <w:pStyle w:val="TableNo"/>
        <w:rPr>
          <w:rFonts w:eastAsia="SimSun"/>
          <w:lang w:val="en-US"/>
        </w:rPr>
      </w:pPr>
      <w:r>
        <w:rPr>
          <w:rFonts w:eastAsia="SimSun"/>
          <w:lang w:val="en-US"/>
        </w:rPr>
        <w:lastRenderedPageBreak/>
        <w:br/>
      </w:r>
      <w:r w:rsidR="00CE0E58" w:rsidRPr="00BE2B58">
        <w:rPr>
          <w:rFonts w:eastAsia="SimSun"/>
          <w:lang w:val="en-US"/>
        </w:rPr>
        <w:t xml:space="preserve">TABLE </w:t>
      </w:r>
      <w:proofErr w:type="spellStart"/>
      <w:r w:rsidR="00CE0E58" w:rsidRPr="00BE2B58">
        <w:rPr>
          <w:rFonts w:eastAsia="SimSun"/>
          <w:lang w:val="en-US"/>
        </w:rPr>
        <w:t>1b</w:t>
      </w:r>
      <w:proofErr w:type="spellEnd"/>
    </w:p>
    <w:p w14:paraId="15B62DEA" w14:textId="77777777" w:rsidR="00CE0E58" w:rsidRPr="00E8684F" w:rsidRDefault="00CE0E58" w:rsidP="00534DF6">
      <w:pPr>
        <w:pStyle w:val="Tabletitle"/>
      </w:pPr>
      <w:r w:rsidRPr="00BE2B58">
        <w:rPr>
          <w:rFonts w:eastAsia="SimSun"/>
          <w:lang w:val="en-US"/>
        </w:rPr>
        <w:t xml:space="preserve">Technical characteristics of GSO </w:t>
      </w:r>
      <w:r w:rsidRPr="002A1F94">
        <w:rPr>
          <w:rFonts w:eastAsia="SimSun"/>
        </w:rPr>
        <w:t>mobile</w:t>
      </w:r>
      <w:r w:rsidRPr="00BE2B58">
        <w:rPr>
          <w:rFonts w:eastAsia="SimSun"/>
          <w:lang w:val="en-US"/>
        </w:rPr>
        <w:t>-satellite systems (service forward link)</w:t>
      </w:r>
    </w:p>
    <w:tbl>
      <w:tblPr>
        <w:tblW w:w="14175" w:type="dxa"/>
        <w:jc w:val="center"/>
        <w:tblBorders>
          <w:top w:val="single" w:sz="2" w:space="0" w:color="auto"/>
          <w:left w:val="single" w:sz="2" w:space="0" w:color="auto"/>
          <w:bottom w:val="single" w:sz="2" w:space="0" w:color="auto"/>
          <w:right w:val="single" w:sz="6" w:space="0" w:color="auto"/>
          <w:insideH w:val="single" w:sz="2" w:space="0" w:color="auto"/>
          <w:insideV w:val="single" w:sz="2" w:space="0" w:color="auto"/>
        </w:tblBorders>
        <w:tblLayout w:type="fixed"/>
        <w:tblLook w:val="0000" w:firstRow="0" w:lastRow="0" w:firstColumn="0" w:lastColumn="0" w:noHBand="0" w:noVBand="0"/>
      </w:tblPr>
      <w:tblGrid>
        <w:gridCol w:w="2640"/>
        <w:gridCol w:w="1702"/>
        <w:gridCol w:w="1435"/>
        <w:gridCol w:w="1401"/>
        <w:gridCol w:w="1323"/>
        <w:gridCol w:w="1323"/>
        <w:gridCol w:w="1325"/>
        <w:gridCol w:w="1513"/>
        <w:gridCol w:w="1513"/>
      </w:tblGrid>
      <w:tr w:rsidR="00CE0E58" w:rsidRPr="009D271E" w14:paraId="15C6074D" w14:textId="77777777" w:rsidTr="002F66E1">
        <w:trPr>
          <w:cantSplit/>
          <w:trHeight w:val="378"/>
          <w:jc w:val="center"/>
        </w:trPr>
        <w:tc>
          <w:tcPr>
            <w:tcW w:w="2640" w:type="dxa"/>
            <w:vMerge w:val="restart"/>
            <w:tcBorders>
              <w:top w:val="single" w:sz="4" w:space="0" w:color="auto"/>
              <w:left w:val="single" w:sz="4" w:space="0" w:color="auto"/>
              <w:bottom w:val="single" w:sz="4" w:space="0" w:color="auto"/>
              <w:right w:val="single" w:sz="4" w:space="0" w:color="auto"/>
              <w:tl2br w:val="single" w:sz="2" w:space="0" w:color="auto"/>
            </w:tcBorders>
          </w:tcPr>
          <w:p w14:paraId="090C14B8" w14:textId="77777777" w:rsidR="00CE0E58" w:rsidRPr="009D271E" w:rsidRDefault="00CE0E58" w:rsidP="00471A05">
            <w:pPr>
              <w:pStyle w:val="Tablehead"/>
              <w:jc w:val="right"/>
              <w:rPr>
                <w:rFonts w:eastAsia="SimSun"/>
                <w:sz w:val="18"/>
                <w:szCs w:val="18"/>
                <w:lang w:val="en-US"/>
              </w:rPr>
            </w:pPr>
            <w:r w:rsidRPr="009D271E">
              <w:rPr>
                <w:rFonts w:eastAsia="SimSun"/>
                <w:sz w:val="18"/>
                <w:szCs w:val="18"/>
                <w:lang w:val="en-US"/>
              </w:rPr>
              <w:t>System</w:t>
            </w:r>
          </w:p>
          <w:p w14:paraId="2F839EDA" w14:textId="77777777" w:rsidR="00CE0E58" w:rsidRPr="009D271E" w:rsidRDefault="00CE0E58" w:rsidP="00471A05">
            <w:pPr>
              <w:pStyle w:val="Tablehead"/>
              <w:jc w:val="left"/>
              <w:rPr>
                <w:rFonts w:eastAsia="SimSun"/>
                <w:sz w:val="18"/>
                <w:szCs w:val="18"/>
                <w:lang w:val="en-US"/>
              </w:rPr>
            </w:pPr>
            <w:r w:rsidRPr="009D271E">
              <w:rPr>
                <w:rFonts w:eastAsia="SimSun"/>
                <w:sz w:val="18"/>
                <w:szCs w:val="18"/>
                <w:lang w:val="en-US"/>
              </w:rPr>
              <w:t>Parameter</w:t>
            </w:r>
          </w:p>
        </w:tc>
        <w:tc>
          <w:tcPr>
            <w:tcW w:w="11535" w:type="dxa"/>
            <w:gridSpan w:val="8"/>
            <w:tcBorders>
              <w:top w:val="single" w:sz="4" w:space="0" w:color="auto"/>
              <w:left w:val="single" w:sz="4" w:space="0" w:color="auto"/>
              <w:bottom w:val="single" w:sz="4" w:space="0" w:color="auto"/>
              <w:right w:val="single" w:sz="4" w:space="0" w:color="auto"/>
            </w:tcBorders>
          </w:tcPr>
          <w:p w14:paraId="6771DA06" w14:textId="77777777" w:rsidR="00CE0E58" w:rsidRPr="009D271E" w:rsidRDefault="00CE0E58" w:rsidP="009D271E">
            <w:pPr>
              <w:pStyle w:val="Tablehead"/>
              <w:rPr>
                <w:rFonts w:eastAsia="SimSun"/>
                <w:sz w:val="18"/>
                <w:szCs w:val="18"/>
                <w:lang w:val="en-US"/>
              </w:rPr>
            </w:pPr>
            <w:r w:rsidRPr="009D271E">
              <w:rPr>
                <w:rFonts w:eastAsia="SimSun"/>
                <w:sz w:val="18"/>
                <w:szCs w:val="18"/>
                <w:lang w:val="en-US"/>
              </w:rPr>
              <w:t>GSO</w:t>
            </w:r>
          </w:p>
        </w:tc>
      </w:tr>
      <w:tr w:rsidR="00CE0E58" w:rsidRPr="009D271E" w14:paraId="75C95BD5" w14:textId="77777777" w:rsidTr="00D31C80">
        <w:trPr>
          <w:cantSplit/>
          <w:trHeight w:val="388"/>
          <w:jc w:val="center"/>
        </w:trPr>
        <w:tc>
          <w:tcPr>
            <w:tcW w:w="2640" w:type="dxa"/>
            <w:vMerge/>
            <w:tcBorders>
              <w:top w:val="single" w:sz="4" w:space="0" w:color="auto"/>
              <w:left w:val="single" w:sz="4" w:space="0" w:color="auto"/>
              <w:bottom w:val="single" w:sz="4" w:space="0" w:color="auto"/>
              <w:right w:val="single" w:sz="4" w:space="0" w:color="auto"/>
            </w:tcBorders>
          </w:tcPr>
          <w:p w14:paraId="6912D6C2" w14:textId="77777777" w:rsidR="00CE0E58" w:rsidRPr="009D271E" w:rsidRDefault="00CE0E58" w:rsidP="009D271E">
            <w:pPr>
              <w:pStyle w:val="Tablehead"/>
              <w:rPr>
                <w:rFonts w:eastAsia="SimSun"/>
                <w:sz w:val="18"/>
                <w:szCs w:val="18"/>
                <w:lang w:val="en-US"/>
              </w:rPr>
            </w:pPr>
          </w:p>
        </w:tc>
        <w:tc>
          <w:tcPr>
            <w:tcW w:w="1702" w:type="dxa"/>
            <w:tcBorders>
              <w:top w:val="single" w:sz="4" w:space="0" w:color="auto"/>
              <w:left w:val="single" w:sz="4" w:space="0" w:color="auto"/>
              <w:bottom w:val="single" w:sz="4" w:space="0" w:color="auto"/>
              <w:right w:val="single" w:sz="4" w:space="0" w:color="auto"/>
            </w:tcBorders>
          </w:tcPr>
          <w:p w14:paraId="12C5BCC0" w14:textId="77777777" w:rsidR="00CE0E58" w:rsidRPr="009D271E" w:rsidRDefault="00CE0E58" w:rsidP="009D271E">
            <w:pPr>
              <w:pStyle w:val="Tablehead"/>
              <w:rPr>
                <w:rFonts w:eastAsia="SimSun"/>
                <w:sz w:val="18"/>
                <w:szCs w:val="18"/>
                <w:lang w:val="es-ES_tradnl"/>
              </w:rPr>
            </w:pPr>
            <w:r w:rsidRPr="009D271E">
              <w:rPr>
                <w:rFonts w:eastAsia="SimSun"/>
                <w:sz w:val="18"/>
                <w:szCs w:val="18"/>
                <w:lang w:val="es-ES_tradnl"/>
              </w:rPr>
              <w:t>A</w:t>
            </w:r>
          </w:p>
        </w:tc>
        <w:tc>
          <w:tcPr>
            <w:tcW w:w="1435" w:type="dxa"/>
            <w:tcBorders>
              <w:top w:val="single" w:sz="4" w:space="0" w:color="auto"/>
              <w:left w:val="single" w:sz="4" w:space="0" w:color="auto"/>
              <w:bottom w:val="single" w:sz="4" w:space="0" w:color="auto"/>
              <w:right w:val="single" w:sz="4" w:space="0" w:color="auto"/>
            </w:tcBorders>
          </w:tcPr>
          <w:p w14:paraId="46E6D749" w14:textId="77777777" w:rsidR="00CE0E58" w:rsidRPr="009D271E" w:rsidRDefault="00CE0E58" w:rsidP="009D271E">
            <w:pPr>
              <w:pStyle w:val="Tablehead"/>
              <w:rPr>
                <w:rFonts w:eastAsia="SimSun"/>
                <w:sz w:val="18"/>
                <w:szCs w:val="18"/>
                <w:lang w:val="es-ES_tradnl"/>
              </w:rPr>
            </w:pPr>
            <w:r w:rsidRPr="009D271E">
              <w:rPr>
                <w:rFonts w:eastAsia="SimSun"/>
                <w:sz w:val="18"/>
                <w:szCs w:val="18"/>
                <w:lang w:val="es-ES_tradnl"/>
              </w:rPr>
              <w:t>B</w:t>
            </w:r>
          </w:p>
        </w:tc>
        <w:tc>
          <w:tcPr>
            <w:tcW w:w="1401" w:type="dxa"/>
            <w:tcBorders>
              <w:top w:val="single" w:sz="4" w:space="0" w:color="auto"/>
              <w:left w:val="single" w:sz="4" w:space="0" w:color="auto"/>
              <w:bottom w:val="single" w:sz="4" w:space="0" w:color="auto"/>
              <w:right w:val="single" w:sz="4" w:space="0" w:color="auto"/>
            </w:tcBorders>
          </w:tcPr>
          <w:p w14:paraId="20DDD494" w14:textId="77777777" w:rsidR="00CE0E58" w:rsidRPr="009D271E" w:rsidRDefault="00CE0E58" w:rsidP="009D271E">
            <w:pPr>
              <w:pStyle w:val="Tablehead"/>
              <w:rPr>
                <w:rFonts w:eastAsia="SimSun"/>
                <w:sz w:val="18"/>
                <w:szCs w:val="18"/>
                <w:lang w:val="es-ES_tradnl"/>
              </w:rPr>
            </w:pPr>
            <w:r w:rsidRPr="009D271E">
              <w:rPr>
                <w:rFonts w:eastAsia="SimSun"/>
                <w:sz w:val="18"/>
                <w:szCs w:val="18"/>
                <w:lang w:val="es-ES_tradnl"/>
              </w:rPr>
              <w:t>C</w:t>
            </w:r>
          </w:p>
        </w:tc>
        <w:tc>
          <w:tcPr>
            <w:tcW w:w="1323" w:type="dxa"/>
            <w:tcBorders>
              <w:top w:val="single" w:sz="4" w:space="0" w:color="auto"/>
              <w:left w:val="single" w:sz="4" w:space="0" w:color="auto"/>
              <w:bottom w:val="single" w:sz="4" w:space="0" w:color="auto"/>
              <w:right w:val="single" w:sz="4" w:space="0" w:color="auto"/>
            </w:tcBorders>
          </w:tcPr>
          <w:p w14:paraId="7930E90F" w14:textId="77777777" w:rsidR="00CE0E58" w:rsidRPr="009D271E" w:rsidRDefault="00CE0E58" w:rsidP="009D271E">
            <w:pPr>
              <w:pStyle w:val="Tablehead"/>
              <w:rPr>
                <w:rFonts w:eastAsia="SimSun"/>
                <w:sz w:val="18"/>
                <w:szCs w:val="18"/>
                <w:lang w:val="es-ES_tradnl"/>
              </w:rPr>
            </w:pPr>
            <w:r w:rsidRPr="009D271E">
              <w:rPr>
                <w:rFonts w:eastAsia="SimSun"/>
                <w:sz w:val="18"/>
                <w:szCs w:val="18"/>
                <w:lang w:val="es-ES_tradnl"/>
              </w:rPr>
              <w:t>D</w:t>
            </w:r>
          </w:p>
        </w:tc>
        <w:tc>
          <w:tcPr>
            <w:tcW w:w="1323" w:type="dxa"/>
            <w:tcBorders>
              <w:top w:val="single" w:sz="4" w:space="0" w:color="auto"/>
              <w:left w:val="single" w:sz="4" w:space="0" w:color="auto"/>
              <w:bottom w:val="single" w:sz="4" w:space="0" w:color="auto"/>
              <w:right w:val="single" w:sz="4" w:space="0" w:color="auto"/>
            </w:tcBorders>
          </w:tcPr>
          <w:p w14:paraId="6469E699" w14:textId="77777777" w:rsidR="00CE0E58" w:rsidRPr="009D271E" w:rsidRDefault="00CE0E58" w:rsidP="009D271E">
            <w:pPr>
              <w:pStyle w:val="Tablehead"/>
              <w:rPr>
                <w:rFonts w:eastAsia="SimSun"/>
                <w:sz w:val="18"/>
                <w:szCs w:val="18"/>
                <w:lang w:val="es-ES_tradnl"/>
              </w:rPr>
            </w:pPr>
            <w:r w:rsidRPr="009D271E">
              <w:rPr>
                <w:rFonts w:eastAsia="SimSun"/>
                <w:sz w:val="18"/>
                <w:szCs w:val="18"/>
                <w:lang w:val="es-ES_tradnl"/>
              </w:rPr>
              <w:t>E</w:t>
            </w:r>
          </w:p>
        </w:tc>
        <w:tc>
          <w:tcPr>
            <w:tcW w:w="1325" w:type="dxa"/>
            <w:tcBorders>
              <w:top w:val="single" w:sz="4" w:space="0" w:color="auto"/>
              <w:left w:val="single" w:sz="4" w:space="0" w:color="auto"/>
              <w:bottom w:val="single" w:sz="4" w:space="0" w:color="auto"/>
              <w:right w:val="single" w:sz="4" w:space="0" w:color="auto"/>
            </w:tcBorders>
          </w:tcPr>
          <w:p w14:paraId="4DC0690D" w14:textId="77777777" w:rsidR="00CE0E58" w:rsidRPr="009D271E" w:rsidRDefault="00CE0E58" w:rsidP="009D271E">
            <w:pPr>
              <w:pStyle w:val="Tablehead"/>
              <w:rPr>
                <w:rFonts w:eastAsia="SimSun"/>
                <w:sz w:val="18"/>
                <w:szCs w:val="18"/>
                <w:lang w:val="es-ES_tradnl"/>
              </w:rPr>
            </w:pPr>
            <w:r w:rsidRPr="009D271E">
              <w:rPr>
                <w:rFonts w:eastAsia="SimSun"/>
                <w:sz w:val="18"/>
                <w:szCs w:val="18"/>
                <w:lang w:val="es-ES_tradnl"/>
              </w:rPr>
              <w:t>F</w:t>
            </w:r>
          </w:p>
        </w:tc>
        <w:tc>
          <w:tcPr>
            <w:tcW w:w="1513" w:type="dxa"/>
            <w:tcBorders>
              <w:top w:val="single" w:sz="4" w:space="0" w:color="auto"/>
              <w:left w:val="single" w:sz="4" w:space="0" w:color="auto"/>
              <w:bottom w:val="single" w:sz="4" w:space="0" w:color="auto"/>
              <w:right w:val="single" w:sz="4" w:space="0" w:color="auto"/>
            </w:tcBorders>
          </w:tcPr>
          <w:p w14:paraId="698B0005" w14:textId="77777777" w:rsidR="00CE0E58" w:rsidRPr="009D271E" w:rsidRDefault="00CE0E58" w:rsidP="009D271E">
            <w:pPr>
              <w:pStyle w:val="Tablehead"/>
              <w:rPr>
                <w:rFonts w:eastAsia="SimSun"/>
                <w:sz w:val="18"/>
                <w:szCs w:val="18"/>
                <w:lang w:val="es-ES_tradnl" w:eastAsia="zh-CN"/>
              </w:rPr>
            </w:pPr>
            <w:r w:rsidRPr="009D271E">
              <w:rPr>
                <w:rFonts w:eastAsia="SimSun"/>
                <w:sz w:val="18"/>
                <w:szCs w:val="18"/>
                <w:lang w:val="es-ES_tradnl" w:eastAsia="zh-CN"/>
              </w:rPr>
              <w:t>G</w:t>
            </w:r>
          </w:p>
        </w:tc>
        <w:tc>
          <w:tcPr>
            <w:tcW w:w="1513" w:type="dxa"/>
            <w:tcBorders>
              <w:top w:val="single" w:sz="4" w:space="0" w:color="auto"/>
              <w:left w:val="single" w:sz="4" w:space="0" w:color="auto"/>
              <w:bottom w:val="single" w:sz="4" w:space="0" w:color="auto"/>
              <w:right w:val="single" w:sz="4" w:space="0" w:color="auto"/>
            </w:tcBorders>
          </w:tcPr>
          <w:p w14:paraId="148CBA07" w14:textId="77777777" w:rsidR="00CE0E58" w:rsidRPr="009D271E" w:rsidRDefault="00CE0E58" w:rsidP="009D271E">
            <w:pPr>
              <w:pStyle w:val="Tablehead"/>
              <w:rPr>
                <w:rFonts w:eastAsia="SimSun"/>
                <w:sz w:val="18"/>
                <w:szCs w:val="18"/>
                <w:lang w:val="es-ES_tradnl" w:eastAsia="zh-CN"/>
              </w:rPr>
            </w:pPr>
            <w:r w:rsidRPr="009D271E">
              <w:rPr>
                <w:rFonts w:eastAsia="SimSun"/>
                <w:sz w:val="18"/>
                <w:szCs w:val="18"/>
                <w:lang w:val="es-ES_tradnl" w:eastAsia="zh-CN"/>
              </w:rPr>
              <w:t>H</w:t>
            </w:r>
          </w:p>
        </w:tc>
      </w:tr>
      <w:tr w:rsidR="00CE0E58" w:rsidRPr="009D271E" w14:paraId="5764E702" w14:textId="77777777" w:rsidTr="00D31C80">
        <w:trPr>
          <w:cantSplit/>
          <w:trHeight w:val="300"/>
          <w:jc w:val="center"/>
        </w:trPr>
        <w:tc>
          <w:tcPr>
            <w:tcW w:w="11149" w:type="dxa"/>
            <w:gridSpan w:val="7"/>
            <w:tcBorders>
              <w:top w:val="single" w:sz="4" w:space="0" w:color="auto"/>
              <w:left w:val="single" w:sz="4" w:space="0" w:color="auto"/>
              <w:bottom w:val="single" w:sz="4" w:space="0" w:color="auto"/>
              <w:right w:val="nil"/>
            </w:tcBorders>
          </w:tcPr>
          <w:p w14:paraId="48D4EA8C" w14:textId="77777777" w:rsidR="00CE0E58" w:rsidRPr="009D271E" w:rsidRDefault="00CE0E58" w:rsidP="009D271E">
            <w:pPr>
              <w:pStyle w:val="Tabletext"/>
              <w:rPr>
                <w:rFonts w:eastAsia="SimSun"/>
                <w:i/>
                <w:iCs/>
                <w:sz w:val="18"/>
                <w:szCs w:val="18"/>
                <w:lang w:val="en-US"/>
              </w:rPr>
            </w:pPr>
            <w:r w:rsidRPr="009D271E">
              <w:rPr>
                <w:rFonts w:eastAsia="SimSun"/>
                <w:i/>
                <w:iCs/>
                <w:sz w:val="18"/>
                <w:szCs w:val="18"/>
                <w:lang w:val="en-US"/>
              </w:rPr>
              <w:t>Polarization</w:t>
            </w:r>
          </w:p>
        </w:tc>
        <w:tc>
          <w:tcPr>
            <w:tcW w:w="1513" w:type="dxa"/>
            <w:tcBorders>
              <w:top w:val="single" w:sz="4" w:space="0" w:color="auto"/>
              <w:left w:val="nil"/>
              <w:bottom w:val="single" w:sz="4" w:space="0" w:color="auto"/>
              <w:right w:val="nil"/>
            </w:tcBorders>
          </w:tcPr>
          <w:p w14:paraId="2B36D38E" w14:textId="77777777" w:rsidR="00CE0E58" w:rsidRPr="009D271E" w:rsidRDefault="00CE0E58" w:rsidP="009D271E">
            <w:pPr>
              <w:pStyle w:val="Tabletext"/>
              <w:rPr>
                <w:rFonts w:eastAsia="SimSun"/>
                <w:sz w:val="18"/>
                <w:szCs w:val="18"/>
                <w:lang w:val="en-US"/>
              </w:rPr>
            </w:pPr>
          </w:p>
        </w:tc>
        <w:tc>
          <w:tcPr>
            <w:tcW w:w="1513" w:type="dxa"/>
            <w:tcBorders>
              <w:top w:val="single" w:sz="4" w:space="0" w:color="auto"/>
              <w:left w:val="nil"/>
              <w:bottom w:val="single" w:sz="4" w:space="0" w:color="auto"/>
              <w:right w:val="single" w:sz="4" w:space="0" w:color="auto"/>
            </w:tcBorders>
          </w:tcPr>
          <w:p w14:paraId="715EA821" w14:textId="77777777" w:rsidR="00CE0E58" w:rsidRPr="009D271E" w:rsidRDefault="00CE0E58" w:rsidP="009D271E">
            <w:pPr>
              <w:pStyle w:val="Tabletext"/>
              <w:rPr>
                <w:rFonts w:eastAsia="SimSun"/>
                <w:sz w:val="18"/>
                <w:szCs w:val="18"/>
                <w:lang w:val="en-US"/>
              </w:rPr>
            </w:pPr>
          </w:p>
        </w:tc>
      </w:tr>
      <w:tr w:rsidR="00CE0E58" w:rsidRPr="009D271E" w14:paraId="7652E1FC" w14:textId="77777777" w:rsidTr="002F66E1">
        <w:trPr>
          <w:cantSplit/>
          <w:trHeight w:val="300"/>
          <w:jc w:val="center"/>
        </w:trPr>
        <w:tc>
          <w:tcPr>
            <w:tcW w:w="2640" w:type="dxa"/>
            <w:tcBorders>
              <w:top w:val="single" w:sz="4" w:space="0" w:color="auto"/>
              <w:left w:val="single" w:sz="4" w:space="0" w:color="auto"/>
              <w:bottom w:val="single" w:sz="4" w:space="0" w:color="auto"/>
              <w:right w:val="single" w:sz="4" w:space="0" w:color="auto"/>
            </w:tcBorders>
          </w:tcPr>
          <w:p w14:paraId="54FF1CA7"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Feeder link</w:t>
            </w:r>
          </w:p>
        </w:tc>
        <w:tc>
          <w:tcPr>
            <w:tcW w:w="1702" w:type="dxa"/>
            <w:tcBorders>
              <w:top w:val="single" w:sz="4" w:space="0" w:color="auto"/>
              <w:left w:val="single" w:sz="4" w:space="0" w:color="auto"/>
              <w:bottom w:val="single" w:sz="4" w:space="0" w:color="auto"/>
              <w:right w:val="single" w:sz="4" w:space="0" w:color="auto"/>
            </w:tcBorders>
          </w:tcPr>
          <w:p w14:paraId="59FB2635"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Linear</w:t>
            </w:r>
          </w:p>
        </w:tc>
        <w:tc>
          <w:tcPr>
            <w:tcW w:w="1435" w:type="dxa"/>
            <w:tcBorders>
              <w:top w:val="single" w:sz="4" w:space="0" w:color="auto"/>
              <w:left w:val="single" w:sz="4" w:space="0" w:color="auto"/>
              <w:bottom w:val="single" w:sz="4" w:space="0" w:color="auto"/>
              <w:right w:val="single" w:sz="4" w:space="0" w:color="auto"/>
            </w:tcBorders>
          </w:tcPr>
          <w:p w14:paraId="12F59C8B"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Linear</w:t>
            </w:r>
          </w:p>
        </w:tc>
        <w:tc>
          <w:tcPr>
            <w:tcW w:w="1401" w:type="dxa"/>
            <w:tcBorders>
              <w:top w:val="single" w:sz="4" w:space="0" w:color="auto"/>
              <w:left w:val="single" w:sz="4" w:space="0" w:color="auto"/>
              <w:bottom w:val="single" w:sz="4" w:space="0" w:color="auto"/>
              <w:right w:val="single" w:sz="4" w:space="0" w:color="auto"/>
            </w:tcBorders>
          </w:tcPr>
          <w:p w14:paraId="73833970"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323" w:type="dxa"/>
            <w:tcBorders>
              <w:top w:val="single" w:sz="4" w:space="0" w:color="auto"/>
              <w:left w:val="single" w:sz="4" w:space="0" w:color="auto"/>
              <w:bottom w:val="single" w:sz="4" w:space="0" w:color="auto"/>
              <w:right w:val="single" w:sz="4" w:space="0" w:color="auto"/>
            </w:tcBorders>
          </w:tcPr>
          <w:p w14:paraId="0C3F7FB1"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323" w:type="dxa"/>
            <w:tcBorders>
              <w:top w:val="single" w:sz="4" w:space="0" w:color="auto"/>
              <w:left w:val="single" w:sz="4" w:space="0" w:color="auto"/>
              <w:bottom w:val="single" w:sz="4" w:space="0" w:color="auto"/>
              <w:right w:val="single" w:sz="4" w:space="0" w:color="auto"/>
            </w:tcBorders>
          </w:tcPr>
          <w:p w14:paraId="7B126278"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Circular</w:t>
            </w:r>
          </w:p>
        </w:tc>
        <w:tc>
          <w:tcPr>
            <w:tcW w:w="1325" w:type="dxa"/>
            <w:tcBorders>
              <w:top w:val="single" w:sz="4" w:space="0" w:color="auto"/>
              <w:left w:val="single" w:sz="4" w:space="0" w:color="auto"/>
              <w:bottom w:val="single" w:sz="4" w:space="0" w:color="auto"/>
              <w:right w:val="single" w:sz="4" w:space="0" w:color="auto"/>
            </w:tcBorders>
          </w:tcPr>
          <w:p w14:paraId="0B588624"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Linear</w:t>
            </w:r>
          </w:p>
        </w:tc>
        <w:tc>
          <w:tcPr>
            <w:tcW w:w="1513" w:type="dxa"/>
            <w:tcBorders>
              <w:top w:val="single" w:sz="4" w:space="0" w:color="auto"/>
              <w:left w:val="single" w:sz="4" w:space="0" w:color="auto"/>
              <w:bottom w:val="single" w:sz="4" w:space="0" w:color="auto"/>
              <w:right w:val="single" w:sz="4" w:space="0" w:color="auto"/>
            </w:tcBorders>
          </w:tcPr>
          <w:p w14:paraId="5E1EBFF5"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Circular</w:t>
            </w:r>
          </w:p>
        </w:tc>
        <w:tc>
          <w:tcPr>
            <w:tcW w:w="1513" w:type="dxa"/>
            <w:tcBorders>
              <w:top w:val="single" w:sz="4" w:space="0" w:color="auto"/>
              <w:left w:val="single" w:sz="4" w:space="0" w:color="auto"/>
              <w:bottom w:val="single" w:sz="4" w:space="0" w:color="auto"/>
              <w:right w:val="single" w:sz="4" w:space="0" w:color="auto"/>
            </w:tcBorders>
          </w:tcPr>
          <w:p w14:paraId="5CB712A3"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Circular</w:t>
            </w:r>
          </w:p>
        </w:tc>
      </w:tr>
      <w:tr w:rsidR="00CE0E58" w:rsidRPr="009D271E" w14:paraId="34D96747" w14:textId="77777777" w:rsidTr="002F66E1">
        <w:trPr>
          <w:cantSplit/>
          <w:trHeight w:val="300"/>
          <w:jc w:val="center"/>
        </w:trPr>
        <w:tc>
          <w:tcPr>
            <w:tcW w:w="2640" w:type="dxa"/>
            <w:tcBorders>
              <w:top w:val="single" w:sz="4" w:space="0" w:color="auto"/>
              <w:left w:val="single" w:sz="4" w:space="0" w:color="auto"/>
              <w:bottom w:val="single" w:sz="4" w:space="0" w:color="auto"/>
              <w:right w:val="single" w:sz="4" w:space="0" w:color="auto"/>
            </w:tcBorders>
          </w:tcPr>
          <w:p w14:paraId="64B47A87"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Service link</w:t>
            </w:r>
          </w:p>
        </w:tc>
        <w:tc>
          <w:tcPr>
            <w:tcW w:w="1702" w:type="dxa"/>
            <w:tcBorders>
              <w:top w:val="single" w:sz="4" w:space="0" w:color="auto"/>
              <w:left w:val="single" w:sz="4" w:space="0" w:color="auto"/>
              <w:bottom w:val="single" w:sz="4" w:space="0" w:color="auto"/>
              <w:right w:val="single" w:sz="4" w:space="0" w:color="auto"/>
            </w:tcBorders>
          </w:tcPr>
          <w:p w14:paraId="7ACD8227" w14:textId="77777777" w:rsidR="00CE0E58" w:rsidRPr="009D271E" w:rsidRDefault="00CE0E58" w:rsidP="009D271E">
            <w:pPr>
              <w:pStyle w:val="Tabletext"/>
              <w:jc w:val="center"/>
              <w:rPr>
                <w:rFonts w:eastAsia="SimSun"/>
                <w:sz w:val="18"/>
                <w:szCs w:val="18"/>
              </w:rPr>
            </w:pPr>
            <w:r w:rsidRPr="009D271E">
              <w:rPr>
                <w:rFonts w:eastAsia="SimSun"/>
                <w:sz w:val="18"/>
                <w:szCs w:val="18"/>
              </w:rPr>
              <w:t>RHCP</w:t>
            </w:r>
          </w:p>
        </w:tc>
        <w:tc>
          <w:tcPr>
            <w:tcW w:w="1435" w:type="dxa"/>
            <w:tcBorders>
              <w:top w:val="single" w:sz="4" w:space="0" w:color="auto"/>
              <w:left w:val="single" w:sz="4" w:space="0" w:color="auto"/>
              <w:bottom w:val="single" w:sz="4" w:space="0" w:color="auto"/>
              <w:right w:val="single" w:sz="4" w:space="0" w:color="auto"/>
            </w:tcBorders>
          </w:tcPr>
          <w:p w14:paraId="39070EB3" w14:textId="77777777" w:rsidR="00CE0E58" w:rsidRPr="009D271E" w:rsidRDefault="00CE0E58" w:rsidP="009D271E">
            <w:pPr>
              <w:pStyle w:val="Tabletext"/>
              <w:jc w:val="center"/>
              <w:rPr>
                <w:rFonts w:eastAsia="SimSun"/>
                <w:sz w:val="18"/>
                <w:szCs w:val="18"/>
              </w:rPr>
            </w:pPr>
            <w:r w:rsidRPr="009D271E">
              <w:rPr>
                <w:rFonts w:eastAsia="SimSun"/>
                <w:sz w:val="18"/>
                <w:szCs w:val="18"/>
              </w:rPr>
              <w:t>RHCP</w:t>
            </w:r>
          </w:p>
        </w:tc>
        <w:tc>
          <w:tcPr>
            <w:tcW w:w="1401" w:type="dxa"/>
            <w:tcBorders>
              <w:top w:val="single" w:sz="4" w:space="0" w:color="auto"/>
              <w:left w:val="single" w:sz="4" w:space="0" w:color="auto"/>
              <w:bottom w:val="single" w:sz="4" w:space="0" w:color="auto"/>
              <w:right w:val="single" w:sz="4" w:space="0" w:color="auto"/>
            </w:tcBorders>
          </w:tcPr>
          <w:p w14:paraId="5ECBBEAB"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323" w:type="dxa"/>
            <w:tcBorders>
              <w:top w:val="single" w:sz="4" w:space="0" w:color="auto"/>
              <w:left w:val="single" w:sz="4" w:space="0" w:color="auto"/>
              <w:bottom w:val="single" w:sz="4" w:space="0" w:color="auto"/>
              <w:right w:val="single" w:sz="4" w:space="0" w:color="auto"/>
            </w:tcBorders>
          </w:tcPr>
          <w:p w14:paraId="495E9790"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323" w:type="dxa"/>
            <w:tcBorders>
              <w:top w:val="single" w:sz="4" w:space="0" w:color="auto"/>
              <w:left w:val="single" w:sz="4" w:space="0" w:color="auto"/>
              <w:bottom w:val="single" w:sz="4" w:space="0" w:color="auto"/>
              <w:right w:val="single" w:sz="4" w:space="0" w:color="auto"/>
            </w:tcBorders>
          </w:tcPr>
          <w:p w14:paraId="4CE9494D" w14:textId="77777777" w:rsidR="00CE0E58" w:rsidRPr="009D271E" w:rsidRDefault="00CE0E58" w:rsidP="009D271E">
            <w:pPr>
              <w:pStyle w:val="Tabletext"/>
              <w:jc w:val="center"/>
              <w:rPr>
                <w:rFonts w:eastAsia="SimSun"/>
                <w:sz w:val="18"/>
                <w:szCs w:val="18"/>
              </w:rPr>
            </w:pPr>
            <w:r w:rsidRPr="009D271E">
              <w:rPr>
                <w:rFonts w:eastAsia="SimSun"/>
                <w:sz w:val="18"/>
                <w:szCs w:val="18"/>
              </w:rPr>
              <w:t>RHCP</w:t>
            </w:r>
          </w:p>
        </w:tc>
        <w:tc>
          <w:tcPr>
            <w:tcW w:w="1325" w:type="dxa"/>
            <w:tcBorders>
              <w:top w:val="single" w:sz="4" w:space="0" w:color="auto"/>
              <w:left w:val="single" w:sz="4" w:space="0" w:color="auto"/>
              <w:bottom w:val="single" w:sz="4" w:space="0" w:color="auto"/>
              <w:right w:val="single" w:sz="4" w:space="0" w:color="auto"/>
            </w:tcBorders>
          </w:tcPr>
          <w:p w14:paraId="2CADEE95" w14:textId="77777777" w:rsidR="00CE0E58" w:rsidRPr="009D271E" w:rsidRDefault="00CE0E58" w:rsidP="009D271E">
            <w:pPr>
              <w:pStyle w:val="Tabletext"/>
              <w:jc w:val="center"/>
              <w:rPr>
                <w:rFonts w:eastAsia="SimSun"/>
                <w:sz w:val="18"/>
                <w:szCs w:val="18"/>
              </w:rPr>
            </w:pPr>
            <w:r w:rsidRPr="009D271E">
              <w:rPr>
                <w:rFonts w:eastAsia="SimSun"/>
                <w:sz w:val="18"/>
                <w:szCs w:val="18"/>
              </w:rPr>
              <w:t>Circular</w:t>
            </w:r>
          </w:p>
        </w:tc>
        <w:tc>
          <w:tcPr>
            <w:tcW w:w="1513" w:type="dxa"/>
            <w:tcBorders>
              <w:top w:val="single" w:sz="4" w:space="0" w:color="auto"/>
              <w:left w:val="single" w:sz="4" w:space="0" w:color="auto"/>
              <w:bottom w:val="single" w:sz="4" w:space="0" w:color="auto"/>
              <w:right w:val="single" w:sz="4" w:space="0" w:color="auto"/>
            </w:tcBorders>
          </w:tcPr>
          <w:p w14:paraId="27A69B47" w14:textId="77777777" w:rsidR="00CE0E58" w:rsidRPr="009D271E" w:rsidRDefault="00CE0E58" w:rsidP="009D271E">
            <w:pPr>
              <w:pStyle w:val="Tabletext"/>
              <w:jc w:val="center"/>
              <w:rPr>
                <w:rFonts w:eastAsia="SimSun"/>
                <w:sz w:val="18"/>
                <w:szCs w:val="18"/>
              </w:rPr>
            </w:pPr>
            <w:r w:rsidRPr="009D271E">
              <w:rPr>
                <w:rFonts w:eastAsia="SimSun"/>
                <w:sz w:val="18"/>
                <w:szCs w:val="18"/>
              </w:rPr>
              <w:t>RHCP</w:t>
            </w:r>
          </w:p>
        </w:tc>
        <w:tc>
          <w:tcPr>
            <w:tcW w:w="1513" w:type="dxa"/>
            <w:tcBorders>
              <w:top w:val="single" w:sz="4" w:space="0" w:color="auto"/>
              <w:left w:val="single" w:sz="4" w:space="0" w:color="auto"/>
              <w:bottom w:val="single" w:sz="4" w:space="0" w:color="auto"/>
              <w:right w:val="single" w:sz="4" w:space="0" w:color="auto"/>
            </w:tcBorders>
          </w:tcPr>
          <w:p w14:paraId="3D9FC1C5" w14:textId="77777777" w:rsidR="00CE0E58" w:rsidRPr="009D271E" w:rsidRDefault="00CE0E58" w:rsidP="009D271E">
            <w:pPr>
              <w:pStyle w:val="Tabletext"/>
              <w:jc w:val="center"/>
              <w:rPr>
                <w:rFonts w:eastAsia="SimSun"/>
                <w:sz w:val="18"/>
                <w:szCs w:val="18"/>
              </w:rPr>
            </w:pPr>
            <w:r w:rsidRPr="009D271E">
              <w:rPr>
                <w:rFonts w:eastAsia="SimSun"/>
                <w:sz w:val="18"/>
                <w:szCs w:val="18"/>
              </w:rPr>
              <w:t>RHCP</w:t>
            </w:r>
          </w:p>
        </w:tc>
      </w:tr>
      <w:tr w:rsidR="00CE0E58" w:rsidRPr="009D271E" w14:paraId="5EADB169" w14:textId="77777777" w:rsidTr="00D31C80">
        <w:trPr>
          <w:cantSplit/>
          <w:trHeight w:val="524"/>
          <w:jc w:val="center"/>
        </w:trPr>
        <w:tc>
          <w:tcPr>
            <w:tcW w:w="2640" w:type="dxa"/>
            <w:tcBorders>
              <w:top w:val="single" w:sz="4" w:space="0" w:color="auto"/>
              <w:left w:val="single" w:sz="4" w:space="0" w:color="auto"/>
              <w:bottom w:val="single" w:sz="4" w:space="0" w:color="auto"/>
              <w:right w:val="single" w:sz="4" w:space="0" w:color="auto"/>
            </w:tcBorders>
          </w:tcPr>
          <w:p w14:paraId="135BD7ED"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Direction of transmission</w:t>
            </w:r>
          </w:p>
        </w:tc>
        <w:tc>
          <w:tcPr>
            <w:tcW w:w="1702" w:type="dxa"/>
            <w:tcBorders>
              <w:top w:val="single" w:sz="4" w:space="0" w:color="auto"/>
              <w:left w:val="single" w:sz="4" w:space="0" w:color="auto"/>
              <w:bottom w:val="single" w:sz="4" w:space="0" w:color="auto"/>
              <w:right w:val="single" w:sz="4" w:space="0" w:color="auto"/>
            </w:tcBorders>
          </w:tcPr>
          <w:p w14:paraId="45775D5D"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Space-to-Earth</w:t>
            </w:r>
          </w:p>
        </w:tc>
        <w:tc>
          <w:tcPr>
            <w:tcW w:w="1435" w:type="dxa"/>
            <w:tcBorders>
              <w:top w:val="single" w:sz="4" w:space="0" w:color="auto"/>
              <w:left w:val="single" w:sz="4" w:space="0" w:color="auto"/>
              <w:bottom w:val="single" w:sz="4" w:space="0" w:color="auto"/>
              <w:right w:val="single" w:sz="4" w:space="0" w:color="auto"/>
            </w:tcBorders>
          </w:tcPr>
          <w:p w14:paraId="0F459074"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Space-to-Earth</w:t>
            </w:r>
          </w:p>
        </w:tc>
        <w:tc>
          <w:tcPr>
            <w:tcW w:w="1401" w:type="dxa"/>
            <w:tcBorders>
              <w:top w:val="single" w:sz="4" w:space="0" w:color="auto"/>
              <w:left w:val="single" w:sz="4" w:space="0" w:color="auto"/>
              <w:bottom w:val="single" w:sz="4" w:space="0" w:color="auto"/>
              <w:right w:val="single" w:sz="4" w:space="0" w:color="auto"/>
            </w:tcBorders>
          </w:tcPr>
          <w:p w14:paraId="7AC3798B"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Space-to-Earth</w:t>
            </w:r>
          </w:p>
        </w:tc>
        <w:tc>
          <w:tcPr>
            <w:tcW w:w="1323" w:type="dxa"/>
            <w:tcBorders>
              <w:top w:val="single" w:sz="4" w:space="0" w:color="auto"/>
              <w:left w:val="single" w:sz="4" w:space="0" w:color="auto"/>
              <w:bottom w:val="single" w:sz="4" w:space="0" w:color="auto"/>
              <w:right w:val="single" w:sz="4" w:space="0" w:color="auto"/>
            </w:tcBorders>
          </w:tcPr>
          <w:p w14:paraId="381ACDAC"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Space-to-Earth</w:t>
            </w:r>
          </w:p>
        </w:tc>
        <w:tc>
          <w:tcPr>
            <w:tcW w:w="1323" w:type="dxa"/>
            <w:tcBorders>
              <w:top w:val="single" w:sz="4" w:space="0" w:color="auto"/>
              <w:left w:val="single" w:sz="4" w:space="0" w:color="auto"/>
              <w:bottom w:val="single" w:sz="4" w:space="0" w:color="auto"/>
              <w:right w:val="single" w:sz="4" w:space="0" w:color="auto"/>
            </w:tcBorders>
          </w:tcPr>
          <w:p w14:paraId="775102D8"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Space-to-Earth</w:t>
            </w:r>
          </w:p>
        </w:tc>
        <w:tc>
          <w:tcPr>
            <w:tcW w:w="1325" w:type="dxa"/>
            <w:tcBorders>
              <w:top w:val="single" w:sz="4" w:space="0" w:color="auto"/>
              <w:left w:val="single" w:sz="4" w:space="0" w:color="auto"/>
              <w:bottom w:val="single" w:sz="4" w:space="0" w:color="auto"/>
              <w:right w:val="single" w:sz="4" w:space="0" w:color="auto"/>
            </w:tcBorders>
          </w:tcPr>
          <w:p w14:paraId="79E6FD9E"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Space-to-Earth</w:t>
            </w:r>
          </w:p>
        </w:tc>
        <w:tc>
          <w:tcPr>
            <w:tcW w:w="1513" w:type="dxa"/>
            <w:tcBorders>
              <w:top w:val="single" w:sz="4" w:space="0" w:color="auto"/>
              <w:left w:val="single" w:sz="4" w:space="0" w:color="auto"/>
              <w:bottom w:val="single" w:sz="4" w:space="0" w:color="auto"/>
              <w:right w:val="single" w:sz="4" w:space="0" w:color="auto"/>
            </w:tcBorders>
          </w:tcPr>
          <w:p w14:paraId="2D9C9EFF"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Space-to-Earth</w:t>
            </w:r>
          </w:p>
        </w:tc>
        <w:tc>
          <w:tcPr>
            <w:tcW w:w="1513" w:type="dxa"/>
            <w:tcBorders>
              <w:top w:val="single" w:sz="4" w:space="0" w:color="auto"/>
              <w:left w:val="single" w:sz="4" w:space="0" w:color="auto"/>
              <w:bottom w:val="single" w:sz="4" w:space="0" w:color="auto"/>
              <w:right w:val="single" w:sz="4" w:space="0" w:color="auto"/>
            </w:tcBorders>
          </w:tcPr>
          <w:p w14:paraId="6C8C5535"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Space-to-Earth</w:t>
            </w:r>
          </w:p>
        </w:tc>
      </w:tr>
      <w:tr w:rsidR="00CE0E58" w:rsidRPr="009D271E" w14:paraId="788FD1E5" w14:textId="77777777" w:rsidTr="00D31C80">
        <w:trPr>
          <w:cantSplit/>
          <w:trHeight w:val="300"/>
          <w:jc w:val="center"/>
        </w:trPr>
        <w:tc>
          <w:tcPr>
            <w:tcW w:w="11149" w:type="dxa"/>
            <w:gridSpan w:val="7"/>
            <w:tcBorders>
              <w:top w:val="single" w:sz="4" w:space="0" w:color="auto"/>
              <w:left w:val="single" w:sz="4" w:space="0" w:color="auto"/>
              <w:bottom w:val="single" w:sz="4" w:space="0" w:color="auto"/>
              <w:right w:val="nil"/>
            </w:tcBorders>
          </w:tcPr>
          <w:p w14:paraId="487BFD5C" w14:textId="77777777" w:rsidR="00CE0E58" w:rsidRPr="009D271E" w:rsidRDefault="00CE0E58" w:rsidP="009D271E">
            <w:pPr>
              <w:pStyle w:val="Tabletext"/>
              <w:rPr>
                <w:rFonts w:eastAsia="SimSun"/>
                <w:i/>
                <w:iCs/>
                <w:sz w:val="18"/>
                <w:szCs w:val="18"/>
                <w:lang w:val="en-US"/>
              </w:rPr>
            </w:pPr>
            <w:r w:rsidRPr="009D271E">
              <w:rPr>
                <w:rFonts w:eastAsia="SimSun"/>
                <w:i/>
                <w:iCs/>
                <w:sz w:val="18"/>
                <w:szCs w:val="18"/>
                <w:lang w:val="en-US"/>
              </w:rPr>
              <w:t>Frequency bands</w:t>
            </w:r>
          </w:p>
        </w:tc>
        <w:tc>
          <w:tcPr>
            <w:tcW w:w="1513" w:type="dxa"/>
            <w:tcBorders>
              <w:top w:val="single" w:sz="4" w:space="0" w:color="auto"/>
              <w:left w:val="nil"/>
              <w:bottom w:val="single" w:sz="4" w:space="0" w:color="auto"/>
              <w:right w:val="nil"/>
            </w:tcBorders>
          </w:tcPr>
          <w:p w14:paraId="57B381B2" w14:textId="77777777" w:rsidR="00CE0E58" w:rsidRPr="009D271E" w:rsidRDefault="00CE0E58" w:rsidP="009D271E">
            <w:pPr>
              <w:pStyle w:val="Tabletext"/>
              <w:rPr>
                <w:rFonts w:eastAsia="SimSun"/>
                <w:sz w:val="18"/>
                <w:szCs w:val="18"/>
                <w:lang w:val="en-US"/>
              </w:rPr>
            </w:pPr>
          </w:p>
        </w:tc>
        <w:tc>
          <w:tcPr>
            <w:tcW w:w="1513" w:type="dxa"/>
            <w:tcBorders>
              <w:top w:val="single" w:sz="4" w:space="0" w:color="auto"/>
              <w:left w:val="nil"/>
              <w:bottom w:val="single" w:sz="4" w:space="0" w:color="auto"/>
              <w:right w:val="single" w:sz="4" w:space="0" w:color="auto"/>
            </w:tcBorders>
          </w:tcPr>
          <w:p w14:paraId="1C836A40" w14:textId="77777777" w:rsidR="00CE0E58" w:rsidRPr="009D271E" w:rsidRDefault="00CE0E58" w:rsidP="009D271E">
            <w:pPr>
              <w:pStyle w:val="Tabletext"/>
              <w:rPr>
                <w:rFonts w:eastAsia="SimSun"/>
                <w:sz w:val="18"/>
                <w:szCs w:val="18"/>
                <w:lang w:val="en-US"/>
              </w:rPr>
            </w:pPr>
          </w:p>
        </w:tc>
      </w:tr>
      <w:tr w:rsidR="00CE0E58" w:rsidRPr="009D271E" w14:paraId="7FE3048C" w14:textId="77777777" w:rsidTr="002F66E1">
        <w:trPr>
          <w:cantSplit/>
          <w:trHeight w:val="300"/>
          <w:jc w:val="center"/>
        </w:trPr>
        <w:tc>
          <w:tcPr>
            <w:tcW w:w="2640" w:type="dxa"/>
            <w:tcBorders>
              <w:top w:val="single" w:sz="4" w:space="0" w:color="auto"/>
              <w:left w:val="single" w:sz="4" w:space="0" w:color="auto"/>
              <w:bottom w:val="single" w:sz="4" w:space="0" w:color="auto"/>
              <w:right w:val="single" w:sz="4" w:space="0" w:color="auto"/>
            </w:tcBorders>
          </w:tcPr>
          <w:p w14:paraId="40742452" w14:textId="77777777" w:rsidR="00CE0E58" w:rsidRPr="009D271E" w:rsidRDefault="00CE0E58" w:rsidP="009D271E">
            <w:pPr>
              <w:pStyle w:val="Tabletext"/>
              <w:rPr>
                <w:rFonts w:eastAsia="SimSun"/>
                <w:sz w:val="18"/>
                <w:szCs w:val="18"/>
                <w:u w:val="single"/>
                <w:lang w:val="en-US"/>
              </w:rPr>
            </w:pPr>
            <w:r w:rsidRPr="009D271E">
              <w:rPr>
                <w:rFonts w:eastAsia="SimSun"/>
                <w:sz w:val="18"/>
                <w:szCs w:val="18"/>
                <w:lang w:val="en-US"/>
              </w:rPr>
              <w:t>Feeder link (GHz)</w:t>
            </w:r>
          </w:p>
        </w:tc>
        <w:tc>
          <w:tcPr>
            <w:tcW w:w="1702" w:type="dxa"/>
            <w:tcBorders>
              <w:top w:val="single" w:sz="4" w:space="0" w:color="auto"/>
              <w:left w:val="single" w:sz="4" w:space="0" w:color="auto"/>
              <w:bottom w:val="single" w:sz="4" w:space="0" w:color="auto"/>
              <w:right w:val="single" w:sz="4" w:space="0" w:color="auto"/>
            </w:tcBorders>
          </w:tcPr>
          <w:p w14:paraId="42A22772" w14:textId="77777777" w:rsidR="00CE0E58" w:rsidRPr="009D271E" w:rsidRDefault="00CE0E58" w:rsidP="009D271E">
            <w:pPr>
              <w:pStyle w:val="Tabletext"/>
              <w:jc w:val="center"/>
              <w:rPr>
                <w:rFonts w:eastAsia="SimSun"/>
                <w:sz w:val="18"/>
                <w:szCs w:val="18"/>
              </w:rPr>
            </w:pPr>
            <w:r w:rsidRPr="009D271E">
              <w:rPr>
                <w:rFonts w:eastAsia="SimSun"/>
                <w:sz w:val="18"/>
                <w:szCs w:val="18"/>
              </w:rPr>
              <w:t>6</w:t>
            </w:r>
          </w:p>
        </w:tc>
        <w:tc>
          <w:tcPr>
            <w:tcW w:w="1435" w:type="dxa"/>
            <w:tcBorders>
              <w:top w:val="single" w:sz="4" w:space="0" w:color="auto"/>
              <w:left w:val="single" w:sz="4" w:space="0" w:color="auto"/>
              <w:bottom w:val="single" w:sz="4" w:space="0" w:color="auto"/>
              <w:right w:val="single" w:sz="4" w:space="0" w:color="auto"/>
            </w:tcBorders>
          </w:tcPr>
          <w:p w14:paraId="61D00918" w14:textId="77777777" w:rsidR="00CE0E58" w:rsidRPr="009D271E" w:rsidRDefault="00CE0E58" w:rsidP="009D271E">
            <w:pPr>
              <w:pStyle w:val="Tabletext"/>
              <w:jc w:val="center"/>
              <w:rPr>
                <w:rFonts w:eastAsia="SimSun"/>
                <w:sz w:val="18"/>
                <w:szCs w:val="18"/>
              </w:rPr>
            </w:pPr>
            <w:r w:rsidRPr="009D271E">
              <w:rPr>
                <w:rFonts w:eastAsia="SimSun"/>
                <w:sz w:val="18"/>
                <w:szCs w:val="18"/>
              </w:rPr>
              <w:t>14</w:t>
            </w:r>
          </w:p>
        </w:tc>
        <w:tc>
          <w:tcPr>
            <w:tcW w:w="1401" w:type="dxa"/>
            <w:tcBorders>
              <w:top w:val="single" w:sz="4" w:space="0" w:color="auto"/>
              <w:left w:val="single" w:sz="4" w:space="0" w:color="auto"/>
              <w:bottom w:val="single" w:sz="4" w:space="0" w:color="auto"/>
              <w:right w:val="single" w:sz="4" w:space="0" w:color="auto"/>
            </w:tcBorders>
          </w:tcPr>
          <w:p w14:paraId="04F9BEE8" w14:textId="77777777" w:rsidR="00CE0E58" w:rsidRPr="009D271E" w:rsidRDefault="00CE0E58" w:rsidP="009D271E">
            <w:pPr>
              <w:pStyle w:val="Tabletext"/>
              <w:jc w:val="center"/>
              <w:rPr>
                <w:rFonts w:eastAsia="SimSun"/>
                <w:sz w:val="18"/>
                <w:szCs w:val="18"/>
              </w:rPr>
            </w:pPr>
            <w:r w:rsidRPr="009D271E">
              <w:rPr>
                <w:rFonts w:eastAsia="SimSun"/>
                <w:sz w:val="18"/>
                <w:szCs w:val="18"/>
              </w:rPr>
              <w:t>13</w:t>
            </w:r>
          </w:p>
        </w:tc>
        <w:tc>
          <w:tcPr>
            <w:tcW w:w="1323" w:type="dxa"/>
            <w:tcBorders>
              <w:top w:val="single" w:sz="4" w:space="0" w:color="auto"/>
              <w:left w:val="single" w:sz="4" w:space="0" w:color="auto"/>
              <w:bottom w:val="single" w:sz="4" w:space="0" w:color="auto"/>
              <w:right w:val="single" w:sz="4" w:space="0" w:color="auto"/>
            </w:tcBorders>
          </w:tcPr>
          <w:p w14:paraId="7C1D6DF2" w14:textId="77777777" w:rsidR="00CE0E58" w:rsidRPr="009D271E" w:rsidRDefault="00CE0E58" w:rsidP="009D271E">
            <w:pPr>
              <w:pStyle w:val="Tabletext"/>
              <w:jc w:val="center"/>
              <w:rPr>
                <w:rFonts w:eastAsia="SimSun"/>
                <w:sz w:val="18"/>
                <w:szCs w:val="18"/>
              </w:rPr>
            </w:pPr>
            <w:r w:rsidRPr="009D271E">
              <w:rPr>
                <w:rFonts w:eastAsia="SimSun"/>
                <w:sz w:val="18"/>
                <w:szCs w:val="18"/>
              </w:rPr>
              <w:t>13</w:t>
            </w:r>
          </w:p>
        </w:tc>
        <w:tc>
          <w:tcPr>
            <w:tcW w:w="1323" w:type="dxa"/>
            <w:tcBorders>
              <w:top w:val="single" w:sz="4" w:space="0" w:color="auto"/>
              <w:left w:val="single" w:sz="4" w:space="0" w:color="auto"/>
              <w:bottom w:val="single" w:sz="4" w:space="0" w:color="auto"/>
              <w:right w:val="single" w:sz="4" w:space="0" w:color="auto"/>
            </w:tcBorders>
          </w:tcPr>
          <w:p w14:paraId="100FC870" w14:textId="77777777" w:rsidR="00CE0E58" w:rsidRPr="009D271E" w:rsidRDefault="00CE0E58" w:rsidP="009D271E">
            <w:pPr>
              <w:pStyle w:val="Tabletext"/>
              <w:jc w:val="center"/>
              <w:rPr>
                <w:rFonts w:eastAsia="SimSun"/>
                <w:sz w:val="18"/>
                <w:szCs w:val="18"/>
              </w:rPr>
            </w:pPr>
            <w:r w:rsidRPr="009D271E">
              <w:rPr>
                <w:rFonts w:eastAsia="SimSun"/>
                <w:sz w:val="18"/>
                <w:szCs w:val="18"/>
              </w:rPr>
              <w:t>6</w:t>
            </w:r>
          </w:p>
        </w:tc>
        <w:tc>
          <w:tcPr>
            <w:tcW w:w="1325" w:type="dxa"/>
            <w:tcBorders>
              <w:top w:val="single" w:sz="4" w:space="0" w:color="auto"/>
              <w:left w:val="single" w:sz="4" w:space="0" w:color="auto"/>
              <w:bottom w:val="single" w:sz="4" w:space="0" w:color="auto"/>
              <w:right w:val="single" w:sz="4" w:space="0" w:color="auto"/>
            </w:tcBorders>
          </w:tcPr>
          <w:p w14:paraId="48893D57" w14:textId="77777777" w:rsidR="00CE0E58" w:rsidRPr="009D271E" w:rsidRDefault="00CE0E58" w:rsidP="009D271E">
            <w:pPr>
              <w:pStyle w:val="Tabletext"/>
              <w:jc w:val="center"/>
              <w:rPr>
                <w:rFonts w:eastAsia="SimSun"/>
                <w:sz w:val="18"/>
                <w:szCs w:val="18"/>
              </w:rPr>
            </w:pPr>
            <w:r w:rsidRPr="009D271E">
              <w:rPr>
                <w:rFonts w:eastAsia="SimSun"/>
                <w:sz w:val="18"/>
                <w:szCs w:val="18"/>
              </w:rPr>
              <w:t>6, 13, 14</w:t>
            </w:r>
          </w:p>
        </w:tc>
        <w:tc>
          <w:tcPr>
            <w:tcW w:w="1513" w:type="dxa"/>
            <w:tcBorders>
              <w:top w:val="single" w:sz="4" w:space="0" w:color="auto"/>
              <w:left w:val="single" w:sz="4" w:space="0" w:color="auto"/>
              <w:bottom w:val="single" w:sz="4" w:space="0" w:color="auto"/>
              <w:right w:val="single" w:sz="4" w:space="0" w:color="auto"/>
            </w:tcBorders>
          </w:tcPr>
          <w:p w14:paraId="5403057A" w14:textId="77777777" w:rsidR="00CE0E58" w:rsidRPr="009D271E" w:rsidRDefault="00CE0E58" w:rsidP="009D271E">
            <w:pPr>
              <w:pStyle w:val="Tabletext"/>
              <w:jc w:val="center"/>
              <w:rPr>
                <w:rFonts w:eastAsia="SimSun"/>
                <w:sz w:val="18"/>
                <w:szCs w:val="18"/>
              </w:rPr>
            </w:pPr>
            <w:r w:rsidRPr="009D271E">
              <w:rPr>
                <w:rFonts w:eastAsia="SimSun"/>
                <w:sz w:val="18"/>
                <w:szCs w:val="18"/>
                <w:lang w:eastAsia="zh-CN"/>
              </w:rPr>
              <w:t>6</w:t>
            </w:r>
          </w:p>
        </w:tc>
        <w:tc>
          <w:tcPr>
            <w:tcW w:w="1513" w:type="dxa"/>
            <w:tcBorders>
              <w:top w:val="single" w:sz="4" w:space="0" w:color="auto"/>
              <w:left w:val="single" w:sz="4" w:space="0" w:color="auto"/>
              <w:bottom w:val="single" w:sz="4" w:space="0" w:color="auto"/>
              <w:right w:val="single" w:sz="4" w:space="0" w:color="auto"/>
            </w:tcBorders>
          </w:tcPr>
          <w:p w14:paraId="12F5EF1E" w14:textId="77777777" w:rsidR="00CE0E58" w:rsidRPr="009D271E" w:rsidRDefault="00CE0E58" w:rsidP="009D271E">
            <w:pPr>
              <w:pStyle w:val="Tabletext"/>
              <w:jc w:val="center"/>
              <w:rPr>
                <w:rFonts w:eastAsia="SimSun"/>
                <w:sz w:val="18"/>
                <w:szCs w:val="18"/>
              </w:rPr>
            </w:pPr>
            <w:r w:rsidRPr="009D271E">
              <w:rPr>
                <w:rFonts w:eastAsia="SimSun"/>
                <w:sz w:val="18"/>
                <w:szCs w:val="18"/>
                <w:lang w:eastAsia="zh-CN"/>
              </w:rPr>
              <w:t>6</w:t>
            </w:r>
          </w:p>
        </w:tc>
      </w:tr>
      <w:tr w:rsidR="00CE0E58" w:rsidRPr="009D271E" w14:paraId="494D213E" w14:textId="77777777" w:rsidTr="00D31C80">
        <w:trPr>
          <w:cantSplit/>
          <w:trHeight w:val="300"/>
          <w:jc w:val="center"/>
        </w:trPr>
        <w:tc>
          <w:tcPr>
            <w:tcW w:w="2640" w:type="dxa"/>
            <w:tcBorders>
              <w:top w:val="single" w:sz="4" w:space="0" w:color="auto"/>
              <w:left w:val="single" w:sz="4" w:space="0" w:color="auto"/>
              <w:bottom w:val="single" w:sz="4" w:space="0" w:color="auto"/>
              <w:right w:val="single" w:sz="4" w:space="0" w:color="auto"/>
            </w:tcBorders>
          </w:tcPr>
          <w:p w14:paraId="433266F8" w14:textId="77777777" w:rsidR="00CE0E58" w:rsidRPr="009D271E" w:rsidRDefault="00CE0E58" w:rsidP="009D271E">
            <w:pPr>
              <w:pStyle w:val="Tabletext"/>
              <w:rPr>
                <w:rFonts w:eastAsia="SimSun"/>
                <w:sz w:val="18"/>
                <w:szCs w:val="18"/>
              </w:rPr>
            </w:pPr>
            <w:r w:rsidRPr="009D271E">
              <w:rPr>
                <w:rFonts w:eastAsia="SimSun"/>
                <w:sz w:val="18"/>
                <w:szCs w:val="18"/>
              </w:rPr>
              <w:t>Service (GHz)</w:t>
            </w:r>
          </w:p>
        </w:tc>
        <w:tc>
          <w:tcPr>
            <w:tcW w:w="1702" w:type="dxa"/>
            <w:tcBorders>
              <w:top w:val="single" w:sz="4" w:space="0" w:color="auto"/>
              <w:left w:val="single" w:sz="4" w:space="0" w:color="auto"/>
              <w:bottom w:val="single" w:sz="4" w:space="0" w:color="auto"/>
              <w:right w:val="single" w:sz="4" w:space="0" w:color="auto"/>
            </w:tcBorders>
          </w:tcPr>
          <w:p w14:paraId="7FA51886" w14:textId="77777777" w:rsidR="00CE0E58" w:rsidRPr="009D271E" w:rsidRDefault="00CE0E58" w:rsidP="009D271E">
            <w:pPr>
              <w:pStyle w:val="Tabletext"/>
              <w:jc w:val="center"/>
              <w:rPr>
                <w:rFonts w:eastAsia="SimSun"/>
                <w:sz w:val="18"/>
                <w:szCs w:val="18"/>
              </w:rPr>
            </w:pPr>
            <w:r w:rsidRPr="009D271E">
              <w:rPr>
                <w:rFonts w:eastAsia="SimSun"/>
                <w:sz w:val="18"/>
                <w:szCs w:val="18"/>
              </w:rPr>
              <w:t>2.5</w:t>
            </w:r>
          </w:p>
        </w:tc>
        <w:tc>
          <w:tcPr>
            <w:tcW w:w="1435" w:type="dxa"/>
            <w:tcBorders>
              <w:top w:val="single" w:sz="4" w:space="0" w:color="auto"/>
              <w:left w:val="single" w:sz="4" w:space="0" w:color="auto"/>
              <w:bottom w:val="single" w:sz="4" w:space="0" w:color="auto"/>
              <w:right w:val="single" w:sz="4" w:space="0" w:color="auto"/>
            </w:tcBorders>
          </w:tcPr>
          <w:p w14:paraId="7BAAC41D" w14:textId="77777777" w:rsidR="00CE0E58" w:rsidRPr="009D271E" w:rsidRDefault="00CE0E58" w:rsidP="009D271E">
            <w:pPr>
              <w:pStyle w:val="Tabletext"/>
              <w:jc w:val="center"/>
              <w:rPr>
                <w:rFonts w:eastAsia="SimSun"/>
                <w:sz w:val="18"/>
                <w:szCs w:val="18"/>
              </w:rPr>
            </w:pPr>
            <w:r w:rsidRPr="009D271E">
              <w:rPr>
                <w:rFonts w:eastAsia="SimSun"/>
                <w:sz w:val="18"/>
                <w:szCs w:val="18"/>
              </w:rPr>
              <w:t>1.5</w:t>
            </w:r>
          </w:p>
        </w:tc>
        <w:tc>
          <w:tcPr>
            <w:tcW w:w="1401" w:type="dxa"/>
            <w:tcBorders>
              <w:top w:val="single" w:sz="4" w:space="0" w:color="auto"/>
              <w:left w:val="single" w:sz="4" w:space="0" w:color="auto"/>
              <w:bottom w:val="single" w:sz="4" w:space="0" w:color="auto"/>
              <w:right w:val="single" w:sz="4" w:space="0" w:color="auto"/>
            </w:tcBorders>
          </w:tcPr>
          <w:p w14:paraId="61327B0D" w14:textId="77777777" w:rsidR="00CE0E58" w:rsidRPr="009D271E" w:rsidRDefault="00CE0E58" w:rsidP="009D271E">
            <w:pPr>
              <w:pStyle w:val="Tabletext"/>
              <w:jc w:val="center"/>
              <w:rPr>
                <w:rFonts w:eastAsia="SimSun"/>
                <w:sz w:val="18"/>
                <w:szCs w:val="18"/>
              </w:rPr>
            </w:pPr>
            <w:r w:rsidRPr="009D271E">
              <w:rPr>
                <w:rFonts w:eastAsia="SimSun"/>
                <w:sz w:val="18"/>
                <w:szCs w:val="18"/>
              </w:rPr>
              <w:t>1.5</w:t>
            </w:r>
          </w:p>
        </w:tc>
        <w:tc>
          <w:tcPr>
            <w:tcW w:w="1323" w:type="dxa"/>
            <w:tcBorders>
              <w:top w:val="single" w:sz="4" w:space="0" w:color="auto"/>
              <w:left w:val="single" w:sz="4" w:space="0" w:color="auto"/>
              <w:bottom w:val="single" w:sz="4" w:space="0" w:color="auto"/>
              <w:right w:val="single" w:sz="4" w:space="0" w:color="auto"/>
            </w:tcBorders>
          </w:tcPr>
          <w:p w14:paraId="68A79EED" w14:textId="77777777" w:rsidR="00CE0E58" w:rsidRPr="009D271E" w:rsidRDefault="00CE0E58" w:rsidP="009D271E">
            <w:pPr>
              <w:pStyle w:val="Tabletext"/>
              <w:jc w:val="center"/>
              <w:rPr>
                <w:rFonts w:eastAsia="SimSun"/>
                <w:sz w:val="18"/>
                <w:szCs w:val="18"/>
              </w:rPr>
            </w:pPr>
            <w:r w:rsidRPr="009D271E">
              <w:rPr>
                <w:rFonts w:eastAsia="SimSun"/>
                <w:sz w:val="18"/>
                <w:szCs w:val="18"/>
              </w:rPr>
              <w:t>1.9</w:t>
            </w:r>
          </w:p>
        </w:tc>
        <w:tc>
          <w:tcPr>
            <w:tcW w:w="1323" w:type="dxa"/>
            <w:tcBorders>
              <w:top w:val="single" w:sz="4" w:space="0" w:color="auto"/>
              <w:left w:val="single" w:sz="4" w:space="0" w:color="auto"/>
              <w:bottom w:val="single" w:sz="4" w:space="0" w:color="auto"/>
              <w:right w:val="single" w:sz="4" w:space="0" w:color="auto"/>
            </w:tcBorders>
          </w:tcPr>
          <w:p w14:paraId="0188D7F2" w14:textId="77777777" w:rsidR="00CE0E58" w:rsidRPr="009D271E" w:rsidRDefault="00CE0E58" w:rsidP="009D271E">
            <w:pPr>
              <w:pStyle w:val="Tabletext"/>
              <w:jc w:val="center"/>
              <w:rPr>
                <w:rFonts w:eastAsia="SimSun"/>
                <w:sz w:val="18"/>
                <w:szCs w:val="18"/>
              </w:rPr>
            </w:pPr>
            <w:r w:rsidRPr="009D271E">
              <w:rPr>
                <w:rFonts w:eastAsia="SimSun"/>
                <w:sz w:val="18"/>
                <w:szCs w:val="18"/>
              </w:rPr>
              <w:t>2.2</w:t>
            </w:r>
          </w:p>
        </w:tc>
        <w:tc>
          <w:tcPr>
            <w:tcW w:w="1325" w:type="dxa"/>
            <w:tcBorders>
              <w:top w:val="single" w:sz="4" w:space="0" w:color="auto"/>
              <w:left w:val="single" w:sz="4" w:space="0" w:color="auto"/>
              <w:bottom w:val="single" w:sz="4" w:space="0" w:color="auto"/>
              <w:right w:val="single" w:sz="4" w:space="0" w:color="auto"/>
            </w:tcBorders>
          </w:tcPr>
          <w:p w14:paraId="79D11D53" w14:textId="77777777" w:rsidR="00CE0E58" w:rsidRPr="009D271E" w:rsidRDefault="00CE0E58" w:rsidP="009D271E">
            <w:pPr>
              <w:pStyle w:val="Tabletext"/>
              <w:jc w:val="center"/>
              <w:rPr>
                <w:rFonts w:eastAsia="SimSun"/>
                <w:sz w:val="18"/>
                <w:szCs w:val="18"/>
              </w:rPr>
            </w:pPr>
            <w:r w:rsidRPr="009D271E">
              <w:rPr>
                <w:rFonts w:eastAsia="SimSun"/>
                <w:sz w:val="18"/>
                <w:szCs w:val="18"/>
              </w:rPr>
              <w:t>1.5</w:t>
            </w:r>
          </w:p>
        </w:tc>
        <w:tc>
          <w:tcPr>
            <w:tcW w:w="1513" w:type="dxa"/>
            <w:tcBorders>
              <w:top w:val="single" w:sz="4" w:space="0" w:color="auto"/>
              <w:left w:val="single" w:sz="4" w:space="0" w:color="auto"/>
              <w:bottom w:val="single" w:sz="4" w:space="0" w:color="auto"/>
              <w:right w:val="single" w:sz="4" w:space="0" w:color="auto"/>
            </w:tcBorders>
          </w:tcPr>
          <w:p w14:paraId="665F051E" w14:textId="77777777" w:rsidR="00CE0E58" w:rsidRPr="009D271E" w:rsidRDefault="00CE0E58" w:rsidP="009D271E">
            <w:pPr>
              <w:pStyle w:val="Tabletext"/>
              <w:jc w:val="center"/>
              <w:rPr>
                <w:rFonts w:eastAsia="SimSun"/>
                <w:sz w:val="18"/>
                <w:szCs w:val="18"/>
              </w:rPr>
            </w:pPr>
            <w:r w:rsidRPr="009D271E">
              <w:rPr>
                <w:rFonts w:eastAsia="SimSun"/>
                <w:sz w:val="18"/>
                <w:szCs w:val="18"/>
              </w:rPr>
              <w:t>2.5</w:t>
            </w:r>
          </w:p>
        </w:tc>
        <w:tc>
          <w:tcPr>
            <w:tcW w:w="1513" w:type="dxa"/>
            <w:tcBorders>
              <w:top w:val="single" w:sz="4" w:space="0" w:color="auto"/>
              <w:left w:val="single" w:sz="4" w:space="0" w:color="auto"/>
              <w:bottom w:val="single" w:sz="4" w:space="0" w:color="auto"/>
              <w:right w:val="single" w:sz="4" w:space="0" w:color="auto"/>
            </w:tcBorders>
          </w:tcPr>
          <w:p w14:paraId="665440F7" w14:textId="77777777" w:rsidR="00CE0E58" w:rsidRPr="009D271E" w:rsidRDefault="00CE0E58" w:rsidP="009D271E">
            <w:pPr>
              <w:pStyle w:val="Tabletext"/>
              <w:jc w:val="center"/>
              <w:rPr>
                <w:rFonts w:eastAsia="SimSun"/>
                <w:sz w:val="18"/>
                <w:szCs w:val="18"/>
              </w:rPr>
            </w:pPr>
            <w:r w:rsidRPr="009D271E">
              <w:rPr>
                <w:rFonts w:eastAsia="SimSun"/>
                <w:sz w:val="18"/>
                <w:szCs w:val="18"/>
              </w:rPr>
              <w:t>2.5</w:t>
            </w:r>
          </w:p>
        </w:tc>
      </w:tr>
      <w:tr w:rsidR="00CE0E58" w:rsidRPr="009D271E" w14:paraId="6F3869F9" w14:textId="77777777" w:rsidTr="00D31C80">
        <w:trPr>
          <w:cantSplit/>
          <w:trHeight w:val="300"/>
          <w:jc w:val="center"/>
        </w:trPr>
        <w:tc>
          <w:tcPr>
            <w:tcW w:w="11149" w:type="dxa"/>
            <w:gridSpan w:val="7"/>
            <w:tcBorders>
              <w:top w:val="single" w:sz="4" w:space="0" w:color="auto"/>
              <w:left w:val="single" w:sz="4" w:space="0" w:color="auto"/>
              <w:bottom w:val="single" w:sz="4" w:space="0" w:color="auto"/>
              <w:right w:val="nil"/>
            </w:tcBorders>
          </w:tcPr>
          <w:p w14:paraId="2F011560" w14:textId="77777777" w:rsidR="00CE0E58" w:rsidRPr="009D271E" w:rsidRDefault="00CE0E58" w:rsidP="009D271E">
            <w:pPr>
              <w:pStyle w:val="Tabletext"/>
              <w:rPr>
                <w:rFonts w:eastAsia="SimSun"/>
                <w:i/>
                <w:iCs/>
                <w:sz w:val="18"/>
                <w:szCs w:val="18"/>
              </w:rPr>
            </w:pPr>
            <w:r w:rsidRPr="009D271E">
              <w:rPr>
                <w:rFonts w:eastAsia="SimSun"/>
                <w:i/>
                <w:iCs/>
                <w:sz w:val="18"/>
                <w:szCs w:val="18"/>
              </w:rPr>
              <w:t>Orbit</w:t>
            </w:r>
          </w:p>
        </w:tc>
        <w:tc>
          <w:tcPr>
            <w:tcW w:w="1513" w:type="dxa"/>
            <w:tcBorders>
              <w:top w:val="single" w:sz="4" w:space="0" w:color="auto"/>
              <w:left w:val="nil"/>
              <w:bottom w:val="single" w:sz="4" w:space="0" w:color="auto"/>
              <w:right w:val="nil"/>
            </w:tcBorders>
          </w:tcPr>
          <w:p w14:paraId="579DD326" w14:textId="77777777" w:rsidR="00CE0E58" w:rsidRPr="009D271E" w:rsidRDefault="00CE0E58" w:rsidP="009D271E">
            <w:pPr>
              <w:pStyle w:val="Tabletext"/>
              <w:rPr>
                <w:rFonts w:eastAsia="SimSun"/>
                <w:sz w:val="18"/>
                <w:szCs w:val="18"/>
              </w:rPr>
            </w:pPr>
          </w:p>
        </w:tc>
        <w:tc>
          <w:tcPr>
            <w:tcW w:w="1513" w:type="dxa"/>
            <w:tcBorders>
              <w:top w:val="single" w:sz="4" w:space="0" w:color="auto"/>
              <w:left w:val="nil"/>
              <w:bottom w:val="single" w:sz="4" w:space="0" w:color="auto"/>
              <w:right w:val="single" w:sz="4" w:space="0" w:color="auto"/>
            </w:tcBorders>
          </w:tcPr>
          <w:p w14:paraId="5CBA3963" w14:textId="77777777" w:rsidR="00CE0E58" w:rsidRPr="009D271E" w:rsidRDefault="00CE0E58" w:rsidP="009D271E">
            <w:pPr>
              <w:pStyle w:val="Tabletext"/>
              <w:rPr>
                <w:rFonts w:eastAsia="SimSun"/>
                <w:sz w:val="18"/>
                <w:szCs w:val="18"/>
              </w:rPr>
            </w:pPr>
          </w:p>
        </w:tc>
      </w:tr>
      <w:tr w:rsidR="00CE0E58" w:rsidRPr="009D271E" w14:paraId="47F8108D" w14:textId="77777777" w:rsidTr="002F66E1">
        <w:trPr>
          <w:cantSplit/>
          <w:trHeight w:val="300"/>
          <w:jc w:val="center"/>
        </w:trPr>
        <w:tc>
          <w:tcPr>
            <w:tcW w:w="2640" w:type="dxa"/>
            <w:tcBorders>
              <w:top w:val="single" w:sz="4" w:space="0" w:color="auto"/>
              <w:left w:val="single" w:sz="4" w:space="0" w:color="auto"/>
              <w:bottom w:val="single" w:sz="4" w:space="0" w:color="auto"/>
              <w:right w:val="single" w:sz="4" w:space="0" w:color="auto"/>
            </w:tcBorders>
          </w:tcPr>
          <w:p w14:paraId="62465B95" w14:textId="77777777" w:rsidR="00CE0E58" w:rsidRPr="009D271E" w:rsidRDefault="00CE0E58" w:rsidP="009D271E">
            <w:pPr>
              <w:pStyle w:val="Tabletext"/>
              <w:rPr>
                <w:rFonts w:eastAsia="SimSun"/>
                <w:sz w:val="18"/>
                <w:szCs w:val="18"/>
              </w:rPr>
            </w:pPr>
            <w:r w:rsidRPr="009D271E">
              <w:rPr>
                <w:rFonts w:eastAsia="SimSun"/>
                <w:sz w:val="18"/>
                <w:szCs w:val="18"/>
              </w:rPr>
              <w:t>Altitude (km)</w:t>
            </w:r>
          </w:p>
        </w:tc>
        <w:tc>
          <w:tcPr>
            <w:tcW w:w="1702" w:type="dxa"/>
            <w:tcBorders>
              <w:top w:val="single" w:sz="4" w:space="0" w:color="auto"/>
              <w:left w:val="single" w:sz="4" w:space="0" w:color="auto"/>
              <w:bottom w:val="single" w:sz="4" w:space="0" w:color="auto"/>
              <w:right w:val="single" w:sz="4" w:space="0" w:color="auto"/>
            </w:tcBorders>
          </w:tcPr>
          <w:p w14:paraId="40345326" w14:textId="77777777" w:rsidR="00CE0E58" w:rsidRPr="009D271E" w:rsidRDefault="00CE0E58" w:rsidP="009D271E">
            <w:pPr>
              <w:pStyle w:val="Tabletext"/>
              <w:jc w:val="center"/>
              <w:rPr>
                <w:rFonts w:eastAsia="SimSun"/>
                <w:sz w:val="18"/>
                <w:szCs w:val="18"/>
              </w:rPr>
            </w:pPr>
            <w:r w:rsidRPr="009D271E">
              <w:rPr>
                <w:rFonts w:eastAsia="SimSun"/>
                <w:sz w:val="18"/>
                <w:szCs w:val="18"/>
              </w:rPr>
              <w:t>36</w:t>
            </w:r>
            <w:r w:rsidRPr="009D271E">
              <w:rPr>
                <w:rFonts w:ascii="Cambria" w:eastAsia="SimSun" w:hAnsi="Cambria" w:cs="Cambria"/>
                <w:sz w:val="18"/>
                <w:szCs w:val="18"/>
              </w:rPr>
              <w:t> </w:t>
            </w:r>
            <w:r w:rsidRPr="009D271E">
              <w:rPr>
                <w:rFonts w:eastAsia="SimSun"/>
                <w:sz w:val="18"/>
                <w:szCs w:val="18"/>
              </w:rPr>
              <w:t>000</w:t>
            </w:r>
          </w:p>
        </w:tc>
        <w:tc>
          <w:tcPr>
            <w:tcW w:w="1435" w:type="dxa"/>
            <w:tcBorders>
              <w:top w:val="single" w:sz="4" w:space="0" w:color="auto"/>
              <w:left w:val="single" w:sz="4" w:space="0" w:color="auto"/>
              <w:bottom w:val="single" w:sz="4" w:space="0" w:color="auto"/>
              <w:right w:val="single" w:sz="4" w:space="0" w:color="auto"/>
            </w:tcBorders>
          </w:tcPr>
          <w:p w14:paraId="3266A17C" w14:textId="77777777" w:rsidR="00CE0E58" w:rsidRPr="009D271E" w:rsidRDefault="00CE0E58" w:rsidP="009D271E">
            <w:pPr>
              <w:pStyle w:val="Tabletext"/>
              <w:jc w:val="center"/>
              <w:rPr>
                <w:rFonts w:eastAsia="SimSun"/>
                <w:sz w:val="18"/>
                <w:szCs w:val="18"/>
              </w:rPr>
            </w:pPr>
            <w:r w:rsidRPr="009D271E">
              <w:rPr>
                <w:rFonts w:eastAsia="SimSun"/>
                <w:sz w:val="18"/>
                <w:szCs w:val="18"/>
              </w:rPr>
              <w:t>36</w:t>
            </w:r>
            <w:r w:rsidRPr="009D271E">
              <w:rPr>
                <w:rFonts w:ascii="Cambria" w:eastAsia="SimSun" w:hAnsi="Cambria" w:cs="Cambria"/>
                <w:sz w:val="18"/>
                <w:szCs w:val="18"/>
              </w:rPr>
              <w:t> </w:t>
            </w:r>
            <w:r w:rsidRPr="009D271E">
              <w:rPr>
                <w:rFonts w:eastAsia="SimSun"/>
                <w:sz w:val="18"/>
                <w:szCs w:val="18"/>
              </w:rPr>
              <w:t>000</w:t>
            </w:r>
          </w:p>
        </w:tc>
        <w:tc>
          <w:tcPr>
            <w:tcW w:w="1401" w:type="dxa"/>
            <w:tcBorders>
              <w:top w:val="single" w:sz="4" w:space="0" w:color="auto"/>
              <w:left w:val="single" w:sz="4" w:space="0" w:color="auto"/>
              <w:bottom w:val="single" w:sz="4" w:space="0" w:color="auto"/>
              <w:right w:val="single" w:sz="4" w:space="0" w:color="auto"/>
            </w:tcBorders>
          </w:tcPr>
          <w:p w14:paraId="264DF33B" w14:textId="77777777" w:rsidR="00CE0E58" w:rsidRPr="009D271E" w:rsidRDefault="00CE0E58" w:rsidP="009D271E">
            <w:pPr>
              <w:pStyle w:val="Tabletext"/>
              <w:jc w:val="center"/>
              <w:rPr>
                <w:rFonts w:eastAsia="SimSun"/>
                <w:sz w:val="18"/>
                <w:szCs w:val="18"/>
              </w:rPr>
            </w:pPr>
            <w:r w:rsidRPr="009D271E">
              <w:rPr>
                <w:rFonts w:eastAsia="SimSun"/>
                <w:sz w:val="18"/>
                <w:szCs w:val="18"/>
              </w:rPr>
              <w:t>36</w:t>
            </w:r>
            <w:r w:rsidRPr="009D271E">
              <w:rPr>
                <w:rFonts w:ascii="Cambria" w:eastAsia="SimSun" w:hAnsi="Cambria" w:cs="Cambria"/>
                <w:sz w:val="18"/>
                <w:szCs w:val="18"/>
              </w:rPr>
              <w:t> </w:t>
            </w:r>
            <w:r w:rsidRPr="009D271E">
              <w:rPr>
                <w:rFonts w:eastAsia="SimSun"/>
                <w:sz w:val="18"/>
                <w:szCs w:val="18"/>
              </w:rPr>
              <w:t>000</w:t>
            </w:r>
          </w:p>
        </w:tc>
        <w:tc>
          <w:tcPr>
            <w:tcW w:w="1323" w:type="dxa"/>
            <w:tcBorders>
              <w:top w:val="single" w:sz="4" w:space="0" w:color="auto"/>
              <w:left w:val="single" w:sz="4" w:space="0" w:color="auto"/>
              <w:bottom w:val="single" w:sz="4" w:space="0" w:color="auto"/>
              <w:right w:val="single" w:sz="4" w:space="0" w:color="auto"/>
            </w:tcBorders>
          </w:tcPr>
          <w:p w14:paraId="1778E877" w14:textId="77777777" w:rsidR="00CE0E58" w:rsidRPr="009D271E" w:rsidRDefault="00CE0E58" w:rsidP="009D271E">
            <w:pPr>
              <w:pStyle w:val="Tabletext"/>
              <w:jc w:val="center"/>
              <w:rPr>
                <w:rFonts w:eastAsia="SimSun"/>
                <w:sz w:val="18"/>
                <w:szCs w:val="18"/>
              </w:rPr>
            </w:pPr>
            <w:r w:rsidRPr="009D271E">
              <w:rPr>
                <w:rFonts w:eastAsia="SimSun"/>
                <w:sz w:val="18"/>
                <w:szCs w:val="18"/>
              </w:rPr>
              <w:t>36</w:t>
            </w:r>
            <w:r w:rsidRPr="009D271E">
              <w:rPr>
                <w:rFonts w:ascii="Cambria" w:eastAsia="SimSun" w:hAnsi="Cambria" w:cs="Cambria"/>
                <w:sz w:val="18"/>
                <w:szCs w:val="18"/>
              </w:rPr>
              <w:t> </w:t>
            </w:r>
            <w:r w:rsidRPr="009D271E">
              <w:rPr>
                <w:rFonts w:eastAsia="SimSun"/>
                <w:sz w:val="18"/>
                <w:szCs w:val="18"/>
              </w:rPr>
              <w:t>000</w:t>
            </w:r>
          </w:p>
        </w:tc>
        <w:tc>
          <w:tcPr>
            <w:tcW w:w="1323" w:type="dxa"/>
            <w:tcBorders>
              <w:top w:val="single" w:sz="4" w:space="0" w:color="auto"/>
              <w:left w:val="single" w:sz="4" w:space="0" w:color="auto"/>
              <w:bottom w:val="single" w:sz="4" w:space="0" w:color="auto"/>
              <w:right w:val="single" w:sz="4" w:space="0" w:color="auto"/>
            </w:tcBorders>
          </w:tcPr>
          <w:p w14:paraId="147AE264" w14:textId="77777777" w:rsidR="00CE0E58" w:rsidRPr="009D271E" w:rsidRDefault="00CE0E58" w:rsidP="009D271E">
            <w:pPr>
              <w:pStyle w:val="Tabletext"/>
              <w:jc w:val="center"/>
              <w:rPr>
                <w:rFonts w:eastAsia="SimSun"/>
                <w:sz w:val="18"/>
                <w:szCs w:val="18"/>
              </w:rPr>
            </w:pPr>
            <w:r w:rsidRPr="009D271E">
              <w:rPr>
                <w:rFonts w:eastAsia="SimSun"/>
                <w:sz w:val="18"/>
                <w:szCs w:val="18"/>
              </w:rPr>
              <w:t>36</w:t>
            </w:r>
            <w:r w:rsidRPr="009D271E">
              <w:rPr>
                <w:rFonts w:ascii="Cambria" w:eastAsia="SimSun" w:hAnsi="Cambria" w:cs="Cambria"/>
                <w:sz w:val="18"/>
                <w:szCs w:val="18"/>
              </w:rPr>
              <w:t> </w:t>
            </w:r>
            <w:r w:rsidRPr="009D271E">
              <w:rPr>
                <w:rFonts w:eastAsia="SimSun"/>
                <w:sz w:val="18"/>
                <w:szCs w:val="18"/>
              </w:rPr>
              <w:t>000</w:t>
            </w:r>
          </w:p>
        </w:tc>
        <w:tc>
          <w:tcPr>
            <w:tcW w:w="1325" w:type="dxa"/>
            <w:tcBorders>
              <w:top w:val="single" w:sz="4" w:space="0" w:color="auto"/>
              <w:left w:val="single" w:sz="4" w:space="0" w:color="auto"/>
              <w:bottom w:val="single" w:sz="4" w:space="0" w:color="auto"/>
              <w:right w:val="single" w:sz="4" w:space="0" w:color="auto"/>
            </w:tcBorders>
          </w:tcPr>
          <w:p w14:paraId="494BE2E8" w14:textId="77777777" w:rsidR="00CE0E58" w:rsidRPr="009D271E" w:rsidRDefault="00CE0E58" w:rsidP="009D271E">
            <w:pPr>
              <w:pStyle w:val="Tabletext"/>
              <w:jc w:val="center"/>
              <w:rPr>
                <w:rFonts w:eastAsia="SimSun"/>
                <w:sz w:val="18"/>
                <w:szCs w:val="18"/>
              </w:rPr>
            </w:pPr>
            <w:r w:rsidRPr="009D271E">
              <w:rPr>
                <w:rFonts w:eastAsia="SimSun"/>
                <w:sz w:val="18"/>
                <w:szCs w:val="18"/>
              </w:rPr>
              <w:t>36</w:t>
            </w:r>
            <w:r w:rsidRPr="009D271E">
              <w:rPr>
                <w:rFonts w:ascii="Cambria" w:eastAsia="SimSun" w:hAnsi="Cambria" w:cs="Cambria"/>
                <w:sz w:val="18"/>
                <w:szCs w:val="18"/>
              </w:rPr>
              <w:t> </w:t>
            </w:r>
            <w:r w:rsidRPr="009D271E">
              <w:rPr>
                <w:rFonts w:eastAsia="SimSun"/>
                <w:sz w:val="18"/>
                <w:szCs w:val="18"/>
              </w:rPr>
              <w:t>000</w:t>
            </w:r>
          </w:p>
        </w:tc>
        <w:tc>
          <w:tcPr>
            <w:tcW w:w="1513" w:type="dxa"/>
            <w:tcBorders>
              <w:top w:val="single" w:sz="4" w:space="0" w:color="auto"/>
              <w:left w:val="single" w:sz="4" w:space="0" w:color="auto"/>
              <w:bottom w:val="single" w:sz="4" w:space="0" w:color="auto"/>
              <w:right w:val="single" w:sz="4" w:space="0" w:color="auto"/>
            </w:tcBorders>
          </w:tcPr>
          <w:p w14:paraId="7F4CAA2E" w14:textId="77777777" w:rsidR="00CE0E58" w:rsidRPr="009D271E" w:rsidRDefault="00CE0E58" w:rsidP="009D271E">
            <w:pPr>
              <w:pStyle w:val="Tabletext"/>
              <w:jc w:val="center"/>
              <w:rPr>
                <w:rFonts w:eastAsia="SimSun"/>
                <w:sz w:val="18"/>
                <w:szCs w:val="18"/>
              </w:rPr>
            </w:pPr>
            <w:r w:rsidRPr="009D271E">
              <w:rPr>
                <w:rFonts w:eastAsia="SimSun"/>
                <w:sz w:val="18"/>
                <w:szCs w:val="18"/>
              </w:rPr>
              <w:t>36 000</w:t>
            </w:r>
          </w:p>
        </w:tc>
        <w:tc>
          <w:tcPr>
            <w:tcW w:w="1513" w:type="dxa"/>
            <w:tcBorders>
              <w:top w:val="single" w:sz="4" w:space="0" w:color="auto"/>
              <w:left w:val="single" w:sz="4" w:space="0" w:color="auto"/>
              <w:bottom w:val="single" w:sz="4" w:space="0" w:color="auto"/>
              <w:right w:val="single" w:sz="4" w:space="0" w:color="auto"/>
            </w:tcBorders>
          </w:tcPr>
          <w:p w14:paraId="3B29A6FD" w14:textId="77777777" w:rsidR="00CE0E58" w:rsidRPr="009D271E" w:rsidRDefault="00CE0E58" w:rsidP="009D271E">
            <w:pPr>
              <w:pStyle w:val="Tabletext"/>
              <w:jc w:val="center"/>
              <w:rPr>
                <w:rFonts w:eastAsia="SimSun"/>
                <w:sz w:val="18"/>
                <w:szCs w:val="18"/>
              </w:rPr>
            </w:pPr>
            <w:r w:rsidRPr="009D271E">
              <w:rPr>
                <w:rFonts w:eastAsia="SimSun"/>
                <w:sz w:val="18"/>
                <w:szCs w:val="18"/>
              </w:rPr>
              <w:t>36 000</w:t>
            </w:r>
          </w:p>
        </w:tc>
      </w:tr>
      <w:tr w:rsidR="00CE0E58" w:rsidRPr="009D271E" w14:paraId="000525CE" w14:textId="77777777" w:rsidTr="002F66E1">
        <w:trPr>
          <w:cantSplit/>
          <w:trHeight w:val="524"/>
          <w:jc w:val="center"/>
        </w:trPr>
        <w:tc>
          <w:tcPr>
            <w:tcW w:w="2640" w:type="dxa"/>
            <w:tcBorders>
              <w:top w:val="single" w:sz="4" w:space="0" w:color="auto"/>
              <w:left w:val="single" w:sz="4" w:space="0" w:color="auto"/>
              <w:bottom w:val="single" w:sz="4" w:space="0" w:color="auto"/>
              <w:right w:val="single" w:sz="4" w:space="0" w:color="auto"/>
            </w:tcBorders>
          </w:tcPr>
          <w:p w14:paraId="129FC67F" w14:textId="77777777" w:rsidR="00CE0E58" w:rsidRPr="009D271E" w:rsidRDefault="00CE0E58" w:rsidP="009D271E">
            <w:pPr>
              <w:pStyle w:val="Tabletext"/>
              <w:rPr>
                <w:rFonts w:eastAsia="SimSun"/>
                <w:sz w:val="18"/>
                <w:szCs w:val="18"/>
              </w:rPr>
            </w:pPr>
            <w:r w:rsidRPr="009D271E">
              <w:rPr>
                <w:rFonts w:eastAsia="SimSun"/>
                <w:sz w:val="18"/>
                <w:szCs w:val="18"/>
              </w:rPr>
              <w:t>Satellite separation (degrees)</w:t>
            </w:r>
          </w:p>
        </w:tc>
        <w:tc>
          <w:tcPr>
            <w:tcW w:w="1702" w:type="dxa"/>
            <w:tcBorders>
              <w:top w:val="single" w:sz="4" w:space="0" w:color="auto"/>
              <w:left w:val="single" w:sz="4" w:space="0" w:color="auto"/>
              <w:bottom w:val="single" w:sz="4" w:space="0" w:color="auto"/>
              <w:right w:val="single" w:sz="4" w:space="0" w:color="auto"/>
            </w:tcBorders>
          </w:tcPr>
          <w:p w14:paraId="168E9E60" w14:textId="77777777" w:rsidR="00CE0E58" w:rsidRPr="009D271E" w:rsidRDefault="00CE0E58" w:rsidP="009D271E">
            <w:pPr>
              <w:pStyle w:val="Tabletext"/>
              <w:jc w:val="center"/>
              <w:rPr>
                <w:rFonts w:eastAsia="SimSun"/>
                <w:sz w:val="18"/>
                <w:szCs w:val="18"/>
              </w:rPr>
            </w:pPr>
            <w:r w:rsidRPr="009D271E">
              <w:rPr>
                <w:rFonts w:eastAsia="SimSun"/>
                <w:sz w:val="18"/>
                <w:szCs w:val="18"/>
              </w:rPr>
              <w:t>120</w:t>
            </w:r>
          </w:p>
        </w:tc>
        <w:tc>
          <w:tcPr>
            <w:tcW w:w="1435" w:type="dxa"/>
            <w:tcBorders>
              <w:top w:val="single" w:sz="4" w:space="0" w:color="auto"/>
              <w:left w:val="single" w:sz="4" w:space="0" w:color="auto"/>
              <w:bottom w:val="single" w:sz="4" w:space="0" w:color="auto"/>
              <w:right w:val="single" w:sz="4" w:space="0" w:color="auto"/>
            </w:tcBorders>
          </w:tcPr>
          <w:p w14:paraId="785E911A" w14:textId="77777777" w:rsidR="00CE0E58" w:rsidRPr="009D271E" w:rsidRDefault="00CE0E58" w:rsidP="009D271E">
            <w:pPr>
              <w:pStyle w:val="Tabletext"/>
              <w:jc w:val="center"/>
              <w:rPr>
                <w:rFonts w:eastAsia="SimSun"/>
                <w:sz w:val="18"/>
                <w:szCs w:val="18"/>
              </w:rPr>
            </w:pPr>
            <w:r w:rsidRPr="009D271E">
              <w:rPr>
                <w:rFonts w:eastAsia="SimSun"/>
                <w:sz w:val="18"/>
                <w:szCs w:val="18"/>
              </w:rPr>
              <w:t>78</w:t>
            </w:r>
          </w:p>
        </w:tc>
        <w:tc>
          <w:tcPr>
            <w:tcW w:w="1401" w:type="dxa"/>
            <w:tcBorders>
              <w:top w:val="single" w:sz="4" w:space="0" w:color="auto"/>
              <w:left w:val="single" w:sz="4" w:space="0" w:color="auto"/>
              <w:bottom w:val="single" w:sz="4" w:space="0" w:color="auto"/>
              <w:right w:val="single" w:sz="4" w:space="0" w:color="auto"/>
            </w:tcBorders>
          </w:tcPr>
          <w:p w14:paraId="5EF1968B"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323" w:type="dxa"/>
            <w:tcBorders>
              <w:top w:val="single" w:sz="4" w:space="0" w:color="auto"/>
              <w:left w:val="single" w:sz="4" w:space="0" w:color="auto"/>
              <w:bottom w:val="single" w:sz="4" w:space="0" w:color="auto"/>
              <w:right w:val="single" w:sz="4" w:space="0" w:color="auto"/>
            </w:tcBorders>
          </w:tcPr>
          <w:p w14:paraId="75293553"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323" w:type="dxa"/>
            <w:tcBorders>
              <w:top w:val="single" w:sz="4" w:space="0" w:color="auto"/>
              <w:left w:val="single" w:sz="4" w:space="0" w:color="auto"/>
              <w:bottom w:val="single" w:sz="4" w:space="0" w:color="auto"/>
              <w:right w:val="single" w:sz="4" w:space="0" w:color="auto"/>
            </w:tcBorders>
          </w:tcPr>
          <w:p w14:paraId="48EFA165"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325" w:type="dxa"/>
            <w:tcBorders>
              <w:top w:val="single" w:sz="4" w:space="0" w:color="auto"/>
              <w:left w:val="single" w:sz="4" w:space="0" w:color="auto"/>
              <w:bottom w:val="single" w:sz="4" w:space="0" w:color="auto"/>
              <w:right w:val="single" w:sz="4" w:space="0" w:color="auto"/>
            </w:tcBorders>
          </w:tcPr>
          <w:p w14:paraId="2C0F7D6E"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513" w:type="dxa"/>
            <w:tcBorders>
              <w:top w:val="single" w:sz="4" w:space="0" w:color="auto"/>
              <w:left w:val="single" w:sz="4" w:space="0" w:color="auto"/>
              <w:bottom w:val="single" w:sz="4" w:space="0" w:color="auto"/>
              <w:right w:val="single" w:sz="4" w:space="0" w:color="auto"/>
            </w:tcBorders>
          </w:tcPr>
          <w:p w14:paraId="694BA15A"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20 to 30</w:t>
            </w:r>
          </w:p>
        </w:tc>
        <w:tc>
          <w:tcPr>
            <w:tcW w:w="1513" w:type="dxa"/>
            <w:tcBorders>
              <w:top w:val="single" w:sz="4" w:space="0" w:color="auto"/>
              <w:left w:val="single" w:sz="4" w:space="0" w:color="auto"/>
              <w:bottom w:val="single" w:sz="4" w:space="0" w:color="auto"/>
              <w:right w:val="single" w:sz="4" w:space="0" w:color="auto"/>
            </w:tcBorders>
          </w:tcPr>
          <w:p w14:paraId="1579E2F9"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20 to 30</w:t>
            </w:r>
          </w:p>
        </w:tc>
      </w:tr>
      <w:tr w:rsidR="00CE0E58" w:rsidRPr="009D271E" w14:paraId="2B71E749" w14:textId="77777777" w:rsidTr="002F66E1">
        <w:trPr>
          <w:cantSplit/>
          <w:trHeight w:val="300"/>
          <w:jc w:val="center"/>
        </w:trPr>
        <w:tc>
          <w:tcPr>
            <w:tcW w:w="2640" w:type="dxa"/>
            <w:tcBorders>
              <w:top w:val="single" w:sz="4" w:space="0" w:color="auto"/>
              <w:left w:val="single" w:sz="4" w:space="0" w:color="auto"/>
              <w:bottom w:val="single" w:sz="4" w:space="0" w:color="auto"/>
              <w:right w:val="single" w:sz="4" w:space="0" w:color="auto"/>
            </w:tcBorders>
          </w:tcPr>
          <w:p w14:paraId="6087FDEA"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Number of satellites</w:t>
            </w:r>
          </w:p>
        </w:tc>
        <w:tc>
          <w:tcPr>
            <w:tcW w:w="1702" w:type="dxa"/>
            <w:tcBorders>
              <w:top w:val="single" w:sz="4" w:space="0" w:color="auto"/>
              <w:left w:val="single" w:sz="4" w:space="0" w:color="auto"/>
              <w:bottom w:val="single" w:sz="4" w:space="0" w:color="auto"/>
              <w:right w:val="single" w:sz="4" w:space="0" w:color="auto"/>
            </w:tcBorders>
          </w:tcPr>
          <w:p w14:paraId="5C24EF0C" w14:textId="77777777" w:rsidR="00CE0E58" w:rsidRPr="009D271E" w:rsidRDefault="00CE0E58" w:rsidP="009D271E">
            <w:pPr>
              <w:pStyle w:val="Tabletext"/>
              <w:jc w:val="center"/>
              <w:rPr>
                <w:rFonts w:eastAsia="SimSun"/>
                <w:sz w:val="18"/>
                <w:szCs w:val="18"/>
              </w:rPr>
            </w:pPr>
            <w:r w:rsidRPr="009D271E">
              <w:rPr>
                <w:rFonts w:eastAsia="SimSun"/>
                <w:sz w:val="18"/>
                <w:szCs w:val="18"/>
              </w:rPr>
              <w:t>3</w:t>
            </w:r>
          </w:p>
        </w:tc>
        <w:tc>
          <w:tcPr>
            <w:tcW w:w="1435" w:type="dxa"/>
            <w:tcBorders>
              <w:top w:val="single" w:sz="4" w:space="0" w:color="auto"/>
              <w:left w:val="single" w:sz="4" w:space="0" w:color="auto"/>
              <w:bottom w:val="single" w:sz="4" w:space="0" w:color="auto"/>
              <w:right w:val="single" w:sz="4" w:space="0" w:color="auto"/>
            </w:tcBorders>
          </w:tcPr>
          <w:p w14:paraId="0FF37C6C" w14:textId="77777777" w:rsidR="00CE0E58" w:rsidRPr="009D271E" w:rsidRDefault="00CE0E58" w:rsidP="009D271E">
            <w:pPr>
              <w:pStyle w:val="Tabletext"/>
              <w:jc w:val="center"/>
              <w:rPr>
                <w:rFonts w:eastAsia="SimSun"/>
                <w:sz w:val="18"/>
                <w:szCs w:val="18"/>
              </w:rPr>
            </w:pPr>
            <w:r w:rsidRPr="009D271E">
              <w:rPr>
                <w:rFonts w:eastAsia="SimSun"/>
                <w:sz w:val="18"/>
                <w:szCs w:val="18"/>
              </w:rPr>
              <w:t>2</w:t>
            </w:r>
          </w:p>
        </w:tc>
        <w:tc>
          <w:tcPr>
            <w:tcW w:w="1401" w:type="dxa"/>
            <w:tcBorders>
              <w:top w:val="single" w:sz="4" w:space="0" w:color="auto"/>
              <w:left w:val="single" w:sz="4" w:space="0" w:color="auto"/>
              <w:bottom w:val="single" w:sz="4" w:space="0" w:color="auto"/>
              <w:right w:val="single" w:sz="4" w:space="0" w:color="auto"/>
            </w:tcBorders>
          </w:tcPr>
          <w:p w14:paraId="0AF905A4" w14:textId="77777777" w:rsidR="00CE0E58" w:rsidRPr="009D271E" w:rsidRDefault="00CE0E58" w:rsidP="009D271E">
            <w:pPr>
              <w:pStyle w:val="Tabletext"/>
              <w:jc w:val="center"/>
              <w:rPr>
                <w:rFonts w:eastAsia="SimSun"/>
                <w:sz w:val="18"/>
                <w:szCs w:val="18"/>
              </w:rPr>
            </w:pPr>
            <w:r w:rsidRPr="009D271E">
              <w:rPr>
                <w:rFonts w:eastAsia="SimSun"/>
                <w:sz w:val="18"/>
                <w:szCs w:val="18"/>
              </w:rPr>
              <w:t>1</w:t>
            </w:r>
          </w:p>
        </w:tc>
        <w:tc>
          <w:tcPr>
            <w:tcW w:w="1323" w:type="dxa"/>
            <w:tcBorders>
              <w:top w:val="single" w:sz="4" w:space="0" w:color="auto"/>
              <w:left w:val="single" w:sz="4" w:space="0" w:color="auto"/>
              <w:bottom w:val="single" w:sz="4" w:space="0" w:color="auto"/>
              <w:right w:val="single" w:sz="4" w:space="0" w:color="auto"/>
            </w:tcBorders>
          </w:tcPr>
          <w:p w14:paraId="0E5A2638" w14:textId="77777777" w:rsidR="00CE0E58" w:rsidRPr="009D271E" w:rsidRDefault="00CE0E58" w:rsidP="009D271E">
            <w:pPr>
              <w:pStyle w:val="Tabletext"/>
              <w:jc w:val="center"/>
              <w:rPr>
                <w:rFonts w:eastAsia="SimSun"/>
                <w:sz w:val="18"/>
                <w:szCs w:val="18"/>
              </w:rPr>
            </w:pPr>
            <w:r w:rsidRPr="009D271E">
              <w:rPr>
                <w:rFonts w:eastAsia="SimSun"/>
                <w:sz w:val="18"/>
                <w:szCs w:val="18"/>
              </w:rPr>
              <w:t>1</w:t>
            </w:r>
          </w:p>
        </w:tc>
        <w:tc>
          <w:tcPr>
            <w:tcW w:w="1323" w:type="dxa"/>
            <w:tcBorders>
              <w:top w:val="single" w:sz="4" w:space="0" w:color="auto"/>
              <w:left w:val="single" w:sz="4" w:space="0" w:color="auto"/>
              <w:bottom w:val="single" w:sz="4" w:space="0" w:color="auto"/>
              <w:right w:val="single" w:sz="4" w:space="0" w:color="auto"/>
            </w:tcBorders>
          </w:tcPr>
          <w:p w14:paraId="3378EA51"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4 to 6</w:t>
            </w:r>
          </w:p>
        </w:tc>
        <w:tc>
          <w:tcPr>
            <w:tcW w:w="1325" w:type="dxa"/>
            <w:tcBorders>
              <w:top w:val="single" w:sz="4" w:space="0" w:color="auto"/>
              <w:left w:val="single" w:sz="4" w:space="0" w:color="auto"/>
              <w:bottom w:val="single" w:sz="4" w:space="0" w:color="auto"/>
              <w:right w:val="single" w:sz="4" w:space="0" w:color="auto"/>
            </w:tcBorders>
          </w:tcPr>
          <w:p w14:paraId="40C1F334"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1 or 2</w:t>
            </w:r>
          </w:p>
        </w:tc>
        <w:tc>
          <w:tcPr>
            <w:tcW w:w="1513" w:type="dxa"/>
            <w:tcBorders>
              <w:top w:val="single" w:sz="4" w:space="0" w:color="auto"/>
              <w:left w:val="single" w:sz="4" w:space="0" w:color="auto"/>
              <w:bottom w:val="single" w:sz="4" w:space="0" w:color="auto"/>
              <w:right w:val="single" w:sz="4" w:space="0" w:color="auto"/>
            </w:tcBorders>
          </w:tcPr>
          <w:p w14:paraId="6B9BDA32"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5 to 8</w:t>
            </w:r>
          </w:p>
        </w:tc>
        <w:tc>
          <w:tcPr>
            <w:tcW w:w="1513" w:type="dxa"/>
            <w:tcBorders>
              <w:top w:val="single" w:sz="4" w:space="0" w:color="auto"/>
              <w:left w:val="single" w:sz="4" w:space="0" w:color="auto"/>
              <w:bottom w:val="single" w:sz="4" w:space="0" w:color="auto"/>
              <w:right w:val="single" w:sz="4" w:space="0" w:color="auto"/>
            </w:tcBorders>
          </w:tcPr>
          <w:p w14:paraId="550E94DE"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5 to 8</w:t>
            </w:r>
          </w:p>
        </w:tc>
      </w:tr>
      <w:tr w:rsidR="00CE0E58" w:rsidRPr="009D271E" w14:paraId="5BF6D197" w14:textId="77777777" w:rsidTr="002F66E1">
        <w:trPr>
          <w:cantSplit/>
          <w:trHeight w:val="524"/>
          <w:jc w:val="center"/>
        </w:trPr>
        <w:tc>
          <w:tcPr>
            <w:tcW w:w="2640" w:type="dxa"/>
            <w:tcBorders>
              <w:top w:val="single" w:sz="4" w:space="0" w:color="auto"/>
              <w:left w:val="single" w:sz="4" w:space="0" w:color="auto"/>
              <w:bottom w:val="single" w:sz="4" w:space="0" w:color="auto"/>
              <w:right w:val="single" w:sz="4" w:space="0" w:color="auto"/>
            </w:tcBorders>
          </w:tcPr>
          <w:p w14:paraId="4BC29ECE"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Orbital planes</w:t>
            </w:r>
          </w:p>
        </w:tc>
        <w:tc>
          <w:tcPr>
            <w:tcW w:w="1702" w:type="dxa"/>
            <w:tcBorders>
              <w:top w:val="single" w:sz="4" w:space="0" w:color="auto"/>
              <w:left w:val="single" w:sz="4" w:space="0" w:color="auto"/>
              <w:bottom w:val="single" w:sz="4" w:space="0" w:color="auto"/>
              <w:right w:val="single" w:sz="4" w:space="0" w:color="auto"/>
            </w:tcBorders>
          </w:tcPr>
          <w:p w14:paraId="04532306"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435" w:type="dxa"/>
            <w:tcBorders>
              <w:top w:val="single" w:sz="4" w:space="0" w:color="auto"/>
              <w:left w:val="single" w:sz="4" w:space="0" w:color="auto"/>
              <w:bottom w:val="single" w:sz="4" w:space="0" w:color="auto"/>
              <w:right w:val="single" w:sz="4" w:space="0" w:color="auto"/>
            </w:tcBorders>
          </w:tcPr>
          <w:p w14:paraId="04735D06"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401" w:type="dxa"/>
            <w:tcBorders>
              <w:top w:val="single" w:sz="4" w:space="0" w:color="auto"/>
              <w:left w:val="single" w:sz="4" w:space="0" w:color="auto"/>
              <w:bottom w:val="single" w:sz="4" w:space="0" w:color="auto"/>
              <w:right w:val="single" w:sz="4" w:space="0" w:color="auto"/>
            </w:tcBorders>
          </w:tcPr>
          <w:p w14:paraId="58C4595D"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323" w:type="dxa"/>
            <w:tcBorders>
              <w:top w:val="single" w:sz="4" w:space="0" w:color="auto"/>
              <w:left w:val="single" w:sz="4" w:space="0" w:color="auto"/>
              <w:bottom w:val="single" w:sz="4" w:space="0" w:color="auto"/>
              <w:right w:val="single" w:sz="4" w:space="0" w:color="auto"/>
            </w:tcBorders>
          </w:tcPr>
          <w:p w14:paraId="7FA528BC"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323" w:type="dxa"/>
            <w:tcBorders>
              <w:top w:val="single" w:sz="4" w:space="0" w:color="auto"/>
              <w:left w:val="single" w:sz="4" w:space="0" w:color="auto"/>
              <w:bottom w:val="single" w:sz="4" w:space="0" w:color="auto"/>
              <w:right w:val="single" w:sz="4" w:space="0" w:color="auto"/>
            </w:tcBorders>
          </w:tcPr>
          <w:p w14:paraId="7E18C056"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325" w:type="dxa"/>
            <w:tcBorders>
              <w:top w:val="single" w:sz="4" w:space="0" w:color="auto"/>
              <w:left w:val="single" w:sz="4" w:space="0" w:color="auto"/>
              <w:bottom w:val="single" w:sz="4" w:space="0" w:color="auto"/>
              <w:right w:val="single" w:sz="4" w:space="0" w:color="auto"/>
            </w:tcBorders>
          </w:tcPr>
          <w:p w14:paraId="16978FD1"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513" w:type="dxa"/>
            <w:tcBorders>
              <w:top w:val="single" w:sz="4" w:space="0" w:color="auto"/>
              <w:left w:val="single" w:sz="4" w:space="0" w:color="auto"/>
              <w:bottom w:val="single" w:sz="4" w:space="0" w:color="auto"/>
              <w:right w:val="single" w:sz="4" w:space="0" w:color="auto"/>
            </w:tcBorders>
          </w:tcPr>
          <w:p w14:paraId="4F75000B"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Not applicable</w:t>
            </w:r>
          </w:p>
        </w:tc>
        <w:tc>
          <w:tcPr>
            <w:tcW w:w="1513" w:type="dxa"/>
            <w:tcBorders>
              <w:top w:val="single" w:sz="4" w:space="0" w:color="auto"/>
              <w:left w:val="single" w:sz="4" w:space="0" w:color="auto"/>
              <w:bottom w:val="single" w:sz="4" w:space="0" w:color="auto"/>
              <w:right w:val="single" w:sz="4" w:space="0" w:color="auto"/>
            </w:tcBorders>
          </w:tcPr>
          <w:p w14:paraId="568F8BE6"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Not applicable</w:t>
            </w:r>
          </w:p>
        </w:tc>
      </w:tr>
      <w:tr w:rsidR="00CE0E58" w:rsidRPr="009D271E" w14:paraId="3EDC335C" w14:textId="77777777" w:rsidTr="00D31C80">
        <w:trPr>
          <w:cantSplit/>
          <w:trHeight w:val="524"/>
          <w:jc w:val="center"/>
        </w:trPr>
        <w:tc>
          <w:tcPr>
            <w:tcW w:w="2640" w:type="dxa"/>
            <w:tcBorders>
              <w:top w:val="single" w:sz="4" w:space="0" w:color="auto"/>
              <w:left w:val="single" w:sz="4" w:space="0" w:color="auto"/>
              <w:bottom w:val="single" w:sz="4" w:space="0" w:color="auto"/>
              <w:right w:val="single" w:sz="4" w:space="0" w:color="auto"/>
            </w:tcBorders>
          </w:tcPr>
          <w:p w14:paraId="26D3824C" w14:textId="77777777" w:rsidR="00CE0E58" w:rsidRPr="009D271E" w:rsidRDefault="00CE0E58" w:rsidP="009D271E">
            <w:pPr>
              <w:pStyle w:val="Tabletext"/>
              <w:rPr>
                <w:rFonts w:eastAsia="SimSun"/>
                <w:sz w:val="18"/>
                <w:szCs w:val="18"/>
                <w:lang w:val="es-ES_tradnl"/>
              </w:rPr>
            </w:pPr>
            <w:r w:rsidRPr="009D271E">
              <w:rPr>
                <w:rFonts w:eastAsia="SimSun"/>
                <w:sz w:val="18"/>
                <w:szCs w:val="18"/>
              </w:rPr>
              <w:t>Inclination angle</w:t>
            </w:r>
          </w:p>
        </w:tc>
        <w:tc>
          <w:tcPr>
            <w:tcW w:w="1702" w:type="dxa"/>
            <w:tcBorders>
              <w:top w:val="single" w:sz="4" w:space="0" w:color="auto"/>
              <w:left w:val="single" w:sz="4" w:space="0" w:color="auto"/>
              <w:bottom w:val="single" w:sz="4" w:space="0" w:color="auto"/>
              <w:right w:val="single" w:sz="4" w:space="0" w:color="auto"/>
            </w:tcBorders>
          </w:tcPr>
          <w:p w14:paraId="1B3A5B6E"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435" w:type="dxa"/>
            <w:tcBorders>
              <w:top w:val="single" w:sz="4" w:space="0" w:color="auto"/>
              <w:left w:val="single" w:sz="4" w:space="0" w:color="auto"/>
              <w:bottom w:val="single" w:sz="4" w:space="0" w:color="auto"/>
              <w:right w:val="single" w:sz="4" w:space="0" w:color="auto"/>
            </w:tcBorders>
          </w:tcPr>
          <w:p w14:paraId="28D238D2"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401" w:type="dxa"/>
            <w:tcBorders>
              <w:top w:val="single" w:sz="4" w:space="0" w:color="auto"/>
              <w:left w:val="single" w:sz="4" w:space="0" w:color="auto"/>
              <w:bottom w:val="single" w:sz="4" w:space="0" w:color="auto"/>
              <w:right w:val="single" w:sz="4" w:space="0" w:color="auto"/>
            </w:tcBorders>
          </w:tcPr>
          <w:p w14:paraId="23DA8A10"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323" w:type="dxa"/>
            <w:tcBorders>
              <w:top w:val="single" w:sz="4" w:space="0" w:color="auto"/>
              <w:left w:val="single" w:sz="4" w:space="0" w:color="auto"/>
              <w:bottom w:val="single" w:sz="4" w:space="0" w:color="auto"/>
              <w:right w:val="single" w:sz="4" w:space="0" w:color="auto"/>
            </w:tcBorders>
          </w:tcPr>
          <w:p w14:paraId="11EF3D04"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323" w:type="dxa"/>
            <w:tcBorders>
              <w:top w:val="single" w:sz="4" w:space="0" w:color="auto"/>
              <w:left w:val="single" w:sz="4" w:space="0" w:color="auto"/>
              <w:bottom w:val="single" w:sz="4" w:space="0" w:color="auto"/>
              <w:right w:val="single" w:sz="4" w:space="0" w:color="auto"/>
            </w:tcBorders>
          </w:tcPr>
          <w:p w14:paraId="22047495"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325" w:type="dxa"/>
            <w:tcBorders>
              <w:top w:val="single" w:sz="4" w:space="0" w:color="auto"/>
              <w:left w:val="single" w:sz="4" w:space="0" w:color="auto"/>
              <w:bottom w:val="single" w:sz="4" w:space="0" w:color="auto"/>
              <w:right w:val="single" w:sz="4" w:space="0" w:color="auto"/>
            </w:tcBorders>
          </w:tcPr>
          <w:p w14:paraId="1FF93F77"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513" w:type="dxa"/>
            <w:tcBorders>
              <w:top w:val="single" w:sz="4" w:space="0" w:color="auto"/>
              <w:left w:val="single" w:sz="4" w:space="0" w:color="auto"/>
              <w:bottom w:val="single" w:sz="4" w:space="0" w:color="auto"/>
              <w:right w:val="single" w:sz="4" w:space="0" w:color="auto"/>
            </w:tcBorders>
          </w:tcPr>
          <w:p w14:paraId="380468B6"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Not applicable</w:t>
            </w:r>
          </w:p>
        </w:tc>
        <w:tc>
          <w:tcPr>
            <w:tcW w:w="1513" w:type="dxa"/>
            <w:tcBorders>
              <w:top w:val="single" w:sz="4" w:space="0" w:color="auto"/>
              <w:left w:val="single" w:sz="4" w:space="0" w:color="auto"/>
              <w:bottom w:val="single" w:sz="4" w:space="0" w:color="auto"/>
              <w:right w:val="single" w:sz="4" w:space="0" w:color="auto"/>
            </w:tcBorders>
          </w:tcPr>
          <w:p w14:paraId="1C31D59A"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Not applicable</w:t>
            </w:r>
          </w:p>
        </w:tc>
      </w:tr>
      <w:tr w:rsidR="00CE0E58" w:rsidRPr="009D271E" w14:paraId="318F96BF" w14:textId="77777777" w:rsidTr="00D31C80">
        <w:trPr>
          <w:cantSplit/>
          <w:trHeight w:val="300"/>
          <w:jc w:val="center"/>
        </w:trPr>
        <w:tc>
          <w:tcPr>
            <w:tcW w:w="11149" w:type="dxa"/>
            <w:gridSpan w:val="7"/>
            <w:tcBorders>
              <w:top w:val="single" w:sz="4" w:space="0" w:color="auto"/>
              <w:left w:val="single" w:sz="4" w:space="0" w:color="auto"/>
              <w:bottom w:val="single" w:sz="4" w:space="0" w:color="auto"/>
              <w:right w:val="nil"/>
            </w:tcBorders>
          </w:tcPr>
          <w:p w14:paraId="20AB3607" w14:textId="77777777" w:rsidR="00CE0E58" w:rsidRPr="009D271E" w:rsidRDefault="00CE0E58" w:rsidP="009D271E">
            <w:pPr>
              <w:pStyle w:val="Tabletext"/>
              <w:rPr>
                <w:rFonts w:eastAsia="SimSun"/>
                <w:i/>
                <w:iCs/>
                <w:sz w:val="18"/>
                <w:szCs w:val="18"/>
                <w:lang w:val="en-US"/>
              </w:rPr>
            </w:pPr>
            <w:r w:rsidRPr="009D271E">
              <w:rPr>
                <w:rFonts w:eastAsia="SimSun"/>
                <w:i/>
                <w:iCs/>
                <w:sz w:val="18"/>
                <w:szCs w:val="18"/>
                <w:lang w:val="en-US"/>
              </w:rPr>
              <w:t>Satellite antennas</w:t>
            </w:r>
          </w:p>
        </w:tc>
        <w:tc>
          <w:tcPr>
            <w:tcW w:w="1513" w:type="dxa"/>
            <w:tcBorders>
              <w:top w:val="single" w:sz="4" w:space="0" w:color="auto"/>
              <w:left w:val="nil"/>
              <w:bottom w:val="single" w:sz="4" w:space="0" w:color="auto"/>
              <w:right w:val="nil"/>
            </w:tcBorders>
          </w:tcPr>
          <w:p w14:paraId="634469B5" w14:textId="77777777" w:rsidR="00CE0E58" w:rsidRPr="009D271E" w:rsidRDefault="00CE0E58" w:rsidP="009D271E">
            <w:pPr>
              <w:pStyle w:val="Tabletext"/>
              <w:rPr>
                <w:rFonts w:eastAsia="SimSun"/>
                <w:sz w:val="18"/>
                <w:szCs w:val="18"/>
                <w:lang w:val="en-US"/>
              </w:rPr>
            </w:pPr>
          </w:p>
        </w:tc>
        <w:tc>
          <w:tcPr>
            <w:tcW w:w="1513" w:type="dxa"/>
            <w:tcBorders>
              <w:top w:val="single" w:sz="4" w:space="0" w:color="auto"/>
              <w:left w:val="nil"/>
              <w:bottom w:val="single" w:sz="4" w:space="0" w:color="auto"/>
              <w:right w:val="single" w:sz="4" w:space="0" w:color="auto"/>
            </w:tcBorders>
          </w:tcPr>
          <w:p w14:paraId="52982350" w14:textId="77777777" w:rsidR="00CE0E58" w:rsidRPr="009D271E" w:rsidRDefault="00CE0E58" w:rsidP="009D271E">
            <w:pPr>
              <w:pStyle w:val="Tabletext"/>
              <w:rPr>
                <w:rFonts w:eastAsia="SimSun"/>
                <w:sz w:val="18"/>
                <w:szCs w:val="18"/>
                <w:lang w:val="en-US"/>
              </w:rPr>
            </w:pPr>
          </w:p>
        </w:tc>
      </w:tr>
      <w:tr w:rsidR="00CE0E58" w:rsidRPr="009D271E" w14:paraId="2E2E3763" w14:textId="77777777" w:rsidTr="002F66E1">
        <w:trPr>
          <w:cantSplit/>
          <w:trHeight w:val="524"/>
          <w:jc w:val="center"/>
        </w:trPr>
        <w:tc>
          <w:tcPr>
            <w:tcW w:w="2640" w:type="dxa"/>
            <w:tcBorders>
              <w:top w:val="single" w:sz="4" w:space="0" w:color="auto"/>
              <w:left w:val="single" w:sz="4" w:space="0" w:color="auto"/>
              <w:bottom w:val="single" w:sz="4" w:space="0" w:color="auto"/>
              <w:right w:val="single" w:sz="4" w:space="0" w:color="auto"/>
            </w:tcBorders>
          </w:tcPr>
          <w:p w14:paraId="6C96D954"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Number of beams</w:t>
            </w:r>
            <w:r w:rsidRPr="009D271E">
              <w:rPr>
                <w:rFonts w:eastAsia="SimSun"/>
                <w:sz w:val="18"/>
                <w:szCs w:val="18"/>
                <w:lang w:val="en-US"/>
              </w:rPr>
              <w:br/>
              <w:t>(service link)</w:t>
            </w:r>
          </w:p>
        </w:tc>
        <w:tc>
          <w:tcPr>
            <w:tcW w:w="1702" w:type="dxa"/>
            <w:tcBorders>
              <w:top w:val="single" w:sz="4" w:space="0" w:color="auto"/>
              <w:left w:val="single" w:sz="4" w:space="0" w:color="auto"/>
              <w:bottom w:val="single" w:sz="4" w:space="0" w:color="auto"/>
              <w:right w:val="single" w:sz="4" w:space="0" w:color="auto"/>
            </w:tcBorders>
          </w:tcPr>
          <w:p w14:paraId="721C5157" w14:textId="77777777" w:rsidR="00CE0E58" w:rsidRPr="009D271E" w:rsidRDefault="00CE0E58" w:rsidP="009D271E">
            <w:pPr>
              <w:pStyle w:val="Tabletext"/>
              <w:jc w:val="center"/>
              <w:rPr>
                <w:rFonts w:eastAsia="SimSun"/>
                <w:sz w:val="18"/>
                <w:szCs w:val="18"/>
              </w:rPr>
            </w:pPr>
            <w:r w:rsidRPr="009D271E">
              <w:rPr>
                <w:rFonts w:eastAsia="SimSun"/>
                <w:sz w:val="18"/>
                <w:szCs w:val="18"/>
              </w:rPr>
              <w:t>180</w:t>
            </w:r>
          </w:p>
        </w:tc>
        <w:tc>
          <w:tcPr>
            <w:tcW w:w="1435" w:type="dxa"/>
            <w:tcBorders>
              <w:top w:val="single" w:sz="4" w:space="0" w:color="auto"/>
              <w:left w:val="single" w:sz="4" w:space="0" w:color="auto"/>
              <w:bottom w:val="single" w:sz="4" w:space="0" w:color="auto"/>
              <w:right w:val="single" w:sz="4" w:space="0" w:color="auto"/>
            </w:tcBorders>
          </w:tcPr>
          <w:p w14:paraId="4369711D" w14:textId="77777777" w:rsidR="00CE0E58" w:rsidRPr="009D271E" w:rsidRDefault="00CE0E58" w:rsidP="009D271E">
            <w:pPr>
              <w:pStyle w:val="Tabletext"/>
              <w:jc w:val="center"/>
              <w:rPr>
                <w:rFonts w:eastAsia="SimSun"/>
                <w:sz w:val="18"/>
                <w:szCs w:val="18"/>
              </w:rPr>
            </w:pPr>
            <w:r w:rsidRPr="009D271E">
              <w:rPr>
                <w:rFonts w:eastAsia="SimSun"/>
                <w:sz w:val="18"/>
                <w:szCs w:val="18"/>
              </w:rPr>
              <w:t>50</w:t>
            </w:r>
          </w:p>
        </w:tc>
        <w:tc>
          <w:tcPr>
            <w:tcW w:w="1401" w:type="dxa"/>
            <w:tcBorders>
              <w:top w:val="single" w:sz="4" w:space="0" w:color="auto"/>
              <w:left w:val="single" w:sz="4" w:space="0" w:color="auto"/>
              <w:bottom w:val="single" w:sz="4" w:space="0" w:color="auto"/>
              <w:right w:val="single" w:sz="4" w:space="0" w:color="auto"/>
            </w:tcBorders>
          </w:tcPr>
          <w:p w14:paraId="3F253EC6" w14:textId="77777777" w:rsidR="00CE0E58" w:rsidRPr="009D271E" w:rsidRDefault="00CE0E58" w:rsidP="009D271E">
            <w:pPr>
              <w:pStyle w:val="Tabletext"/>
              <w:jc w:val="center"/>
              <w:rPr>
                <w:rFonts w:eastAsia="SimSun"/>
                <w:sz w:val="18"/>
                <w:szCs w:val="18"/>
              </w:rPr>
            </w:pPr>
            <w:r w:rsidRPr="009D271E">
              <w:rPr>
                <w:rFonts w:eastAsia="SimSun"/>
                <w:sz w:val="18"/>
                <w:szCs w:val="18"/>
              </w:rPr>
              <w:t>7</w:t>
            </w:r>
          </w:p>
        </w:tc>
        <w:tc>
          <w:tcPr>
            <w:tcW w:w="1323" w:type="dxa"/>
            <w:tcBorders>
              <w:top w:val="single" w:sz="4" w:space="0" w:color="auto"/>
              <w:left w:val="single" w:sz="4" w:space="0" w:color="auto"/>
              <w:bottom w:val="single" w:sz="4" w:space="0" w:color="auto"/>
              <w:right w:val="single" w:sz="4" w:space="0" w:color="auto"/>
            </w:tcBorders>
          </w:tcPr>
          <w:p w14:paraId="12E61896" w14:textId="77777777" w:rsidR="00CE0E58" w:rsidRPr="009D271E" w:rsidRDefault="00CE0E58" w:rsidP="009D271E">
            <w:pPr>
              <w:pStyle w:val="Tabletext"/>
              <w:jc w:val="center"/>
              <w:rPr>
                <w:rFonts w:eastAsia="SimSun"/>
                <w:sz w:val="18"/>
                <w:szCs w:val="18"/>
              </w:rPr>
            </w:pPr>
            <w:r w:rsidRPr="009D271E">
              <w:rPr>
                <w:rFonts w:eastAsia="SimSun"/>
                <w:sz w:val="18"/>
                <w:szCs w:val="18"/>
              </w:rPr>
              <w:t>28</w:t>
            </w:r>
          </w:p>
        </w:tc>
        <w:tc>
          <w:tcPr>
            <w:tcW w:w="1323" w:type="dxa"/>
            <w:tcBorders>
              <w:top w:val="single" w:sz="4" w:space="0" w:color="auto"/>
              <w:left w:val="single" w:sz="4" w:space="0" w:color="auto"/>
              <w:bottom w:val="single" w:sz="4" w:space="0" w:color="auto"/>
              <w:right w:val="single" w:sz="4" w:space="0" w:color="auto"/>
            </w:tcBorders>
          </w:tcPr>
          <w:p w14:paraId="2049E020" w14:textId="77777777" w:rsidR="00CE0E58" w:rsidRPr="009D271E" w:rsidRDefault="00CE0E58" w:rsidP="009D271E">
            <w:pPr>
              <w:pStyle w:val="Tabletext"/>
              <w:jc w:val="center"/>
              <w:rPr>
                <w:rFonts w:eastAsia="SimSun"/>
                <w:sz w:val="18"/>
                <w:szCs w:val="18"/>
              </w:rPr>
            </w:pPr>
            <w:r w:rsidRPr="009D271E">
              <w:rPr>
                <w:rFonts w:eastAsia="SimSun"/>
                <w:sz w:val="18"/>
                <w:szCs w:val="18"/>
              </w:rPr>
              <w:t>150</w:t>
            </w:r>
          </w:p>
        </w:tc>
        <w:tc>
          <w:tcPr>
            <w:tcW w:w="1325" w:type="dxa"/>
            <w:tcBorders>
              <w:top w:val="single" w:sz="4" w:space="0" w:color="auto"/>
              <w:left w:val="single" w:sz="4" w:space="0" w:color="auto"/>
              <w:bottom w:val="single" w:sz="4" w:space="0" w:color="auto"/>
              <w:right w:val="single" w:sz="4" w:space="0" w:color="auto"/>
            </w:tcBorders>
          </w:tcPr>
          <w:p w14:paraId="4D27F6DA"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Over 200</w:t>
            </w:r>
          </w:p>
        </w:tc>
        <w:tc>
          <w:tcPr>
            <w:tcW w:w="1513" w:type="dxa"/>
            <w:tcBorders>
              <w:top w:val="single" w:sz="4" w:space="0" w:color="auto"/>
              <w:left w:val="single" w:sz="4" w:space="0" w:color="auto"/>
              <w:bottom w:val="single" w:sz="4" w:space="0" w:color="auto"/>
              <w:right w:val="single" w:sz="4" w:space="0" w:color="auto"/>
            </w:tcBorders>
          </w:tcPr>
          <w:p w14:paraId="1135F120" w14:textId="77777777" w:rsidR="00CE0E58" w:rsidRPr="009D271E" w:rsidRDefault="00CE0E58" w:rsidP="009D271E">
            <w:pPr>
              <w:pStyle w:val="Tabletext"/>
              <w:jc w:val="center"/>
              <w:rPr>
                <w:rFonts w:eastAsia="SimSun"/>
                <w:sz w:val="18"/>
                <w:szCs w:val="18"/>
                <w:lang w:val="en-US"/>
              </w:rPr>
            </w:pPr>
            <w:r w:rsidRPr="009D271E">
              <w:rPr>
                <w:rFonts w:eastAsia="SimSun" w:hint="eastAsia"/>
                <w:sz w:val="18"/>
                <w:szCs w:val="18"/>
                <w:lang w:eastAsia="zh-CN"/>
              </w:rPr>
              <w:t>2</w:t>
            </w:r>
          </w:p>
        </w:tc>
        <w:tc>
          <w:tcPr>
            <w:tcW w:w="1513" w:type="dxa"/>
            <w:tcBorders>
              <w:top w:val="single" w:sz="4" w:space="0" w:color="auto"/>
              <w:left w:val="single" w:sz="4" w:space="0" w:color="auto"/>
              <w:bottom w:val="single" w:sz="4" w:space="0" w:color="auto"/>
              <w:right w:val="single" w:sz="4" w:space="0" w:color="auto"/>
            </w:tcBorders>
          </w:tcPr>
          <w:p w14:paraId="5D7009A0" w14:textId="77777777" w:rsidR="00CE0E58" w:rsidRPr="009D271E" w:rsidRDefault="00CE0E58" w:rsidP="009D271E">
            <w:pPr>
              <w:pStyle w:val="Tabletext"/>
              <w:jc w:val="center"/>
              <w:rPr>
                <w:rFonts w:eastAsia="SimSun"/>
                <w:sz w:val="18"/>
                <w:szCs w:val="18"/>
                <w:lang w:val="en-US"/>
              </w:rPr>
            </w:pPr>
            <w:r w:rsidRPr="009D271E">
              <w:rPr>
                <w:rFonts w:eastAsia="SimSun" w:hint="eastAsia"/>
                <w:sz w:val="18"/>
                <w:szCs w:val="18"/>
                <w:lang w:eastAsia="zh-CN"/>
              </w:rPr>
              <w:t>7</w:t>
            </w:r>
          </w:p>
        </w:tc>
      </w:tr>
      <w:tr w:rsidR="00CE0E58" w:rsidRPr="009D271E" w14:paraId="06143FEA" w14:textId="77777777" w:rsidTr="002F66E1">
        <w:trPr>
          <w:cantSplit/>
          <w:trHeight w:val="300"/>
          <w:jc w:val="center"/>
        </w:trPr>
        <w:tc>
          <w:tcPr>
            <w:tcW w:w="2640" w:type="dxa"/>
            <w:tcBorders>
              <w:top w:val="single" w:sz="4" w:space="0" w:color="auto"/>
              <w:left w:val="single" w:sz="4" w:space="0" w:color="auto"/>
              <w:bottom w:val="single" w:sz="4" w:space="0" w:color="auto"/>
              <w:right w:val="single" w:sz="4" w:space="0" w:color="auto"/>
            </w:tcBorders>
          </w:tcPr>
          <w:p w14:paraId="3E0F98E5"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Beam size (degrees)</w:t>
            </w:r>
          </w:p>
        </w:tc>
        <w:tc>
          <w:tcPr>
            <w:tcW w:w="1702" w:type="dxa"/>
            <w:tcBorders>
              <w:top w:val="single" w:sz="4" w:space="0" w:color="auto"/>
              <w:left w:val="single" w:sz="4" w:space="0" w:color="auto"/>
              <w:bottom w:val="single" w:sz="4" w:space="0" w:color="auto"/>
              <w:right w:val="single" w:sz="4" w:space="0" w:color="auto"/>
            </w:tcBorders>
          </w:tcPr>
          <w:p w14:paraId="7769716A" w14:textId="77777777" w:rsidR="00CE0E58" w:rsidRPr="009D271E" w:rsidRDefault="00CE0E58" w:rsidP="009D271E">
            <w:pPr>
              <w:pStyle w:val="Tabletext"/>
              <w:jc w:val="center"/>
              <w:rPr>
                <w:rFonts w:eastAsia="SimSun"/>
                <w:sz w:val="18"/>
                <w:szCs w:val="18"/>
              </w:rPr>
            </w:pPr>
            <w:r w:rsidRPr="009D271E">
              <w:rPr>
                <w:rFonts w:eastAsia="SimSun"/>
                <w:sz w:val="18"/>
                <w:szCs w:val="18"/>
              </w:rPr>
              <w:t>1</w:t>
            </w:r>
          </w:p>
        </w:tc>
        <w:tc>
          <w:tcPr>
            <w:tcW w:w="1435" w:type="dxa"/>
            <w:tcBorders>
              <w:top w:val="single" w:sz="4" w:space="0" w:color="auto"/>
              <w:left w:val="single" w:sz="4" w:space="0" w:color="auto"/>
              <w:bottom w:val="single" w:sz="4" w:space="0" w:color="auto"/>
              <w:right w:val="single" w:sz="4" w:space="0" w:color="auto"/>
            </w:tcBorders>
          </w:tcPr>
          <w:p w14:paraId="2330E2C0" w14:textId="77777777" w:rsidR="00CE0E58" w:rsidRPr="009D271E" w:rsidRDefault="00CE0E58" w:rsidP="009D271E">
            <w:pPr>
              <w:pStyle w:val="Tabletext"/>
              <w:jc w:val="center"/>
              <w:rPr>
                <w:rFonts w:eastAsia="SimSun"/>
                <w:sz w:val="18"/>
                <w:szCs w:val="18"/>
              </w:rPr>
            </w:pPr>
            <w:r w:rsidRPr="009D271E">
              <w:rPr>
                <w:rFonts w:eastAsia="SimSun"/>
                <w:sz w:val="18"/>
                <w:szCs w:val="18"/>
              </w:rPr>
              <w:t>1</w:t>
            </w:r>
          </w:p>
        </w:tc>
        <w:tc>
          <w:tcPr>
            <w:tcW w:w="1401" w:type="dxa"/>
            <w:tcBorders>
              <w:top w:val="single" w:sz="4" w:space="0" w:color="auto"/>
              <w:left w:val="single" w:sz="4" w:space="0" w:color="auto"/>
              <w:bottom w:val="single" w:sz="4" w:space="0" w:color="auto"/>
              <w:right w:val="single" w:sz="4" w:space="0" w:color="auto"/>
            </w:tcBorders>
          </w:tcPr>
          <w:p w14:paraId="2577A150"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323" w:type="dxa"/>
            <w:tcBorders>
              <w:top w:val="single" w:sz="4" w:space="0" w:color="auto"/>
              <w:left w:val="single" w:sz="4" w:space="0" w:color="auto"/>
              <w:bottom w:val="single" w:sz="4" w:space="0" w:color="auto"/>
              <w:right w:val="single" w:sz="4" w:space="0" w:color="auto"/>
            </w:tcBorders>
          </w:tcPr>
          <w:p w14:paraId="7974516D"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323" w:type="dxa"/>
            <w:tcBorders>
              <w:top w:val="single" w:sz="4" w:space="0" w:color="auto"/>
              <w:left w:val="single" w:sz="4" w:space="0" w:color="auto"/>
              <w:bottom w:val="single" w:sz="4" w:space="0" w:color="auto"/>
              <w:right w:val="single" w:sz="4" w:space="0" w:color="auto"/>
            </w:tcBorders>
          </w:tcPr>
          <w:p w14:paraId="7E64BADB"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325" w:type="dxa"/>
            <w:tcBorders>
              <w:top w:val="single" w:sz="4" w:space="0" w:color="auto"/>
              <w:left w:val="single" w:sz="4" w:space="0" w:color="auto"/>
              <w:bottom w:val="single" w:sz="4" w:space="0" w:color="auto"/>
              <w:right w:val="single" w:sz="4" w:space="0" w:color="auto"/>
            </w:tcBorders>
          </w:tcPr>
          <w:p w14:paraId="796151ED"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0.7</w:t>
            </w:r>
          </w:p>
        </w:tc>
        <w:tc>
          <w:tcPr>
            <w:tcW w:w="1513" w:type="dxa"/>
            <w:tcBorders>
              <w:top w:val="single" w:sz="4" w:space="0" w:color="auto"/>
              <w:left w:val="single" w:sz="4" w:space="0" w:color="auto"/>
              <w:bottom w:val="single" w:sz="4" w:space="0" w:color="auto"/>
              <w:right w:val="single" w:sz="4" w:space="0" w:color="auto"/>
            </w:tcBorders>
          </w:tcPr>
          <w:p w14:paraId="2590E05E" w14:textId="77777777" w:rsidR="00CE0E58" w:rsidRPr="009D271E" w:rsidRDefault="00CE0E58" w:rsidP="009D271E">
            <w:pPr>
              <w:pStyle w:val="Tabletext"/>
              <w:jc w:val="center"/>
              <w:rPr>
                <w:rFonts w:eastAsia="SimSun"/>
                <w:sz w:val="18"/>
                <w:szCs w:val="18"/>
                <w:lang w:val="en-US"/>
              </w:rPr>
            </w:pPr>
            <w:r w:rsidRPr="009D271E">
              <w:rPr>
                <w:rFonts w:eastAsia="SimSun" w:hint="eastAsia"/>
                <w:sz w:val="18"/>
                <w:szCs w:val="18"/>
                <w:lang w:eastAsia="zh-CN"/>
              </w:rPr>
              <w:t>7</w:t>
            </w:r>
          </w:p>
        </w:tc>
        <w:tc>
          <w:tcPr>
            <w:tcW w:w="1513" w:type="dxa"/>
            <w:tcBorders>
              <w:top w:val="single" w:sz="4" w:space="0" w:color="auto"/>
              <w:left w:val="single" w:sz="4" w:space="0" w:color="auto"/>
              <w:bottom w:val="single" w:sz="4" w:space="0" w:color="auto"/>
              <w:right w:val="single" w:sz="4" w:space="0" w:color="auto"/>
            </w:tcBorders>
          </w:tcPr>
          <w:p w14:paraId="41FC45F3" w14:textId="77777777" w:rsidR="00CE0E58" w:rsidRPr="009D271E" w:rsidRDefault="00CE0E58" w:rsidP="009D271E">
            <w:pPr>
              <w:pStyle w:val="Tabletext"/>
              <w:jc w:val="center"/>
              <w:rPr>
                <w:rFonts w:eastAsia="SimSun"/>
                <w:sz w:val="18"/>
                <w:szCs w:val="18"/>
                <w:lang w:val="en-US"/>
              </w:rPr>
            </w:pPr>
            <w:r w:rsidRPr="009D271E">
              <w:rPr>
                <w:rFonts w:eastAsia="SimSun" w:hint="eastAsia"/>
                <w:sz w:val="18"/>
                <w:szCs w:val="18"/>
                <w:lang w:eastAsia="zh-CN"/>
              </w:rPr>
              <w:t>6</w:t>
            </w:r>
          </w:p>
        </w:tc>
      </w:tr>
      <w:tr w:rsidR="00CE0E58" w:rsidRPr="009D271E" w14:paraId="547337C6" w14:textId="77777777" w:rsidTr="002F66E1">
        <w:trPr>
          <w:cantSplit/>
          <w:trHeight w:val="970"/>
          <w:jc w:val="center"/>
        </w:trPr>
        <w:tc>
          <w:tcPr>
            <w:tcW w:w="2640" w:type="dxa"/>
            <w:tcBorders>
              <w:top w:val="single" w:sz="4" w:space="0" w:color="auto"/>
              <w:left w:val="single" w:sz="4" w:space="0" w:color="auto"/>
              <w:bottom w:val="single" w:sz="4" w:space="0" w:color="auto"/>
              <w:right w:val="single" w:sz="4" w:space="0" w:color="auto"/>
            </w:tcBorders>
          </w:tcPr>
          <w:p w14:paraId="51E4B62B"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Satellite coverage area</w:t>
            </w:r>
          </w:p>
        </w:tc>
        <w:tc>
          <w:tcPr>
            <w:tcW w:w="1702" w:type="dxa"/>
            <w:tcBorders>
              <w:top w:val="single" w:sz="4" w:space="0" w:color="auto"/>
              <w:left w:val="single" w:sz="4" w:space="0" w:color="auto"/>
              <w:bottom w:val="single" w:sz="4" w:space="0" w:color="auto"/>
              <w:right w:val="single" w:sz="4" w:space="0" w:color="auto"/>
            </w:tcBorders>
          </w:tcPr>
          <w:p w14:paraId="4E2D785F"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Global</w:t>
            </w:r>
          </w:p>
        </w:tc>
        <w:tc>
          <w:tcPr>
            <w:tcW w:w="1435" w:type="dxa"/>
            <w:tcBorders>
              <w:top w:val="single" w:sz="4" w:space="0" w:color="auto"/>
              <w:left w:val="single" w:sz="4" w:space="0" w:color="auto"/>
              <w:bottom w:val="single" w:sz="4" w:space="0" w:color="auto"/>
              <w:right w:val="single" w:sz="4" w:space="0" w:color="auto"/>
            </w:tcBorders>
          </w:tcPr>
          <w:p w14:paraId="416FABCE"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Regional</w:t>
            </w:r>
          </w:p>
        </w:tc>
        <w:tc>
          <w:tcPr>
            <w:tcW w:w="1401" w:type="dxa"/>
            <w:tcBorders>
              <w:top w:val="single" w:sz="4" w:space="0" w:color="auto"/>
              <w:left w:val="single" w:sz="4" w:space="0" w:color="auto"/>
              <w:bottom w:val="single" w:sz="4" w:space="0" w:color="auto"/>
              <w:right w:val="single" w:sz="4" w:space="0" w:color="auto"/>
            </w:tcBorders>
          </w:tcPr>
          <w:p w14:paraId="741EC8C3"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North America,</w:t>
            </w:r>
            <w:r w:rsidRPr="009D271E">
              <w:rPr>
                <w:rFonts w:eastAsia="SimSun"/>
                <w:sz w:val="18"/>
                <w:szCs w:val="18"/>
                <w:lang w:val="en-US"/>
              </w:rPr>
              <w:br/>
              <w:t>Alaska,</w:t>
            </w:r>
            <w:r w:rsidRPr="009D271E">
              <w:rPr>
                <w:rFonts w:eastAsia="SimSun"/>
                <w:sz w:val="18"/>
                <w:szCs w:val="18"/>
                <w:lang w:val="en-US"/>
              </w:rPr>
              <w:br/>
              <w:t>Hawaii</w:t>
            </w:r>
          </w:p>
        </w:tc>
        <w:tc>
          <w:tcPr>
            <w:tcW w:w="1323" w:type="dxa"/>
            <w:tcBorders>
              <w:top w:val="single" w:sz="4" w:space="0" w:color="auto"/>
              <w:left w:val="single" w:sz="4" w:space="0" w:color="auto"/>
              <w:bottom w:val="single" w:sz="4" w:space="0" w:color="auto"/>
              <w:right w:val="single" w:sz="4" w:space="0" w:color="auto"/>
            </w:tcBorders>
          </w:tcPr>
          <w:p w14:paraId="5C08D341"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North America,</w:t>
            </w:r>
            <w:r w:rsidRPr="009D271E">
              <w:rPr>
                <w:rFonts w:eastAsia="SimSun"/>
                <w:sz w:val="18"/>
                <w:szCs w:val="18"/>
                <w:lang w:val="en-US"/>
              </w:rPr>
              <w:br/>
              <w:t>Alaska,</w:t>
            </w:r>
            <w:r w:rsidRPr="009D271E">
              <w:rPr>
                <w:rFonts w:eastAsia="SimSun"/>
                <w:sz w:val="18"/>
                <w:szCs w:val="18"/>
                <w:lang w:val="en-US"/>
              </w:rPr>
              <w:br/>
              <w:t>Hawaii</w:t>
            </w:r>
          </w:p>
        </w:tc>
        <w:tc>
          <w:tcPr>
            <w:tcW w:w="1323" w:type="dxa"/>
            <w:tcBorders>
              <w:top w:val="single" w:sz="4" w:space="0" w:color="auto"/>
              <w:left w:val="single" w:sz="4" w:space="0" w:color="auto"/>
              <w:bottom w:val="single" w:sz="4" w:space="0" w:color="auto"/>
              <w:right w:val="single" w:sz="4" w:space="0" w:color="auto"/>
            </w:tcBorders>
          </w:tcPr>
          <w:p w14:paraId="599D4C8A"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Global</w:t>
            </w:r>
          </w:p>
        </w:tc>
        <w:tc>
          <w:tcPr>
            <w:tcW w:w="1325" w:type="dxa"/>
            <w:tcBorders>
              <w:top w:val="single" w:sz="4" w:space="0" w:color="auto"/>
              <w:left w:val="single" w:sz="4" w:space="0" w:color="auto"/>
              <w:bottom w:val="single" w:sz="4" w:space="0" w:color="auto"/>
              <w:right w:val="single" w:sz="4" w:space="0" w:color="auto"/>
            </w:tcBorders>
          </w:tcPr>
          <w:p w14:paraId="028E2181"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Regional</w:t>
            </w:r>
          </w:p>
        </w:tc>
        <w:tc>
          <w:tcPr>
            <w:tcW w:w="1513" w:type="dxa"/>
            <w:tcBorders>
              <w:top w:val="single" w:sz="4" w:space="0" w:color="auto"/>
              <w:left w:val="single" w:sz="4" w:space="0" w:color="auto"/>
              <w:bottom w:val="single" w:sz="4" w:space="0" w:color="auto"/>
              <w:right w:val="single" w:sz="4" w:space="0" w:color="auto"/>
            </w:tcBorders>
          </w:tcPr>
          <w:p w14:paraId="21A7FD66"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Regional</w:t>
            </w:r>
          </w:p>
        </w:tc>
        <w:tc>
          <w:tcPr>
            <w:tcW w:w="1513" w:type="dxa"/>
            <w:tcBorders>
              <w:top w:val="single" w:sz="4" w:space="0" w:color="auto"/>
              <w:left w:val="single" w:sz="4" w:space="0" w:color="auto"/>
              <w:bottom w:val="single" w:sz="4" w:space="0" w:color="auto"/>
              <w:right w:val="single" w:sz="4" w:space="0" w:color="auto"/>
            </w:tcBorders>
          </w:tcPr>
          <w:p w14:paraId="44B0F9FD"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Regional</w:t>
            </w:r>
          </w:p>
        </w:tc>
      </w:tr>
      <w:tr w:rsidR="00CE0E58" w:rsidRPr="009D271E" w14:paraId="53284C82" w14:textId="77777777" w:rsidTr="002F66E1">
        <w:trPr>
          <w:cantSplit/>
          <w:trHeight w:val="330"/>
          <w:jc w:val="center"/>
        </w:trPr>
        <w:tc>
          <w:tcPr>
            <w:tcW w:w="2640" w:type="dxa"/>
            <w:tcBorders>
              <w:top w:val="single" w:sz="4" w:space="0" w:color="auto"/>
              <w:left w:val="single" w:sz="4" w:space="0" w:color="auto"/>
              <w:bottom w:val="single" w:sz="4" w:space="0" w:color="auto"/>
              <w:right w:val="single" w:sz="4" w:space="0" w:color="auto"/>
            </w:tcBorders>
          </w:tcPr>
          <w:p w14:paraId="632F911A"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Average beam side lobes (dB)</w:t>
            </w:r>
          </w:p>
        </w:tc>
        <w:tc>
          <w:tcPr>
            <w:tcW w:w="1702" w:type="dxa"/>
            <w:tcBorders>
              <w:top w:val="single" w:sz="4" w:space="0" w:color="auto"/>
              <w:left w:val="single" w:sz="4" w:space="0" w:color="auto"/>
              <w:bottom w:val="single" w:sz="4" w:space="0" w:color="auto"/>
              <w:right w:val="single" w:sz="4" w:space="0" w:color="auto"/>
            </w:tcBorders>
          </w:tcPr>
          <w:p w14:paraId="32DE7B0C"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435" w:type="dxa"/>
            <w:tcBorders>
              <w:top w:val="single" w:sz="4" w:space="0" w:color="auto"/>
              <w:left w:val="single" w:sz="4" w:space="0" w:color="auto"/>
              <w:bottom w:val="single" w:sz="4" w:space="0" w:color="auto"/>
              <w:right w:val="single" w:sz="4" w:space="0" w:color="auto"/>
            </w:tcBorders>
          </w:tcPr>
          <w:p w14:paraId="1C2344B7" w14:textId="77777777" w:rsidR="00CE0E58" w:rsidRPr="009D271E" w:rsidRDefault="00CE0E58" w:rsidP="009D271E">
            <w:pPr>
              <w:pStyle w:val="Tabletext"/>
              <w:jc w:val="center"/>
              <w:rPr>
                <w:rFonts w:eastAsia="SimSun"/>
                <w:sz w:val="18"/>
                <w:szCs w:val="18"/>
              </w:rPr>
            </w:pPr>
            <w:r>
              <w:rPr>
                <w:rFonts w:eastAsia="SimSun"/>
                <w:sz w:val="18"/>
                <w:szCs w:val="18"/>
              </w:rPr>
              <w:t>−</w:t>
            </w:r>
            <w:r w:rsidRPr="009D271E">
              <w:rPr>
                <w:rFonts w:eastAsia="SimSun"/>
                <w:sz w:val="18"/>
                <w:szCs w:val="18"/>
              </w:rPr>
              <w:t>25</w:t>
            </w:r>
          </w:p>
        </w:tc>
        <w:tc>
          <w:tcPr>
            <w:tcW w:w="1401" w:type="dxa"/>
            <w:tcBorders>
              <w:top w:val="single" w:sz="4" w:space="0" w:color="auto"/>
              <w:left w:val="single" w:sz="4" w:space="0" w:color="auto"/>
              <w:bottom w:val="single" w:sz="4" w:space="0" w:color="auto"/>
              <w:right w:val="single" w:sz="4" w:space="0" w:color="auto"/>
            </w:tcBorders>
          </w:tcPr>
          <w:p w14:paraId="100FF3A7" w14:textId="77777777" w:rsidR="00CE0E58" w:rsidRPr="009D271E" w:rsidRDefault="00CE0E58" w:rsidP="009D271E">
            <w:pPr>
              <w:pStyle w:val="Tabletext"/>
              <w:jc w:val="center"/>
              <w:rPr>
                <w:rFonts w:eastAsia="SimSun"/>
                <w:sz w:val="18"/>
                <w:szCs w:val="18"/>
              </w:rPr>
            </w:pPr>
            <w:r>
              <w:rPr>
                <w:rFonts w:eastAsia="SimSun"/>
                <w:sz w:val="18"/>
                <w:szCs w:val="18"/>
              </w:rPr>
              <w:t>−</w:t>
            </w:r>
            <w:r w:rsidRPr="009D271E">
              <w:rPr>
                <w:rFonts w:eastAsia="SimSun"/>
                <w:sz w:val="18"/>
                <w:szCs w:val="18"/>
              </w:rPr>
              <w:t>25</w:t>
            </w:r>
          </w:p>
        </w:tc>
        <w:tc>
          <w:tcPr>
            <w:tcW w:w="1323" w:type="dxa"/>
            <w:tcBorders>
              <w:top w:val="single" w:sz="4" w:space="0" w:color="auto"/>
              <w:left w:val="single" w:sz="4" w:space="0" w:color="auto"/>
              <w:bottom w:val="single" w:sz="4" w:space="0" w:color="auto"/>
              <w:right w:val="single" w:sz="4" w:space="0" w:color="auto"/>
            </w:tcBorders>
          </w:tcPr>
          <w:p w14:paraId="4F0318F8" w14:textId="77777777" w:rsidR="00CE0E58" w:rsidRPr="009D271E" w:rsidRDefault="00CE0E58" w:rsidP="009D271E">
            <w:pPr>
              <w:pStyle w:val="Tabletext"/>
              <w:jc w:val="center"/>
              <w:rPr>
                <w:rFonts w:eastAsia="SimSun"/>
                <w:sz w:val="18"/>
                <w:szCs w:val="18"/>
              </w:rPr>
            </w:pPr>
            <w:r>
              <w:rPr>
                <w:rFonts w:eastAsia="SimSun"/>
                <w:sz w:val="18"/>
                <w:szCs w:val="18"/>
              </w:rPr>
              <w:t>−</w:t>
            </w:r>
            <w:r w:rsidRPr="009D271E">
              <w:rPr>
                <w:rFonts w:eastAsia="SimSun"/>
                <w:sz w:val="18"/>
                <w:szCs w:val="18"/>
              </w:rPr>
              <w:t>25</w:t>
            </w:r>
          </w:p>
        </w:tc>
        <w:tc>
          <w:tcPr>
            <w:tcW w:w="1323" w:type="dxa"/>
            <w:tcBorders>
              <w:top w:val="single" w:sz="4" w:space="0" w:color="auto"/>
              <w:left w:val="single" w:sz="4" w:space="0" w:color="auto"/>
              <w:bottom w:val="single" w:sz="4" w:space="0" w:color="auto"/>
              <w:right w:val="single" w:sz="4" w:space="0" w:color="auto"/>
            </w:tcBorders>
          </w:tcPr>
          <w:p w14:paraId="44E1D0FD"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325" w:type="dxa"/>
            <w:tcBorders>
              <w:top w:val="single" w:sz="4" w:space="0" w:color="auto"/>
              <w:left w:val="single" w:sz="4" w:space="0" w:color="auto"/>
              <w:bottom w:val="single" w:sz="4" w:space="0" w:color="auto"/>
              <w:right w:val="single" w:sz="4" w:space="0" w:color="auto"/>
            </w:tcBorders>
          </w:tcPr>
          <w:p w14:paraId="261B4D28" w14:textId="77777777" w:rsidR="00CE0E58" w:rsidRPr="009D271E" w:rsidRDefault="00CE0E58" w:rsidP="009D271E">
            <w:pPr>
              <w:pStyle w:val="Tabletext"/>
              <w:jc w:val="center"/>
              <w:rPr>
                <w:rFonts w:eastAsia="SimSun"/>
                <w:sz w:val="18"/>
                <w:szCs w:val="18"/>
              </w:rPr>
            </w:pPr>
            <w:r>
              <w:rPr>
                <w:rFonts w:eastAsia="SimSun"/>
                <w:sz w:val="18"/>
                <w:szCs w:val="18"/>
              </w:rPr>
              <w:t>−</w:t>
            </w:r>
            <w:r w:rsidRPr="009D271E">
              <w:rPr>
                <w:rFonts w:eastAsia="SimSun"/>
                <w:sz w:val="18"/>
                <w:szCs w:val="18"/>
              </w:rPr>
              <w:t>20</w:t>
            </w:r>
          </w:p>
        </w:tc>
        <w:tc>
          <w:tcPr>
            <w:tcW w:w="1513" w:type="dxa"/>
            <w:tcBorders>
              <w:top w:val="single" w:sz="4" w:space="0" w:color="auto"/>
              <w:left w:val="single" w:sz="4" w:space="0" w:color="auto"/>
              <w:bottom w:val="single" w:sz="4" w:space="0" w:color="auto"/>
              <w:right w:val="single" w:sz="4" w:space="0" w:color="auto"/>
            </w:tcBorders>
          </w:tcPr>
          <w:p w14:paraId="006BC9CF" w14:textId="77777777" w:rsidR="00CE0E58" w:rsidRPr="009D271E" w:rsidRDefault="00CE0E58" w:rsidP="009D271E">
            <w:pPr>
              <w:pStyle w:val="Tabletext"/>
              <w:jc w:val="center"/>
              <w:rPr>
                <w:rFonts w:eastAsia="SimSun"/>
                <w:sz w:val="18"/>
                <w:szCs w:val="18"/>
              </w:rPr>
            </w:pPr>
            <w:r>
              <w:rPr>
                <w:rFonts w:eastAsia="SimSun"/>
                <w:sz w:val="18"/>
                <w:szCs w:val="18"/>
              </w:rPr>
              <w:t>−</w:t>
            </w:r>
            <w:r w:rsidRPr="009D271E">
              <w:rPr>
                <w:rFonts w:eastAsia="SimSun"/>
                <w:sz w:val="18"/>
                <w:szCs w:val="18"/>
              </w:rPr>
              <w:t>20</w:t>
            </w:r>
          </w:p>
        </w:tc>
        <w:tc>
          <w:tcPr>
            <w:tcW w:w="1513" w:type="dxa"/>
            <w:tcBorders>
              <w:top w:val="single" w:sz="4" w:space="0" w:color="auto"/>
              <w:left w:val="single" w:sz="4" w:space="0" w:color="auto"/>
              <w:bottom w:val="single" w:sz="4" w:space="0" w:color="auto"/>
              <w:right w:val="single" w:sz="4" w:space="0" w:color="auto"/>
            </w:tcBorders>
          </w:tcPr>
          <w:p w14:paraId="4229A83F" w14:textId="77777777" w:rsidR="00CE0E58" w:rsidRPr="009D271E" w:rsidRDefault="00CE0E58" w:rsidP="009D271E">
            <w:pPr>
              <w:pStyle w:val="Tabletext"/>
              <w:jc w:val="center"/>
              <w:rPr>
                <w:rFonts w:eastAsia="SimSun"/>
                <w:sz w:val="18"/>
                <w:szCs w:val="18"/>
              </w:rPr>
            </w:pPr>
            <w:r>
              <w:rPr>
                <w:rFonts w:eastAsia="SimSun"/>
                <w:sz w:val="18"/>
                <w:szCs w:val="18"/>
              </w:rPr>
              <w:t>−</w:t>
            </w:r>
            <w:r w:rsidRPr="009D271E">
              <w:rPr>
                <w:rFonts w:eastAsia="SimSun"/>
                <w:sz w:val="18"/>
                <w:szCs w:val="18"/>
              </w:rPr>
              <w:t>20</w:t>
            </w:r>
          </w:p>
        </w:tc>
      </w:tr>
      <w:tr w:rsidR="00CE0E58" w:rsidRPr="009D271E" w14:paraId="36D26698" w14:textId="77777777" w:rsidTr="002F66E1">
        <w:trPr>
          <w:cantSplit/>
          <w:trHeight w:val="300"/>
          <w:jc w:val="center"/>
        </w:trPr>
        <w:tc>
          <w:tcPr>
            <w:tcW w:w="2640" w:type="dxa"/>
            <w:tcBorders>
              <w:top w:val="single" w:sz="4" w:space="0" w:color="auto"/>
              <w:left w:val="single" w:sz="4" w:space="0" w:color="auto"/>
              <w:bottom w:val="single" w:sz="4" w:space="0" w:color="auto"/>
              <w:right w:val="single" w:sz="4" w:space="0" w:color="auto"/>
            </w:tcBorders>
          </w:tcPr>
          <w:p w14:paraId="4C0BF171"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Beam frequency reuse</w:t>
            </w:r>
          </w:p>
        </w:tc>
        <w:tc>
          <w:tcPr>
            <w:tcW w:w="1702" w:type="dxa"/>
            <w:tcBorders>
              <w:top w:val="single" w:sz="4" w:space="0" w:color="auto"/>
              <w:left w:val="single" w:sz="4" w:space="0" w:color="auto"/>
              <w:bottom w:val="single" w:sz="4" w:space="0" w:color="auto"/>
              <w:right w:val="single" w:sz="4" w:space="0" w:color="auto"/>
            </w:tcBorders>
          </w:tcPr>
          <w:p w14:paraId="013A4A35" w14:textId="77777777" w:rsidR="00CE0E58" w:rsidRPr="009D271E" w:rsidRDefault="00CE0E58" w:rsidP="009D271E">
            <w:pPr>
              <w:pStyle w:val="Tabletext"/>
              <w:jc w:val="center"/>
              <w:rPr>
                <w:rFonts w:eastAsia="SimSun"/>
                <w:sz w:val="18"/>
                <w:szCs w:val="18"/>
              </w:rPr>
            </w:pPr>
            <w:r w:rsidRPr="009D271E">
              <w:rPr>
                <w:rFonts w:eastAsia="SimSun"/>
                <w:sz w:val="18"/>
                <w:szCs w:val="18"/>
              </w:rPr>
              <w:t>5</w:t>
            </w:r>
          </w:p>
        </w:tc>
        <w:tc>
          <w:tcPr>
            <w:tcW w:w="1435" w:type="dxa"/>
            <w:tcBorders>
              <w:top w:val="single" w:sz="4" w:space="0" w:color="auto"/>
              <w:left w:val="single" w:sz="4" w:space="0" w:color="auto"/>
              <w:bottom w:val="single" w:sz="4" w:space="0" w:color="auto"/>
              <w:right w:val="single" w:sz="4" w:space="0" w:color="auto"/>
            </w:tcBorders>
          </w:tcPr>
          <w:p w14:paraId="343D71AD" w14:textId="77777777" w:rsidR="00CE0E58" w:rsidRPr="009D271E" w:rsidRDefault="00CE0E58" w:rsidP="009D271E">
            <w:pPr>
              <w:pStyle w:val="Tabletext"/>
              <w:jc w:val="center"/>
              <w:rPr>
                <w:rFonts w:eastAsia="SimSun"/>
                <w:sz w:val="18"/>
                <w:szCs w:val="18"/>
              </w:rPr>
            </w:pPr>
            <w:r w:rsidRPr="009D271E">
              <w:rPr>
                <w:rFonts w:eastAsia="SimSun"/>
                <w:sz w:val="18"/>
                <w:szCs w:val="18"/>
              </w:rPr>
              <w:t>5</w:t>
            </w:r>
          </w:p>
        </w:tc>
        <w:tc>
          <w:tcPr>
            <w:tcW w:w="1401" w:type="dxa"/>
            <w:tcBorders>
              <w:top w:val="single" w:sz="4" w:space="0" w:color="auto"/>
              <w:left w:val="single" w:sz="4" w:space="0" w:color="auto"/>
              <w:bottom w:val="single" w:sz="4" w:space="0" w:color="auto"/>
              <w:right w:val="single" w:sz="4" w:space="0" w:color="auto"/>
            </w:tcBorders>
          </w:tcPr>
          <w:p w14:paraId="343EC9F3" w14:textId="77777777" w:rsidR="00CE0E58" w:rsidRPr="009D271E" w:rsidRDefault="00CE0E58" w:rsidP="009D271E">
            <w:pPr>
              <w:pStyle w:val="Tabletext"/>
              <w:jc w:val="center"/>
              <w:rPr>
                <w:rFonts w:eastAsia="SimSun"/>
                <w:sz w:val="18"/>
                <w:szCs w:val="18"/>
              </w:rPr>
            </w:pPr>
            <w:r w:rsidRPr="009D271E">
              <w:rPr>
                <w:rFonts w:eastAsia="SimSun"/>
                <w:sz w:val="18"/>
                <w:szCs w:val="18"/>
              </w:rPr>
              <w:t>1.2</w:t>
            </w:r>
          </w:p>
        </w:tc>
        <w:tc>
          <w:tcPr>
            <w:tcW w:w="1323" w:type="dxa"/>
            <w:tcBorders>
              <w:top w:val="single" w:sz="4" w:space="0" w:color="auto"/>
              <w:left w:val="single" w:sz="4" w:space="0" w:color="auto"/>
              <w:bottom w:val="single" w:sz="4" w:space="0" w:color="auto"/>
              <w:right w:val="single" w:sz="4" w:space="0" w:color="auto"/>
            </w:tcBorders>
          </w:tcPr>
          <w:p w14:paraId="67D634EC" w14:textId="77777777" w:rsidR="00CE0E58" w:rsidRPr="009D271E" w:rsidRDefault="00CE0E58" w:rsidP="009D271E">
            <w:pPr>
              <w:pStyle w:val="Tabletext"/>
              <w:jc w:val="center"/>
              <w:rPr>
                <w:rFonts w:eastAsia="SimSun"/>
                <w:sz w:val="18"/>
                <w:szCs w:val="18"/>
              </w:rPr>
            </w:pPr>
            <w:r w:rsidRPr="009D271E">
              <w:rPr>
                <w:rFonts w:eastAsia="SimSun"/>
                <w:sz w:val="18"/>
                <w:szCs w:val="18"/>
              </w:rPr>
              <w:t>2</w:t>
            </w:r>
          </w:p>
        </w:tc>
        <w:tc>
          <w:tcPr>
            <w:tcW w:w="1323" w:type="dxa"/>
            <w:tcBorders>
              <w:top w:val="single" w:sz="4" w:space="0" w:color="auto"/>
              <w:left w:val="single" w:sz="4" w:space="0" w:color="auto"/>
              <w:bottom w:val="single" w:sz="4" w:space="0" w:color="auto"/>
              <w:right w:val="single" w:sz="4" w:space="0" w:color="auto"/>
            </w:tcBorders>
          </w:tcPr>
          <w:p w14:paraId="1FB9286D"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325" w:type="dxa"/>
            <w:tcBorders>
              <w:top w:val="single" w:sz="4" w:space="0" w:color="auto"/>
              <w:left w:val="single" w:sz="4" w:space="0" w:color="auto"/>
              <w:bottom w:val="single" w:sz="4" w:space="0" w:color="auto"/>
              <w:right w:val="single" w:sz="4" w:space="0" w:color="auto"/>
            </w:tcBorders>
          </w:tcPr>
          <w:p w14:paraId="1D50A1EF"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1 to 30</w:t>
            </w:r>
          </w:p>
        </w:tc>
        <w:tc>
          <w:tcPr>
            <w:tcW w:w="1513" w:type="dxa"/>
            <w:tcBorders>
              <w:top w:val="single" w:sz="4" w:space="0" w:color="auto"/>
              <w:left w:val="single" w:sz="4" w:space="0" w:color="auto"/>
              <w:bottom w:val="single" w:sz="4" w:space="0" w:color="auto"/>
              <w:right w:val="single" w:sz="4" w:space="0" w:color="auto"/>
            </w:tcBorders>
          </w:tcPr>
          <w:p w14:paraId="39611A7A"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w:t>
            </w:r>
          </w:p>
        </w:tc>
        <w:tc>
          <w:tcPr>
            <w:tcW w:w="1513" w:type="dxa"/>
            <w:tcBorders>
              <w:top w:val="single" w:sz="4" w:space="0" w:color="auto"/>
              <w:left w:val="single" w:sz="4" w:space="0" w:color="auto"/>
              <w:bottom w:val="single" w:sz="4" w:space="0" w:color="auto"/>
              <w:right w:val="single" w:sz="4" w:space="0" w:color="auto"/>
            </w:tcBorders>
          </w:tcPr>
          <w:p w14:paraId="5D418D31"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w:t>
            </w:r>
          </w:p>
        </w:tc>
      </w:tr>
    </w:tbl>
    <w:p w14:paraId="40B6AE3C" w14:textId="70DBA327" w:rsidR="00CE0E58" w:rsidRPr="009D271E" w:rsidRDefault="006A7D0B" w:rsidP="009D271E">
      <w:pPr>
        <w:pStyle w:val="TableNo"/>
        <w:rPr>
          <w:rFonts w:eastAsia="SimSun"/>
          <w:iCs/>
          <w:caps w:val="0"/>
          <w:szCs w:val="24"/>
          <w:lang w:val="en-US"/>
        </w:rPr>
      </w:pPr>
      <w:r>
        <w:rPr>
          <w:rFonts w:eastAsia="SimSun"/>
          <w:szCs w:val="24"/>
          <w:lang w:val="en-US"/>
        </w:rPr>
        <w:lastRenderedPageBreak/>
        <w:br/>
      </w:r>
      <w:r w:rsidR="00CE0E58" w:rsidRPr="009D271E">
        <w:rPr>
          <w:rFonts w:eastAsia="SimSun"/>
          <w:szCs w:val="24"/>
          <w:lang w:val="en-US"/>
        </w:rPr>
        <w:t xml:space="preserve">TABLE </w:t>
      </w:r>
      <w:proofErr w:type="spellStart"/>
      <w:r w:rsidR="00CE0E58" w:rsidRPr="009D271E">
        <w:rPr>
          <w:rFonts w:eastAsia="SimSun"/>
          <w:szCs w:val="24"/>
          <w:lang w:val="en-US"/>
        </w:rPr>
        <w:t>1b</w:t>
      </w:r>
      <w:proofErr w:type="spellEnd"/>
      <w:r w:rsidR="00CE0E58" w:rsidRPr="009D271E">
        <w:rPr>
          <w:rFonts w:eastAsia="SimSun"/>
          <w:szCs w:val="24"/>
          <w:lang w:val="en-US"/>
        </w:rPr>
        <w:t xml:space="preserve"> (</w:t>
      </w:r>
      <w:r w:rsidRPr="009D271E">
        <w:rPr>
          <w:rFonts w:eastAsia="SimSun"/>
          <w:iCs/>
          <w:caps w:val="0"/>
          <w:szCs w:val="24"/>
          <w:lang w:val="en-US"/>
        </w:rPr>
        <w:t>continued</w:t>
      </w:r>
      <w:r w:rsidR="00CE0E58" w:rsidRPr="009D271E">
        <w:rPr>
          <w:rFonts w:eastAsia="SimSun"/>
          <w:szCs w:val="24"/>
          <w:lang w:val="en-US"/>
        </w:rPr>
        <w:t>)</w:t>
      </w: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8"/>
        <w:gridCol w:w="1559"/>
        <w:gridCol w:w="1529"/>
        <w:gridCol w:w="31"/>
        <w:gridCol w:w="1418"/>
        <w:gridCol w:w="1275"/>
        <w:gridCol w:w="1276"/>
        <w:gridCol w:w="1418"/>
        <w:gridCol w:w="1417"/>
        <w:gridCol w:w="1564"/>
      </w:tblGrid>
      <w:tr w:rsidR="00CE0E58" w:rsidRPr="009D271E" w14:paraId="7E5F01E2" w14:textId="77777777" w:rsidTr="00734DA0">
        <w:trPr>
          <w:cantSplit/>
          <w:trHeight w:val="370"/>
          <w:jc w:val="center"/>
        </w:trPr>
        <w:tc>
          <w:tcPr>
            <w:tcW w:w="2688" w:type="dxa"/>
            <w:vMerge w:val="restart"/>
            <w:tcBorders>
              <w:tl2br w:val="single" w:sz="2" w:space="0" w:color="auto"/>
            </w:tcBorders>
          </w:tcPr>
          <w:p w14:paraId="3B47058B" w14:textId="77777777" w:rsidR="00CE0E58" w:rsidRPr="009D271E" w:rsidRDefault="00CE0E58" w:rsidP="00471A05">
            <w:pPr>
              <w:pStyle w:val="Tablehead"/>
              <w:jc w:val="right"/>
              <w:rPr>
                <w:rFonts w:eastAsia="SimSun"/>
                <w:sz w:val="18"/>
                <w:szCs w:val="18"/>
                <w:lang w:val="en-US"/>
              </w:rPr>
            </w:pPr>
            <w:r w:rsidRPr="009D271E">
              <w:rPr>
                <w:rFonts w:eastAsia="SimSun"/>
                <w:sz w:val="18"/>
                <w:szCs w:val="18"/>
                <w:lang w:val="en-US"/>
              </w:rPr>
              <w:t>System</w:t>
            </w:r>
          </w:p>
          <w:p w14:paraId="2EAC85DB" w14:textId="77777777" w:rsidR="00CE0E58" w:rsidRPr="009D271E" w:rsidRDefault="00CE0E58" w:rsidP="00471A05">
            <w:pPr>
              <w:pStyle w:val="Tablehead"/>
              <w:jc w:val="left"/>
              <w:rPr>
                <w:rFonts w:eastAsia="SimSun"/>
                <w:sz w:val="18"/>
                <w:szCs w:val="18"/>
                <w:lang w:val="en-US"/>
              </w:rPr>
            </w:pPr>
            <w:r w:rsidRPr="009D271E">
              <w:rPr>
                <w:rFonts w:eastAsia="SimSun"/>
                <w:sz w:val="18"/>
                <w:szCs w:val="18"/>
                <w:lang w:val="en-US"/>
              </w:rPr>
              <w:t>Parameter</w:t>
            </w:r>
          </w:p>
        </w:tc>
        <w:tc>
          <w:tcPr>
            <w:tcW w:w="11487" w:type="dxa"/>
            <w:gridSpan w:val="9"/>
          </w:tcPr>
          <w:p w14:paraId="2B97ECAA" w14:textId="77777777" w:rsidR="00CE0E58" w:rsidRPr="009D271E" w:rsidRDefault="00CE0E58" w:rsidP="009D271E">
            <w:pPr>
              <w:pStyle w:val="Tablehead"/>
              <w:rPr>
                <w:rFonts w:eastAsia="SimSun"/>
                <w:sz w:val="18"/>
                <w:szCs w:val="18"/>
                <w:lang w:val="en-US"/>
              </w:rPr>
            </w:pPr>
            <w:r w:rsidRPr="009D271E">
              <w:rPr>
                <w:rFonts w:eastAsia="SimSun"/>
                <w:sz w:val="18"/>
                <w:szCs w:val="18"/>
                <w:lang w:val="en-US"/>
              </w:rPr>
              <w:t>GSO</w:t>
            </w:r>
          </w:p>
        </w:tc>
      </w:tr>
      <w:tr w:rsidR="00CE0E58" w:rsidRPr="009D271E" w14:paraId="21F21123" w14:textId="77777777" w:rsidTr="00D31C80">
        <w:trPr>
          <w:cantSplit/>
          <w:trHeight w:val="380"/>
          <w:jc w:val="center"/>
        </w:trPr>
        <w:tc>
          <w:tcPr>
            <w:tcW w:w="2688" w:type="dxa"/>
            <w:vMerge/>
            <w:tcBorders>
              <w:bottom w:val="single" w:sz="4" w:space="0" w:color="auto"/>
            </w:tcBorders>
          </w:tcPr>
          <w:p w14:paraId="1DD829EC" w14:textId="77777777" w:rsidR="00CE0E58" w:rsidRPr="009D271E" w:rsidRDefault="00CE0E58" w:rsidP="009D271E">
            <w:pPr>
              <w:pStyle w:val="Tablehead"/>
              <w:rPr>
                <w:rFonts w:eastAsia="SimSun"/>
                <w:sz w:val="18"/>
                <w:szCs w:val="18"/>
                <w:lang w:val="en-US"/>
              </w:rPr>
            </w:pPr>
          </w:p>
        </w:tc>
        <w:tc>
          <w:tcPr>
            <w:tcW w:w="1559" w:type="dxa"/>
            <w:tcBorders>
              <w:bottom w:val="single" w:sz="4" w:space="0" w:color="auto"/>
            </w:tcBorders>
          </w:tcPr>
          <w:p w14:paraId="08CD0F17" w14:textId="77777777" w:rsidR="00CE0E58" w:rsidRPr="009D271E" w:rsidRDefault="00CE0E58" w:rsidP="009D271E">
            <w:pPr>
              <w:pStyle w:val="Tablehead"/>
              <w:rPr>
                <w:rFonts w:eastAsia="SimSun"/>
                <w:sz w:val="18"/>
                <w:szCs w:val="18"/>
                <w:lang w:val="en-US"/>
              </w:rPr>
            </w:pPr>
            <w:r w:rsidRPr="009D271E">
              <w:rPr>
                <w:rFonts w:eastAsia="SimSun"/>
                <w:sz w:val="18"/>
                <w:szCs w:val="18"/>
                <w:lang w:val="en-US"/>
              </w:rPr>
              <w:t>A</w:t>
            </w:r>
          </w:p>
        </w:tc>
        <w:tc>
          <w:tcPr>
            <w:tcW w:w="1560" w:type="dxa"/>
            <w:gridSpan w:val="2"/>
            <w:tcBorders>
              <w:bottom w:val="single" w:sz="4" w:space="0" w:color="auto"/>
            </w:tcBorders>
          </w:tcPr>
          <w:p w14:paraId="3DC89C5A" w14:textId="77777777" w:rsidR="00CE0E58" w:rsidRPr="009D271E" w:rsidRDefault="00CE0E58" w:rsidP="009D271E">
            <w:pPr>
              <w:pStyle w:val="Tablehead"/>
              <w:rPr>
                <w:rFonts w:eastAsia="SimSun"/>
                <w:sz w:val="18"/>
                <w:szCs w:val="18"/>
                <w:lang w:val="en-US"/>
              </w:rPr>
            </w:pPr>
            <w:r w:rsidRPr="009D271E">
              <w:rPr>
                <w:rFonts w:eastAsia="SimSun"/>
                <w:sz w:val="18"/>
                <w:szCs w:val="18"/>
                <w:lang w:val="en-US"/>
              </w:rPr>
              <w:t>B</w:t>
            </w:r>
          </w:p>
        </w:tc>
        <w:tc>
          <w:tcPr>
            <w:tcW w:w="1418" w:type="dxa"/>
            <w:tcBorders>
              <w:bottom w:val="single" w:sz="4" w:space="0" w:color="auto"/>
            </w:tcBorders>
          </w:tcPr>
          <w:p w14:paraId="54230EF9" w14:textId="77777777" w:rsidR="00CE0E58" w:rsidRPr="009D271E" w:rsidRDefault="00CE0E58" w:rsidP="009D271E">
            <w:pPr>
              <w:pStyle w:val="Tablehead"/>
              <w:rPr>
                <w:rFonts w:eastAsia="SimSun"/>
                <w:sz w:val="18"/>
                <w:szCs w:val="18"/>
                <w:lang w:val="en-US"/>
              </w:rPr>
            </w:pPr>
            <w:r w:rsidRPr="009D271E">
              <w:rPr>
                <w:rFonts w:eastAsia="SimSun"/>
                <w:sz w:val="18"/>
                <w:szCs w:val="18"/>
                <w:lang w:val="en-US"/>
              </w:rPr>
              <w:t>C</w:t>
            </w:r>
          </w:p>
        </w:tc>
        <w:tc>
          <w:tcPr>
            <w:tcW w:w="1275" w:type="dxa"/>
            <w:tcBorders>
              <w:bottom w:val="single" w:sz="4" w:space="0" w:color="auto"/>
            </w:tcBorders>
          </w:tcPr>
          <w:p w14:paraId="60023DF9" w14:textId="77777777" w:rsidR="00CE0E58" w:rsidRPr="009D271E" w:rsidRDefault="00CE0E58" w:rsidP="009D271E">
            <w:pPr>
              <w:pStyle w:val="Tablehead"/>
              <w:rPr>
                <w:rFonts w:eastAsia="SimSun"/>
                <w:sz w:val="18"/>
                <w:szCs w:val="18"/>
                <w:lang w:val="en-US"/>
              </w:rPr>
            </w:pPr>
            <w:r w:rsidRPr="009D271E">
              <w:rPr>
                <w:rFonts w:eastAsia="SimSun"/>
                <w:sz w:val="18"/>
                <w:szCs w:val="18"/>
                <w:lang w:val="en-US"/>
              </w:rPr>
              <w:t>D</w:t>
            </w:r>
          </w:p>
        </w:tc>
        <w:tc>
          <w:tcPr>
            <w:tcW w:w="1276" w:type="dxa"/>
            <w:tcBorders>
              <w:bottom w:val="single" w:sz="4" w:space="0" w:color="auto"/>
            </w:tcBorders>
          </w:tcPr>
          <w:p w14:paraId="5110594A" w14:textId="77777777" w:rsidR="00CE0E58" w:rsidRPr="009D271E" w:rsidRDefault="00CE0E58" w:rsidP="009D271E">
            <w:pPr>
              <w:pStyle w:val="Tablehead"/>
              <w:rPr>
                <w:rFonts w:eastAsia="SimSun"/>
                <w:sz w:val="18"/>
                <w:szCs w:val="18"/>
                <w:lang w:val="en-US"/>
              </w:rPr>
            </w:pPr>
            <w:r w:rsidRPr="009D271E">
              <w:rPr>
                <w:rFonts w:eastAsia="SimSun"/>
                <w:sz w:val="18"/>
                <w:szCs w:val="18"/>
                <w:lang w:val="en-US"/>
              </w:rPr>
              <w:t>E</w:t>
            </w:r>
          </w:p>
        </w:tc>
        <w:tc>
          <w:tcPr>
            <w:tcW w:w="1418" w:type="dxa"/>
            <w:tcBorders>
              <w:bottom w:val="single" w:sz="4" w:space="0" w:color="auto"/>
            </w:tcBorders>
          </w:tcPr>
          <w:p w14:paraId="7B3E51EF" w14:textId="77777777" w:rsidR="00CE0E58" w:rsidRPr="009D271E" w:rsidRDefault="00CE0E58" w:rsidP="009D271E">
            <w:pPr>
              <w:pStyle w:val="Tablehead"/>
              <w:rPr>
                <w:rFonts w:eastAsia="SimSun"/>
                <w:sz w:val="18"/>
                <w:szCs w:val="18"/>
                <w:lang w:val="en-US"/>
              </w:rPr>
            </w:pPr>
            <w:r w:rsidRPr="009D271E">
              <w:rPr>
                <w:rFonts w:eastAsia="SimSun"/>
                <w:sz w:val="18"/>
                <w:szCs w:val="18"/>
                <w:lang w:val="en-US"/>
              </w:rPr>
              <w:t>F</w:t>
            </w:r>
          </w:p>
        </w:tc>
        <w:tc>
          <w:tcPr>
            <w:tcW w:w="1417" w:type="dxa"/>
            <w:tcBorders>
              <w:bottom w:val="single" w:sz="4" w:space="0" w:color="auto"/>
            </w:tcBorders>
          </w:tcPr>
          <w:p w14:paraId="20DA26CD" w14:textId="77777777" w:rsidR="00CE0E58" w:rsidRPr="009D271E" w:rsidRDefault="00CE0E58" w:rsidP="009D271E">
            <w:pPr>
              <w:pStyle w:val="Tablehead"/>
              <w:rPr>
                <w:rFonts w:eastAsia="SimSun"/>
                <w:sz w:val="18"/>
                <w:szCs w:val="18"/>
                <w:lang w:val="en-US"/>
              </w:rPr>
            </w:pPr>
            <w:r w:rsidRPr="009D271E">
              <w:rPr>
                <w:rFonts w:eastAsia="SimSun" w:hint="eastAsia"/>
                <w:sz w:val="18"/>
                <w:szCs w:val="18"/>
                <w:lang w:val="en-US"/>
              </w:rPr>
              <w:t>G</w:t>
            </w:r>
          </w:p>
        </w:tc>
        <w:tc>
          <w:tcPr>
            <w:tcW w:w="1564" w:type="dxa"/>
          </w:tcPr>
          <w:p w14:paraId="6C0F4C61" w14:textId="77777777" w:rsidR="00CE0E58" w:rsidRPr="009D271E" w:rsidRDefault="00CE0E58" w:rsidP="009D271E">
            <w:pPr>
              <w:pStyle w:val="Tablehead"/>
              <w:rPr>
                <w:rFonts w:eastAsia="SimSun"/>
                <w:sz w:val="18"/>
                <w:szCs w:val="18"/>
                <w:lang w:val="en-US"/>
              </w:rPr>
            </w:pPr>
            <w:r w:rsidRPr="009D271E">
              <w:rPr>
                <w:rFonts w:eastAsia="SimSun"/>
                <w:sz w:val="18"/>
                <w:szCs w:val="18"/>
                <w:lang w:val="en-US"/>
              </w:rPr>
              <w:t>H</w:t>
            </w:r>
          </w:p>
        </w:tc>
      </w:tr>
      <w:tr w:rsidR="00CE0E58" w:rsidRPr="009D271E" w14:paraId="3E7159F4" w14:textId="77777777" w:rsidTr="00D31C80">
        <w:tblPrEx>
          <w:tblBorders>
            <w:top w:val="single" w:sz="2" w:space="0" w:color="auto"/>
            <w:left w:val="single" w:sz="2" w:space="0" w:color="auto"/>
            <w:bottom w:val="single" w:sz="2" w:space="0" w:color="auto"/>
            <w:right w:val="single" w:sz="6" w:space="0" w:color="auto"/>
            <w:insideH w:val="single" w:sz="2" w:space="0" w:color="auto"/>
            <w:insideV w:val="single" w:sz="2" w:space="0" w:color="auto"/>
          </w:tblBorders>
        </w:tblPrEx>
        <w:trPr>
          <w:cantSplit/>
          <w:trHeight w:val="300"/>
          <w:jc w:val="center"/>
        </w:trPr>
        <w:tc>
          <w:tcPr>
            <w:tcW w:w="11194" w:type="dxa"/>
            <w:gridSpan w:val="8"/>
            <w:tcBorders>
              <w:top w:val="single" w:sz="4" w:space="0" w:color="auto"/>
              <w:left w:val="single" w:sz="4" w:space="0" w:color="auto"/>
              <w:bottom w:val="single" w:sz="4" w:space="0" w:color="auto"/>
              <w:right w:val="nil"/>
            </w:tcBorders>
          </w:tcPr>
          <w:p w14:paraId="5E8834C5" w14:textId="77777777" w:rsidR="00CE0E58" w:rsidRPr="009D271E" w:rsidRDefault="00CE0E58" w:rsidP="009D271E">
            <w:pPr>
              <w:pStyle w:val="Tabletext"/>
              <w:rPr>
                <w:rFonts w:eastAsia="SimSun"/>
                <w:i/>
                <w:iCs/>
                <w:sz w:val="18"/>
                <w:szCs w:val="18"/>
                <w:lang w:val="en-US"/>
              </w:rPr>
            </w:pPr>
            <w:r w:rsidRPr="009D271E">
              <w:rPr>
                <w:rFonts w:eastAsia="SimSun"/>
                <w:i/>
                <w:iCs/>
                <w:sz w:val="18"/>
                <w:szCs w:val="18"/>
                <w:lang w:val="en-US"/>
              </w:rPr>
              <w:t>Link characteristics</w:t>
            </w:r>
          </w:p>
        </w:tc>
        <w:tc>
          <w:tcPr>
            <w:tcW w:w="1417" w:type="dxa"/>
            <w:tcBorders>
              <w:top w:val="single" w:sz="4" w:space="0" w:color="auto"/>
              <w:left w:val="nil"/>
              <w:bottom w:val="single" w:sz="4" w:space="0" w:color="auto"/>
              <w:right w:val="nil"/>
            </w:tcBorders>
          </w:tcPr>
          <w:p w14:paraId="2A5D473A" w14:textId="77777777" w:rsidR="00CE0E58" w:rsidRPr="009D271E" w:rsidRDefault="00CE0E58" w:rsidP="009D271E">
            <w:pPr>
              <w:pStyle w:val="Tabletext"/>
              <w:rPr>
                <w:rFonts w:eastAsia="SimSun"/>
                <w:sz w:val="18"/>
                <w:szCs w:val="18"/>
                <w:lang w:val="en-US"/>
              </w:rPr>
            </w:pPr>
          </w:p>
        </w:tc>
        <w:tc>
          <w:tcPr>
            <w:tcW w:w="1564" w:type="dxa"/>
            <w:tcBorders>
              <w:top w:val="single" w:sz="4" w:space="0" w:color="auto"/>
              <w:left w:val="nil"/>
              <w:bottom w:val="single" w:sz="4" w:space="0" w:color="auto"/>
              <w:right w:val="single" w:sz="4" w:space="0" w:color="auto"/>
            </w:tcBorders>
          </w:tcPr>
          <w:p w14:paraId="578257DB" w14:textId="77777777" w:rsidR="00CE0E58" w:rsidRPr="009D271E" w:rsidRDefault="00CE0E58" w:rsidP="009D271E">
            <w:pPr>
              <w:pStyle w:val="Tabletext"/>
              <w:rPr>
                <w:rFonts w:eastAsia="SimSun"/>
                <w:sz w:val="18"/>
                <w:szCs w:val="18"/>
                <w:lang w:val="en-US"/>
              </w:rPr>
            </w:pPr>
          </w:p>
        </w:tc>
      </w:tr>
      <w:tr w:rsidR="00CE0E58" w:rsidRPr="009D271E" w14:paraId="2B36D740" w14:textId="77777777" w:rsidTr="0024414A">
        <w:tblPrEx>
          <w:tblBorders>
            <w:top w:val="single" w:sz="2" w:space="0" w:color="auto"/>
            <w:left w:val="single" w:sz="2" w:space="0" w:color="auto"/>
            <w:bottom w:val="single" w:sz="2" w:space="0" w:color="auto"/>
            <w:right w:val="single" w:sz="6" w:space="0" w:color="auto"/>
            <w:insideH w:val="single" w:sz="2" w:space="0" w:color="auto"/>
            <w:insideV w:val="single" w:sz="2" w:space="0" w:color="auto"/>
          </w:tblBorders>
        </w:tblPrEx>
        <w:trPr>
          <w:cantSplit/>
          <w:trHeight w:val="300"/>
          <w:jc w:val="center"/>
        </w:trPr>
        <w:tc>
          <w:tcPr>
            <w:tcW w:w="2688" w:type="dxa"/>
            <w:tcBorders>
              <w:top w:val="single" w:sz="4" w:space="0" w:color="auto"/>
              <w:left w:val="single" w:sz="4" w:space="0" w:color="auto"/>
              <w:bottom w:val="single" w:sz="4" w:space="0" w:color="auto"/>
              <w:right w:val="single" w:sz="4" w:space="0" w:color="auto"/>
            </w:tcBorders>
          </w:tcPr>
          <w:p w14:paraId="1D94C6FA"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 xml:space="preserve">Maximum </w:t>
            </w:r>
            <w:proofErr w:type="spellStart"/>
            <w:r w:rsidRPr="009D271E">
              <w:rPr>
                <w:rFonts w:eastAsia="SimSun"/>
                <w:sz w:val="18"/>
                <w:szCs w:val="18"/>
                <w:lang w:val="en-US"/>
              </w:rPr>
              <w:t>e.i.r.p</w:t>
            </w:r>
            <w:proofErr w:type="spellEnd"/>
            <w:r w:rsidRPr="009D271E">
              <w:rPr>
                <w:rFonts w:eastAsia="SimSun"/>
                <w:sz w:val="18"/>
                <w:szCs w:val="18"/>
                <w:lang w:val="en-US"/>
              </w:rPr>
              <w:t>./beam (</w:t>
            </w:r>
            <w:proofErr w:type="spellStart"/>
            <w:r w:rsidRPr="009D271E">
              <w:rPr>
                <w:rFonts w:eastAsia="SimSun"/>
                <w:sz w:val="18"/>
                <w:szCs w:val="18"/>
                <w:lang w:val="en-US"/>
              </w:rPr>
              <w:t>dBW</w:t>
            </w:r>
            <w:proofErr w:type="spellEnd"/>
            <w:r w:rsidRPr="009D271E">
              <w:rPr>
                <w:rFonts w:eastAsia="SimSun"/>
                <w:sz w:val="18"/>
                <w:szCs w:val="18"/>
                <w:lang w:val="en-US"/>
              </w:rPr>
              <w:t>)</w:t>
            </w:r>
          </w:p>
        </w:tc>
        <w:tc>
          <w:tcPr>
            <w:tcW w:w="1559" w:type="dxa"/>
            <w:tcBorders>
              <w:top w:val="single" w:sz="4" w:space="0" w:color="auto"/>
              <w:left w:val="single" w:sz="4" w:space="0" w:color="auto"/>
              <w:bottom w:val="single" w:sz="4" w:space="0" w:color="auto"/>
              <w:right w:val="single" w:sz="4" w:space="0" w:color="auto"/>
            </w:tcBorders>
          </w:tcPr>
          <w:p w14:paraId="6FA2166C"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45.8</w:t>
            </w:r>
          </w:p>
        </w:tc>
        <w:tc>
          <w:tcPr>
            <w:tcW w:w="1529" w:type="dxa"/>
            <w:tcBorders>
              <w:top w:val="single" w:sz="4" w:space="0" w:color="auto"/>
              <w:left w:val="single" w:sz="4" w:space="0" w:color="auto"/>
              <w:bottom w:val="single" w:sz="4" w:space="0" w:color="auto"/>
              <w:right w:val="single" w:sz="4" w:space="0" w:color="auto"/>
            </w:tcBorders>
          </w:tcPr>
          <w:p w14:paraId="38431084"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53.5</w:t>
            </w:r>
          </w:p>
        </w:tc>
        <w:tc>
          <w:tcPr>
            <w:tcW w:w="1449" w:type="dxa"/>
            <w:gridSpan w:val="2"/>
            <w:tcBorders>
              <w:top w:val="single" w:sz="4" w:space="0" w:color="auto"/>
              <w:left w:val="single" w:sz="4" w:space="0" w:color="auto"/>
              <w:bottom w:val="single" w:sz="4" w:space="0" w:color="auto"/>
              <w:right w:val="single" w:sz="4" w:space="0" w:color="auto"/>
            </w:tcBorders>
          </w:tcPr>
          <w:p w14:paraId="7FDD655A"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58.4</w:t>
            </w:r>
          </w:p>
        </w:tc>
        <w:tc>
          <w:tcPr>
            <w:tcW w:w="1275" w:type="dxa"/>
            <w:tcBorders>
              <w:top w:val="single" w:sz="4" w:space="0" w:color="auto"/>
              <w:left w:val="single" w:sz="4" w:space="0" w:color="auto"/>
              <w:bottom w:val="single" w:sz="4" w:space="0" w:color="auto"/>
              <w:right w:val="single" w:sz="4" w:space="0" w:color="auto"/>
            </w:tcBorders>
          </w:tcPr>
          <w:p w14:paraId="6B861FE2"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52.8</w:t>
            </w:r>
          </w:p>
        </w:tc>
        <w:tc>
          <w:tcPr>
            <w:tcW w:w="1276" w:type="dxa"/>
            <w:tcBorders>
              <w:top w:val="single" w:sz="4" w:space="0" w:color="auto"/>
              <w:left w:val="single" w:sz="4" w:space="0" w:color="auto"/>
              <w:bottom w:val="single" w:sz="4" w:space="0" w:color="auto"/>
              <w:right w:val="single" w:sz="4" w:space="0" w:color="auto"/>
            </w:tcBorders>
          </w:tcPr>
          <w:p w14:paraId="13821A6A"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418" w:type="dxa"/>
            <w:tcBorders>
              <w:top w:val="single" w:sz="4" w:space="0" w:color="auto"/>
              <w:left w:val="single" w:sz="4" w:space="0" w:color="auto"/>
              <w:bottom w:val="single" w:sz="4" w:space="0" w:color="auto"/>
              <w:right w:val="single" w:sz="4" w:space="0" w:color="auto"/>
            </w:tcBorders>
          </w:tcPr>
          <w:p w14:paraId="013C0AFC"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417" w:type="dxa"/>
            <w:tcBorders>
              <w:top w:val="single" w:sz="4" w:space="0" w:color="auto"/>
              <w:left w:val="single" w:sz="4" w:space="0" w:color="auto"/>
              <w:bottom w:val="single" w:sz="4" w:space="0" w:color="auto"/>
              <w:right w:val="single" w:sz="4" w:space="0" w:color="auto"/>
            </w:tcBorders>
          </w:tcPr>
          <w:p w14:paraId="777E1B0B" w14:textId="77777777" w:rsidR="00CE0E58" w:rsidRPr="009D271E" w:rsidRDefault="00CE0E58" w:rsidP="009D271E">
            <w:pPr>
              <w:pStyle w:val="Tabletext"/>
              <w:jc w:val="center"/>
              <w:rPr>
                <w:rFonts w:eastAsia="SimSun"/>
                <w:sz w:val="18"/>
                <w:szCs w:val="18"/>
                <w:lang w:eastAsia="zh-CN"/>
              </w:rPr>
            </w:pPr>
            <w:r w:rsidRPr="009D271E">
              <w:rPr>
                <w:rFonts w:eastAsia="SimSun"/>
                <w:sz w:val="18"/>
                <w:szCs w:val="18"/>
                <w:lang w:eastAsia="zh-CN"/>
              </w:rPr>
              <w:t>5</w:t>
            </w:r>
            <w:r w:rsidRPr="009D271E">
              <w:rPr>
                <w:rFonts w:eastAsia="SimSun" w:hint="eastAsia"/>
                <w:sz w:val="18"/>
                <w:szCs w:val="18"/>
                <w:lang w:eastAsia="zh-CN"/>
              </w:rPr>
              <w:t>4</w:t>
            </w:r>
          </w:p>
        </w:tc>
        <w:tc>
          <w:tcPr>
            <w:tcW w:w="1564" w:type="dxa"/>
            <w:tcBorders>
              <w:top w:val="single" w:sz="4" w:space="0" w:color="auto"/>
              <w:left w:val="single" w:sz="4" w:space="0" w:color="auto"/>
              <w:bottom w:val="single" w:sz="4" w:space="0" w:color="auto"/>
              <w:right w:val="single" w:sz="4" w:space="0" w:color="auto"/>
            </w:tcBorders>
          </w:tcPr>
          <w:p w14:paraId="3BE0695D" w14:textId="77777777" w:rsidR="00CE0E58" w:rsidRPr="009D271E" w:rsidRDefault="00CE0E58" w:rsidP="009D271E">
            <w:pPr>
              <w:pStyle w:val="Tabletext"/>
              <w:jc w:val="center"/>
              <w:rPr>
                <w:rFonts w:eastAsia="SimSun"/>
                <w:sz w:val="18"/>
                <w:szCs w:val="18"/>
                <w:lang w:eastAsia="zh-CN"/>
              </w:rPr>
            </w:pPr>
            <w:r w:rsidRPr="009D271E">
              <w:rPr>
                <w:rFonts w:eastAsia="SimSun"/>
                <w:sz w:val="18"/>
                <w:szCs w:val="18"/>
                <w:lang w:eastAsia="zh-CN"/>
              </w:rPr>
              <w:t>5</w:t>
            </w:r>
            <w:r w:rsidRPr="009D271E">
              <w:rPr>
                <w:rFonts w:eastAsia="SimSun" w:hint="eastAsia"/>
                <w:sz w:val="18"/>
                <w:szCs w:val="18"/>
                <w:lang w:eastAsia="zh-CN"/>
              </w:rPr>
              <w:t>4</w:t>
            </w:r>
          </w:p>
        </w:tc>
      </w:tr>
      <w:tr w:rsidR="00CE0E58" w:rsidRPr="009D271E" w14:paraId="4FE009AE" w14:textId="77777777" w:rsidTr="0024414A">
        <w:tblPrEx>
          <w:tblBorders>
            <w:top w:val="single" w:sz="2" w:space="0" w:color="auto"/>
            <w:left w:val="single" w:sz="2" w:space="0" w:color="auto"/>
            <w:bottom w:val="single" w:sz="2" w:space="0" w:color="auto"/>
            <w:right w:val="single" w:sz="6" w:space="0" w:color="auto"/>
            <w:insideH w:val="single" w:sz="2" w:space="0" w:color="auto"/>
            <w:insideV w:val="single" w:sz="2" w:space="0" w:color="auto"/>
          </w:tblBorders>
        </w:tblPrEx>
        <w:trPr>
          <w:cantSplit/>
          <w:trHeight w:val="300"/>
          <w:jc w:val="center"/>
        </w:trPr>
        <w:tc>
          <w:tcPr>
            <w:tcW w:w="2688" w:type="dxa"/>
            <w:tcBorders>
              <w:top w:val="single" w:sz="4" w:space="0" w:color="auto"/>
              <w:left w:val="single" w:sz="4" w:space="0" w:color="auto"/>
              <w:bottom w:val="single" w:sz="4" w:space="0" w:color="auto"/>
              <w:right w:val="single" w:sz="4" w:space="0" w:color="auto"/>
            </w:tcBorders>
          </w:tcPr>
          <w:p w14:paraId="71EC6A25"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Average gain/beam (</w:t>
            </w:r>
            <w:proofErr w:type="spellStart"/>
            <w:r w:rsidRPr="009D271E">
              <w:rPr>
                <w:rFonts w:eastAsia="SimSun"/>
                <w:sz w:val="18"/>
                <w:szCs w:val="18"/>
                <w:lang w:val="en-US"/>
              </w:rPr>
              <w:t>dBi</w:t>
            </w:r>
            <w:proofErr w:type="spellEnd"/>
            <w:r w:rsidRPr="009D271E">
              <w:rPr>
                <w:rFonts w:eastAsia="SimSun"/>
                <w:sz w:val="18"/>
                <w:szCs w:val="18"/>
                <w:lang w:val="en-US"/>
              </w:rPr>
              <w:t>)</w:t>
            </w:r>
          </w:p>
        </w:tc>
        <w:tc>
          <w:tcPr>
            <w:tcW w:w="1559" w:type="dxa"/>
            <w:tcBorders>
              <w:top w:val="single" w:sz="4" w:space="0" w:color="auto"/>
              <w:left w:val="single" w:sz="4" w:space="0" w:color="auto"/>
              <w:bottom w:val="single" w:sz="4" w:space="0" w:color="auto"/>
              <w:right w:val="single" w:sz="4" w:space="0" w:color="auto"/>
            </w:tcBorders>
          </w:tcPr>
          <w:p w14:paraId="15B0FA9D"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529" w:type="dxa"/>
            <w:tcBorders>
              <w:top w:val="single" w:sz="4" w:space="0" w:color="auto"/>
              <w:left w:val="single" w:sz="4" w:space="0" w:color="auto"/>
              <w:bottom w:val="single" w:sz="4" w:space="0" w:color="auto"/>
              <w:right w:val="single" w:sz="4" w:space="0" w:color="auto"/>
            </w:tcBorders>
          </w:tcPr>
          <w:p w14:paraId="418B258A" w14:textId="77777777" w:rsidR="00CE0E58" w:rsidRPr="009D271E" w:rsidRDefault="00CE0E58" w:rsidP="009D271E">
            <w:pPr>
              <w:pStyle w:val="Tabletext"/>
              <w:jc w:val="center"/>
              <w:rPr>
                <w:rFonts w:eastAsia="SimSun"/>
                <w:sz w:val="18"/>
                <w:szCs w:val="18"/>
              </w:rPr>
            </w:pPr>
            <w:r w:rsidRPr="009D271E">
              <w:rPr>
                <w:rFonts w:eastAsia="SimSun"/>
                <w:sz w:val="18"/>
                <w:szCs w:val="18"/>
              </w:rPr>
              <w:t>44</w:t>
            </w:r>
          </w:p>
        </w:tc>
        <w:tc>
          <w:tcPr>
            <w:tcW w:w="1449" w:type="dxa"/>
            <w:gridSpan w:val="2"/>
            <w:tcBorders>
              <w:top w:val="single" w:sz="4" w:space="0" w:color="auto"/>
              <w:left w:val="single" w:sz="4" w:space="0" w:color="auto"/>
              <w:bottom w:val="single" w:sz="4" w:space="0" w:color="auto"/>
              <w:right w:val="single" w:sz="4" w:space="0" w:color="auto"/>
            </w:tcBorders>
          </w:tcPr>
          <w:p w14:paraId="122BE412" w14:textId="77777777" w:rsidR="00CE0E58" w:rsidRPr="009D271E" w:rsidRDefault="00CE0E58" w:rsidP="009D271E">
            <w:pPr>
              <w:pStyle w:val="Tabletext"/>
              <w:jc w:val="center"/>
              <w:rPr>
                <w:rFonts w:eastAsia="SimSun"/>
                <w:sz w:val="18"/>
                <w:szCs w:val="18"/>
              </w:rPr>
            </w:pPr>
            <w:r w:rsidRPr="009D271E">
              <w:rPr>
                <w:rFonts w:eastAsia="SimSun"/>
                <w:sz w:val="18"/>
                <w:szCs w:val="18"/>
              </w:rPr>
              <w:t>32</w:t>
            </w:r>
          </w:p>
        </w:tc>
        <w:tc>
          <w:tcPr>
            <w:tcW w:w="1275" w:type="dxa"/>
            <w:tcBorders>
              <w:top w:val="single" w:sz="4" w:space="0" w:color="auto"/>
              <w:left w:val="single" w:sz="4" w:space="0" w:color="auto"/>
              <w:bottom w:val="single" w:sz="4" w:space="0" w:color="auto"/>
              <w:right w:val="single" w:sz="4" w:space="0" w:color="auto"/>
            </w:tcBorders>
          </w:tcPr>
          <w:p w14:paraId="38D93E36" w14:textId="77777777" w:rsidR="00CE0E58" w:rsidRPr="009D271E" w:rsidRDefault="00CE0E58" w:rsidP="009D271E">
            <w:pPr>
              <w:pStyle w:val="Tabletext"/>
              <w:jc w:val="center"/>
              <w:rPr>
                <w:rFonts w:eastAsia="SimSun"/>
                <w:sz w:val="18"/>
                <w:szCs w:val="18"/>
              </w:rPr>
            </w:pPr>
            <w:r w:rsidRPr="009D271E">
              <w:rPr>
                <w:rFonts w:eastAsia="SimSun"/>
                <w:sz w:val="18"/>
                <w:szCs w:val="18"/>
              </w:rPr>
              <w:t>41.1</w:t>
            </w:r>
          </w:p>
        </w:tc>
        <w:tc>
          <w:tcPr>
            <w:tcW w:w="1276" w:type="dxa"/>
            <w:tcBorders>
              <w:top w:val="single" w:sz="4" w:space="0" w:color="auto"/>
              <w:left w:val="single" w:sz="4" w:space="0" w:color="auto"/>
              <w:bottom w:val="single" w:sz="4" w:space="0" w:color="auto"/>
              <w:right w:val="single" w:sz="4" w:space="0" w:color="auto"/>
            </w:tcBorders>
          </w:tcPr>
          <w:p w14:paraId="013475E3"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418" w:type="dxa"/>
            <w:tcBorders>
              <w:top w:val="single" w:sz="4" w:space="0" w:color="auto"/>
              <w:left w:val="single" w:sz="4" w:space="0" w:color="auto"/>
              <w:bottom w:val="single" w:sz="4" w:space="0" w:color="auto"/>
              <w:right w:val="single" w:sz="4" w:space="0" w:color="auto"/>
            </w:tcBorders>
          </w:tcPr>
          <w:p w14:paraId="549B37E4" w14:textId="77777777" w:rsidR="00CE0E58" w:rsidRPr="009D271E" w:rsidRDefault="00CE0E58" w:rsidP="009D271E">
            <w:pPr>
              <w:pStyle w:val="Tabletext"/>
              <w:jc w:val="center"/>
              <w:rPr>
                <w:rFonts w:eastAsia="SimSun"/>
                <w:sz w:val="18"/>
                <w:szCs w:val="18"/>
              </w:rPr>
            </w:pPr>
            <w:r w:rsidRPr="009D271E">
              <w:rPr>
                <w:rFonts w:eastAsia="SimSun"/>
                <w:sz w:val="18"/>
                <w:szCs w:val="18"/>
              </w:rPr>
              <w:t>44.5</w:t>
            </w:r>
          </w:p>
        </w:tc>
        <w:tc>
          <w:tcPr>
            <w:tcW w:w="1417" w:type="dxa"/>
            <w:tcBorders>
              <w:top w:val="single" w:sz="4" w:space="0" w:color="auto"/>
              <w:left w:val="single" w:sz="4" w:space="0" w:color="auto"/>
              <w:bottom w:val="single" w:sz="4" w:space="0" w:color="auto"/>
              <w:right w:val="single" w:sz="4" w:space="0" w:color="auto"/>
            </w:tcBorders>
          </w:tcPr>
          <w:p w14:paraId="61BC0908" w14:textId="77777777" w:rsidR="00CE0E58" w:rsidRPr="009D271E" w:rsidRDefault="00CE0E58" w:rsidP="009D271E">
            <w:pPr>
              <w:pStyle w:val="Tabletext"/>
              <w:jc w:val="center"/>
              <w:rPr>
                <w:rFonts w:eastAsia="SimSun"/>
                <w:sz w:val="18"/>
                <w:szCs w:val="18"/>
              </w:rPr>
            </w:pPr>
            <w:r w:rsidRPr="009D271E">
              <w:rPr>
                <w:rFonts w:eastAsia="SimSun"/>
                <w:sz w:val="18"/>
                <w:szCs w:val="18"/>
              </w:rPr>
              <w:t>27</w:t>
            </w:r>
          </w:p>
        </w:tc>
        <w:tc>
          <w:tcPr>
            <w:tcW w:w="1564" w:type="dxa"/>
            <w:tcBorders>
              <w:top w:val="single" w:sz="4" w:space="0" w:color="auto"/>
              <w:left w:val="single" w:sz="4" w:space="0" w:color="auto"/>
              <w:bottom w:val="single" w:sz="4" w:space="0" w:color="auto"/>
              <w:right w:val="single" w:sz="4" w:space="0" w:color="auto"/>
            </w:tcBorders>
          </w:tcPr>
          <w:p w14:paraId="05B37018" w14:textId="77777777" w:rsidR="00CE0E58" w:rsidRPr="009D271E" w:rsidRDefault="00CE0E58" w:rsidP="009D271E">
            <w:pPr>
              <w:pStyle w:val="Tabletext"/>
              <w:jc w:val="center"/>
              <w:rPr>
                <w:rFonts w:eastAsia="SimSun"/>
                <w:sz w:val="18"/>
                <w:szCs w:val="18"/>
              </w:rPr>
            </w:pPr>
            <w:r w:rsidRPr="009D271E">
              <w:rPr>
                <w:rFonts w:eastAsia="SimSun"/>
                <w:sz w:val="18"/>
                <w:szCs w:val="18"/>
              </w:rPr>
              <w:t>27</w:t>
            </w:r>
          </w:p>
        </w:tc>
      </w:tr>
      <w:tr w:rsidR="00CE0E58" w:rsidRPr="009D271E" w14:paraId="54F17530" w14:textId="77777777" w:rsidTr="0024414A">
        <w:tblPrEx>
          <w:tblBorders>
            <w:top w:val="single" w:sz="2" w:space="0" w:color="auto"/>
            <w:left w:val="single" w:sz="2" w:space="0" w:color="auto"/>
            <w:bottom w:val="single" w:sz="2" w:space="0" w:color="auto"/>
            <w:right w:val="single" w:sz="6" w:space="0" w:color="auto"/>
            <w:insideH w:val="single" w:sz="2" w:space="0" w:color="auto"/>
            <w:insideV w:val="single" w:sz="2" w:space="0" w:color="auto"/>
          </w:tblBorders>
        </w:tblPrEx>
        <w:trPr>
          <w:cantSplit/>
          <w:trHeight w:val="300"/>
          <w:jc w:val="center"/>
        </w:trPr>
        <w:tc>
          <w:tcPr>
            <w:tcW w:w="2688" w:type="dxa"/>
            <w:tcBorders>
              <w:top w:val="single" w:sz="4" w:space="0" w:color="auto"/>
              <w:left w:val="single" w:sz="4" w:space="0" w:color="auto"/>
              <w:bottom w:val="single" w:sz="4" w:space="0" w:color="auto"/>
              <w:right w:val="single" w:sz="4" w:space="0" w:color="auto"/>
            </w:tcBorders>
          </w:tcPr>
          <w:p w14:paraId="60E0448E" w14:textId="77777777" w:rsidR="00CE0E58" w:rsidRPr="009D271E" w:rsidRDefault="00CE0E58" w:rsidP="009D271E">
            <w:pPr>
              <w:pStyle w:val="Tabletext"/>
              <w:rPr>
                <w:rFonts w:eastAsia="SimSun"/>
                <w:sz w:val="18"/>
                <w:szCs w:val="18"/>
              </w:rPr>
            </w:pPr>
            <w:proofErr w:type="spellStart"/>
            <w:r w:rsidRPr="009D271E">
              <w:rPr>
                <w:rFonts w:eastAsia="SimSun"/>
                <w:sz w:val="18"/>
                <w:szCs w:val="18"/>
              </w:rPr>
              <w:t>e.i.r.p</w:t>
            </w:r>
            <w:proofErr w:type="spellEnd"/>
            <w:r w:rsidRPr="009D271E">
              <w:rPr>
                <w:rFonts w:eastAsia="SimSun"/>
                <w:sz w:val="18"/>
                <w:szCs w:val="18"/>
              </w:rPr>
              <w:t>./carrier (</w:t>
            </w:r>
            <w:proofErr w:type="spellStart"/>
            <w:r w:rsidRPr="009D271E">
              <w:rPr>
                <w:rFonts w:eastAsia="SimSun"/>
                <w:sz w:val="18"/>
                <w:szCs w:val="18"/>
              </w:rPr>
              <w:t>dBW</w:t>
            </w:r>
            <w:proofErr w:type="spellEnd"/>
            <w:r w:rsidRPr="009D271E">
              <w:rPr>
                <w:rFonts w:eastAsia="SimSun"/>
                <w:sz w:val="18"/>
                <w:szCs w:val="18"/>
              </w:rPr>
              <w:t>)</w:t>
            </w:r>
          </w:p>
        </w:tc>
        <w:tc>
          <w:tcPr>
            <w:tcW w:w="1559" w:type="dxa"/>
            <w:tcBorders>
              <w:top w:val="single" w:sz="4" w:space="0" w:color="auto"/>
              <w:left w:val="single" w:sz="4" w:space="0" w:color="auto"/>
              <w:bottom w:val="single" w:sz="4" w:space="0" w:color="auto"/>
              <w:right w:val="single" w:sz="4" w:space="0" w:color="auto"/>
            </w:tcBorders>
          </w:tcPr>
          <w:p w14:paraId="16B2EE74" w14:textId="77777777" w:rsidR="00CE0E58" w:rsidRPr="009D271E" w:rsidRDefault="00CE0E58" w:rsidP="009D271E">
            <w:pPr>
              <w:pStyle w:val="Tabletext"/>
              <w:jc w:val="center"/>
              <w:rPr>
                <w:rFonts w:eastAsia="SimSun"/>
                <w:sz w:val="18"/>
                <w:szCs w:val="18"/>
              </w:rPr>
            </w:pPr>
            <w:r w:rsidRPr="009D271E">
              <w:rPr>
                <w:rFonts w:eastAsia="SimSun"/>
                <w:sz w:val="18"/>
                <w:szCs w:val="18"/>
              </w:rPr>
              <w:t>28.8</w:t>
            </w:r>
          </w:p>
        </w:tc>
        <w:tc>
          <w:tcPr>
            <w:tcW w:w="1529" w:type="dxa"/>
            <w:tcBorders>
              <w:top w:val="single" w:sz="4" w:space="0" w:color="auto"/>
              <w:left w:val="single" w:sz="4" w:space="0" w:color="auto"/>
              <w:bottom w:val="single" w:sz="4" w:space="0" w:color="auto"/>
              <w:right w:val="single" w:sz="4" w:space="0" w:color="auto"/>
            </w:tcBorders>
          </w:tcPr>
          <w:p w14:paraId="69729D13" w14:textId="77777777" w:rsidR="00CE0E58" w:rsidRPr="009D271E" w:rsidRDefault="00CE0E58" w:rsidP="009D271E">
            <w:pPr>
              <w:pStyle w:val="Tabletext"/>
              <w:jc w:val="center"/>
              <w:rPr>
                <w:rFonts w:eastAsia="SimSun"/>
                <w:sz w:val="18"/>
                <w:szCs w:val="18"/>
              </w:rPr>
            </w:pPr>
            <w:r w:rsidRPr="009D271E">
              <w:rPr>
                <w:rFonts w:eastAsia="SimSun"/>
                <w:sz w:val="18"/>
                <w:szCs w:val="18"/>
              </w:rPr>
              <w:t>30</w:t>
            </w:r>
          </w:p>
        </w:tc>
        <w:tc>
          <w:tcPr>
            <w:tcW w:w="1449" w:type="dxa"/>
            <w:gridSpan w:val="2"/>
            <w:tcBorders>
              <w:top w:val="single" w:sz="4" w:space="0" w:color="auto"/>
              <w:left w:val="single" w:sz="4" w:space="0" w:color="auto"/>
              <w:bottom w:val="single" w:sz="4" w:space="0" w:color="auto"/>
              <w:right w:val="single" w:sz="4" w:space="0" w:color="auto"/>
            </w:tcBorders>
          </w:tcPr>
          <w:p w14:paraId="6D00BFEF" w14:textId="77777777" w:rsidR="00CE0E58" w:rsidRPr="009D271E" w:rsidRDefault="00CE0E58" w:rsidP="009D271E">
            <w:pPr>
              <w:pStyle w:val="Tabletext"/>
              <w:jc w:val="center"/>
              <w:rPr>
                <w:rFonts w:eastAsia="SimSun"/>
                <w:sz w:val="18"/>
                <w:szCs w:val="18"/>
              </w:rPr>
            </w:pPr>
            <w:r w:rsidRPr="009D271E">
              <w:rPr>
                <w:rFonts w:eastAsia="SimSun"/>
                <w:sz w:val="18"/>
                <w:szCs w:val="18"/>
              </w:rPr>
              <w:t>30</w:t>
            </w:r>
          </w:p>
        </w:tc>
        <w:tc>
          <w:tcPr>
            <w:tcW w:w="1275" w:type="dxa"/>
            <w:tcBorders>
              <w:top w:val="single" w:sz="4" w:space="0" w:color="auto"/>
              <w:left w:val="single" w:sz="4" w:space="0" w:color="auto"/>
              <w:bottom w:val="single" w:sz="4" w:space="0" w:color="auto"/>
              <w:right w:val="single" w:sz="4" w:space="0" w:color="auto"/>
            </w:tcBorders>
          </w:tcPr>
          <w:p w14:paraId="50D03274" w14:textId="77777777" w:rsidR="00CE0E58" w:rsidRPr="009D271E" w:rsidRDefault="00CE0E58" w:rsidP="009D271E">
            <w:pPr>
              <w:pStyle w:val="Tabletext"/>
              <w:jc w:val="center"/>
              <w:rPr>
                <w:rFonts w:eastAsia="SimSun"/>
                <w:sz w:val="18"/>
                <w:szCs w:val="18"/>
              </w:rPr>
            </w:pPr>
            <w:r w:rsidRPr="009D271E">
              <w:rPr>
                <w:rFonts w:eastAsia="SimSun"/>
                <w:sz w:val="18"/>
                <w:szCs w:val="18"/>
              </w:rPr>
              <w:t>35.5</w:t>
            </w:r>
          </w:p>
        </w:tc>
        <w:tc>
          <w:tcPr>
            <w:tcW w:w="1276" w:type="dxa"/>
            <w:tcBorders>
              <w:top w:val="single" w:sz="4" w:space="0" w:color="auto"/>
              <w:left w:val="single" w:sz="4" w:space="0" w:color="auto"/>
              <w:bottom w:val="single" w:sz="4" w:space="0" w:color="auto"/>
              <w:right w:val="single" w:sz="4" w:space="0" w:color="auto"/>
            </w:tcBorders>
          </w:tcPr>
          <w:p w14:paraId="5E2C6514" w14:textId="77777777" w:rsidR="00CE0E58" w:rsidRPr="009D271E" w:rsidRDefault="00CE0E58" w:rsidP="009D271E">
            <w:pPr>
              <w:pStyle w:val="Tabletext"/>
              <w:jc w:val="center"/>
              <w:rPr>
                <w:rFonts w:eastAsia="SimSun"/>
                <w:sz w:val="18"/>
                <w:szCs w:val="18"/>
              </w:rPr>
            </w:pPr>
            <w:r w:rsidRPr="009D271E">
              <w:rPr>
                <w:rFonts w:eastAsia="SimSun"/>
                <w:sz w:val="18"/>
                <w:szCs w:val="18"/>
              </w:rPr>
              <w:t>42</w:t>
            </w:r>
          </w:p>
        </w:tc>
        <w:tc>
          <w:tcPr>
            <w:tcW w:w="1418" w:type="dxa"/>
            <w:tcBorders>
              <w:top w:val="single" w:sz="4" w:space="0" w:color="auto"/>
              <w:left w:val="single" w:sz="4" w:space="0" w:color="auto"/>
              <w:bottom w:val="single" w:sz="4" w:space="0" w:color="auto"/>
              <w:right w:val="single" w:sz="4" w:space="0" w:color="auto"/>
            </w:tcBorders>
          </w:tcPr>
          <w:p w14:paraId="682EA168"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24.5 to 45.0</w:t>
            </w:r>
          </w:p>
        </w:tc>
        <w:tc>
          <w:tcPr>
            <w:tcW w:w="1417" w:type="dxa"/>
            <w:tcBorders>
              <w:top w:val="single" w:sz="4" w:space="0" w:color="auto"/>
              <w:left w:val="single" w:sz="4" w:space="0" w:color="auto"/>
              <w:bottom w:val="single" w:sz="4" w:space="0" w:color="auto"/>
              <w:right w:val="single" w:sz="4" w:space="0" w:color="auto"/>
            </w:tcBorders>
          </w:tcPr>
          <w:p w14:paraId="5FF2F742" w14:textId="77777777" w:rsidR="00CE0E58" w:rsidRPr="009D271E" w:rsidRDefault="00CE0E58" w:rsidP="009D271E">
            <w:pPr>
              <w:pStyle w:val="Tabletext"/>
              <w:jc w:val="center"/>
              <w:rPr>
                <w:rFonts w:eastAsia="SimSun"/>
                <w:sz w:val="18"/>
                <w:szCs w:val="18"/>
                <w:lang w:val="en-US" w:eastAsia="zh-CN"/>
              </w:rPr>
            </w:pPr>
            <w:r w:rsidRPr="009D271E">
              <w:rPr>
                <w:rFonts w:eastAsia="SimSun"/>
                <w:sz w:val="18"/>
                <w:szCs w:val="18"/>
              </w:rPr>
              <w:t>46</w:t>
            </w:r>
            <w:r w:rsidRPr="009D271E">
              <w:rPr>
                <w:rFonts w:eastAsia="SimSun" w:hint="eastAsia"/>
                <w:sz w:val="18"/>
                <w:szCs w:val="18"/>
                <w:lang w:eastAsia="zh-CN"/>
              </w:rPr>
              <w:t xml:space="preserve"> to 54</w:t>
            </w:r>
          </w:p>
        </w:tc>
        <w:tc>
          <w:tcPr>
            <w:tcW w:w="1564" w:type="dxa"/>
            <w:tcBorders>
              <w:top w:val="single" w:sz="4" w:space="0" w:color="auto"/>
              <w:left w:val="single" w:sz="4" w:space="0" w:color="auto"/>
              <w:bottom w:val="single" w:sz="4" w:space="0" w:color="auto"/>
              <w:right w:val="single" w:sz="4" w:space="0" w:color="auto"/>
            </w:tcBorders>
          </w:tcPr>
          <w:p w14:paraId="07048F13" w14:textId="77777777" w:rsidR="00CE0E58" w:rsidRPr="009D271E" w:rsidRDefault="00CE0E58" w:rsidP="009D271E">
            <w:pPr>
              <w:pStyle w:val="Tabletext"/>
              <w:jc w:val="center"/>
              <w:rPr>
                <w:rFonts w:eastAsia="SimSun"/>
                <w:sz w:val="18"/>
                <w:szCs w:val="18"/>
                <w:lang w:val="en-US" w:eastAsia="zh-CN"/>
              </w:rPr>
            </w:pPr>
            <w:r w:rsidRPr="009D271E">
              <w:rPr>
                <w:rFonts w:eastAsia="SimSun"/>
                <w:sz w:val="18"/>
                <w:szCs w:val="18"/>
              </w:rPr>
              <w:t>46</w:t>
            </w:r>
            <w:r w:rsidRPr="009D271E">
              <w:rPr>
                <w:rFonts w:eastAsia="SimSun" w:hint="eastAsia"/>
                <w:sz w:val="18"/>
                <w:szCs w:val="18"/>
                <w:lang w:eastAsia="zh-CN"/>
              </w:rPr>
              <w:t xml:space="preserve"> to 54</w:t>
            </w:r>
          </w:p>
        </w:tc>
      </w:tr>
      <w:tr w:rsidR="00CE0E58" w:rsidRPr="009D271E" w14:paraId="5D5096B1" w14:textId="77777777" w:rsidTr="0024414A">
        <w:tblPrEx>
          <w:tblBorders>
            <w:top w:val="single" w:sz="2" w:space="0" w:color="auto"/>
            <w:left w:val="single" w:sz="2" w:space="0" w:color="auto"/>
            <w:bottom w:val="single" w:sz="2" w:space="0" w:color="auto"/>
            <w:right w:val="single" w:sz="6" w:space="0" w:color="auto"/>
            <w:insideH w:val="single" w:sz="2" w:space="0" w:color="auto"/>
            <w:insideV w:val="single" w:sz="2" w:space="0" w:color="auto"/>
          </w:tblBorders>
        </w:tblPrEx>
        <w:trPr>
          <w:cantSplit/>
          <w:trHeight w:val="300"/>
          <w:jc w:val="center"/>
        </w:trPr>
        <w:tc>
          <w:tcPr>
            <w:tcW w:w="2688" w:type="dxa"/>
            <w:tcBorders>
              <w:top w:val="single" w:sz="4" w:space="0" w:color="auto"/>
              <w:left w:val="single" w:sz="4" w:space="0" w:color="auto"/>
              <w:bottom w:val="single" w:sz="4" w:space="0" w:color="auto"/>
              <w:right w:val="single" w:sz="4" w:space="0" w:color="auto"/>
            </w:tcBorders>
          </w:tcPr>
          <w:p w14:paraId="4E298F7F" w14:textId="77777777" w:rsidR="00CE0E58" w:rsidRPr="009D271E" w:rsidRDefault="00CE0E58" w:rsidP="009D271E">
            <w:pPr>
              <w:pStyle w:val="Tabletext"/>
              <w:rPr>
                <w:rFonts w:eastAsia="SimSun"/>
                <w:sz w:val="18"/>
                <w:szCs w:val="18"/>
                <w:lang w:val="en-US"/>
              </w:rPr>
            </w:pPr>
            <w:proofErr w:type="spellStart"/>
            <w:r w:rsidRPr="009D271E">
              <w:rPr>
                <w:rFonts w:eastAsia="SimSun"/>
                <w:sz w:val="18"/>
                <w:szCs w:val="18"/>
                <w:lang w:val="en-US"/>
              </w:rPr>
              <w:t>e.i.r.p</w:t>
            </w:r>
            <w:proofErr w:type="spellEnd"/>
            <w:r w:rsidRPr="009D271E">
              <w:rPr>
                <w:rFonts w:eastAsia="SimSun"/>
                <w:sz w:val="18"/>
                <w:szCs w:val="18"/>
                <w:lang w:val="en-US"/>
              </w:rPr>
              <w:t>./shadowed user (</w:t>
            </w:r>
            <w:proofErr w:type="spellStart"/>
            <w:r w:rsidRPr="009D271E">
              <w:rPr>
                <w:rFonts w:eastAsia="SimSun"/>
                <w:sz w:val="18"/>
                <w:szCs w:val="18"/>
                <w:lang w:val="en-US"/>
              </w:rPr>
              <w:t>dBW</w:t>
            </w:r>
            <w:proofErr w:type="spellEnd"/>
            <w:r w:rsidRPr="009D271E">
              <w:rPr>
                <w:rFonts w:eastAsia="SimSun"/>
                <w:sz w:val="18"/>
                <w:szCs w:val="18"/>
                <w:lang w:val="en-US"/>
              </w:rPr>
              <w:t>)</w:t>
            </w:r>
          </w:p>
        </w:tc>
        <w:tc>
          <w:tcPr>
            <w:tcW w:w="1559" w:type="dxa"/>
            <w:tcBorders>
              <w:top w:val="single" w:sz="4" w:space="0" w:color="auto"/>
              <w:left w:val="single" w:sz="4" w:space="0" w:color="auto"/>
              <w:bottom w:val="single" w:sz="4" w:space="0" w:color="auto"/>
              <w:right w:val="single" w:sz="4" w:space="0" w:color="auto"/>
            </w:tcBorders>
          </w:tcPr>
          <w:p w14:paraId="2B72EBE8"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529" w:type="dxa"/>
            <w:tcBorders>
              <w:top w:val="single" w:sz="4" w:space="0" w:color="auto"/>
              <w:left w:val="single" w:sz="4" w:space="0" w:color="auto"/>
              <w:bottom w:val="single" w:sz="4" w:space="0" w:color="auto"/>
              <w:right w:val="single" w:sz="4" w:space="0" w:color="auto"/>
            </w:tcBorders>
          </w:tcPr>
          <w:p w14:paraId="72D0E4EA" w14:textId="77777777" w:rsidR="00CE0E58" w:rsidRPr="009D271E" w:rsidRDefault="00CE0E58" w:rsidP="009D271E">
            <w:pPr>
              <w:pStyle w:val="Tabletext"/>
              <w:jc w:val="center"/>
              <w:rPr>
                <w:rFonts w:eastAsia="SimSun"/>
                <w:sz w:val="18"/>
                <w:szCs w:val="18"/>
              </w:rPr>
            </w:pPr>
            <w:r w:rsidRPr="009D271E">
              <w:rPr>
                <w:rFonts w:eastAsia="SimSun"/>
                <w:sz w:val="18"/>
                <w:szCs w:val="18"/>
              </w:rPr>
              <w:t>30</w:t>
            </w:r>
          </w:p>
        </w:tc>
        <w:tc>
          <w:tcPr>
            <w:tcW w:w="1449" w:type="dxa"/>
            <w:gridSpan w:val="2"/>
            <w:tcBorders>
              <w:top w:val="single" w:sz="4" w:space="0" w:color="auto"/>
              <w:left w:val="single" w:sz="4" w:space="0" w:color="auto"/>
              <w:bottom w:val="single" w:sz="4" w:space="0" w:color="auto"/>
              <w:right w:val="single" w:sz="4" w:space="0" w:color="auto"/>
            </w:tcBorders>
          </w:tcPr>
          <w:p w14:paraId="52EAE9B4" w14:textId="77777777" w:rsidR="00CE0E58" w:rsidRPr="009D271E" w:rsidRDefault="00CE0E58" w:rsidP="009D271E">
            <w:pPr>
              <w:pStyle w:val="Tabletext"/>
              <w:jc w:val="center"/>
              <w:rPr>
                <w:rFonts w:eastAsia="SimSun"/>
                <w:sz w:val="18"/>
                <w:szCs w:val="18"/>
              </w:rPr>
            </w:pPr>
            <w:r w:rsidRPr="009D271E">
              <w:rPr>
                <w:rFonts w:eastAsia="SimSun"/>
                <w:sz w:val="18"/>
                <w:szCs w:val="18"/>
              </w:rPr>
              <w:t>30</w:t>
            </w:r>
          </w:p>
        </w:tc>
        <w:tc>
          <w:tcPr>
            <w:tcW w:w="1275" w:type="dxa"/>
            <w:tcBorders>
              <w:top w:val="single" w:sz="4" w:space="0" w:color="auto"/>
              <w:left w:val="single" w:sz="4" w:space="0" w:color="auto"/>
              <w:bottom w:val="single" w:sz="4" w:space="0" w:color="auto"/>
              <w:right w:val="single" w:sz="4" w:space="0" w:color="auto"/>
            </w:tcBorders>
          </w:tcPr>
          <w:p w14:paraId="1914929B" w14:textId="77777777" w:rsidR="00CE0E58" w:rsidRPr="009D271E" w:rsidRDefault="00CE0E58" w:rsidP="009D271E">
            <w:pPr>
              <w:pStyle w:val="Tabletext"/>
              <w:jc w:val="center"/>
              <w:rPr>
                <w:rFonts w:eastAsia="SimSun"/>
                <w:sz w:val="18"/>
                <w:szCs w:val="18"/>
              </w:rPr>
            </w:pPr>
            <w:r w:rsidRPr="009D271E">
              <w:rPr>
                <w:rFonts w:eastAsia="SimSun"/>
                <w:sz w:val="18"/>
                <w:szCs w:val="18"/>
              </w:rPr>
              <w:t>35.5</w:t>
            </w:r>
          </w:p>
        </w:tc>
        <w:tc>
          <w:tcPr>
            <w:tcW w:w="1276" w:type="dxa"/>
            <w:tcBorders>
              <w:top w:val="single" w:sz="4" w:space="0" w:color="auto"/>
              <w:left w:val="single" w:sz="4" w:space="0" w:color="auto"/>
              <w:bottom w:val="single" w:sz="4" w:space="0" w:color="auto"/>
              <w:right w:val="single" w:sz="4" w:space="0" w:color="auto"/>
            </w:tcBorders>
          </w:tcPr>
          <w:p w14:paraId="45491395"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418" w:type="dxa"/>
            <w:tcBorders>
              <w:top w:val="single" w:sz="4" w:space="0" w:color="auto"/>
              <w:left w:val="single" w:sz="4" w:space="0" w:color="auto"/>
              <w:bottom w:val="single" w:sz="4" w:space="0" w:color="auto"/>
              <w:right w:val="single" w:sz="4" w:space="0" w:color="auto"/>
            </w:tcBorders>
          </w:tcPr>
          <w:p w14:paraId="1F811BB7"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417" w:type="dxa"/>
            <w:tcBorders>
              <w:top w:val="single" w:sz="4" w:space="0" w:color="auto"/>
              <w:left w:val="single" w:sz="4" w:space="0" w:color="auto"/>
              <w:bottom w:val="single" w:sz="4" w:space="0" w:color="auto"/>
              <w:right w:val="single" w:sz="4" w:space="0" w:color="auto"/>
            </w:tcBorders>
          </w:tcPr>
          <w:p w14:paraId="3710F421"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564" w:type="dxa"/>
            <w:tcBorders>
              <w:top w:val="single" w:sz="4" w:space="0" w:color="auto"/>
              <w:left w:val="single" w:sz="4" w:space="0" w:color="auto"/>
              <w:bottom w:val="single" w:sz="4" w:space="0" w:color="auto"/>
              <w:right w:val="single" w:sz="4" w:space="0" w:color="auto"/>
            </w:tcBorders>
          </w:tcPr>
          <w:p w14:paraId="207255C1"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r>
      <w:tr w:rsidR="00CE0E58" w:rsidRPr="009D271E" w14:paraId="7E9FAEBC" w14:textId="77777777" w:rsidTr="0024414A">
        <w:trPr>
          <w:cantSplit/>
          <w:trHeight w:val="294"/>
          <w:jc w:val="center"/>
        </w:trPr>
        <w:tc>
          <w:tcPr>
            <w:tcW w:w="2688" w:type="dxa"/>
          </w:tcPr>
          <w:p w14:paraId="77B1EC60" w14:textId="77777777" w:rsidR="00CE0E58" w:rsidRPr="009D271E" w:rsidRDefault="00CE0E58" w:rsidP="009D271E">
            <w:pPr>
              <w:pStyle w:val="Tabletext"/>
              <w:rPr>
                <w:rFonts w:eastAsia="SimSun"/>
                <w:sz w:val="18"/>
                <w:szCs w:val="18"/>
                <w:lang w:val="en-US"/>
              </w:rPr>
            </w:pPr>
            <w:proofErr w:type="spellStart"/>
            <w:r w:rsidRPr="009D271E">
              <w:rPr>
                <w:rFonts w:eastAsia="SimSun"/>
                <w:sz w:val="18"/>
                <w:szCs w:val="18"/>
                <w:lang w:val="en-US"/>
              </w:rPr>
              <w:t>e.i.r.p</w:t>
            </w:r>
            <w:proofErr w:type="spellEnd"/>
            <w:r w:rsidRPr="009D271E">
              <w:rPr>
                <w:rFonts w:eastAsia="SimSun"/>
                <w:sz w:val="18"/>
                <w:szCs w:val="18"/>
                <w:lang w:val="en-US"/>
              </w:rPr>
              <w:t>./</w:t>
            </w:r>
            <w:proofErr w:type="spellStart"/>
            <w:r w:rsidRPr="009D271E">
              <w:rPr>
                <w:rFonts w:eastAsia="SimSun"/>
                <w:sz w:val="18"/>
                <w:szCs w:val="18"/>
                <w:lang w:val="en-US"/>
              </w:rPr>
              <w:t>unshadowed</w:t>
            </w:r>
            <w:proofErr w:type="spellEnd"/>
            <w:r w:rsidRPr="009D271E">
              <w:rPr>
                <w:rFonts w:eastAsia="SimSun"/>
                <w:sz w:val="18"/>
                <w:szCs w:val="18"/>
                <w:lang w:val="en-US"/>
              </w:rPr>
              <w:t xml:space="preserve"> user (</w:t>
            </w:r>
            <w:proofErr w:type="spellStart"/>
            <w:r w:rsidRPr="009D271E">
              <w:rPr>
                <w:rFonts w:eastAsia="SimSun"/>
                <w:sz w:val="18"/>
                <w:szCs w:val="18"/>
                <w:lang w:val="en-US"/>
              </w:rPr>
              <w:t>dBW</w:t>
            </w:r>
            <w:proofErr w:type="spellEnd"/>
            <w:r w:rsidRPr="009D271E">
              <w:rPr>
                <w:rFonts w:eastAsia="SimSun"/>
                <w:sz w:val="18"/>
                <w:szCs w:val="18"/>
                <w:lang w:val="en-US"/>
              </w:rPr>
              <w:t>)</w:t>
            </w:r>
          </w:p>
        </w:tc>
        <w:tc>
          <w:tcPr>
            <w:tcW w:w="1559" w:type="dxa"/>
          </w:tcPr>
          <w:p w14:paraId="7FC6042D"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w:t>
            </w:r>
          </w:p>
        </w:tc>
        <w:tc>
          <w:tcPr>
            <w:tcW w:w="1560" w:type="dxa"/>
            <w:gridSpan w:val="2"/>
          </w:tcPr>
          <w:p w14:paraId="6A9B225D"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30</w:t>
            </w:r>
          </w:p>
        </w:tc>
        <w:tc>
          <w:tcPr>
            <w:tcW w:w="1418" w:type="dxa"/>
          </w:tcPr>
          <w:p w14:paraId="5C8238E7"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30</w:t>
            </w:r>
          </w:p>
        </w:tc>
        <w:tc>
          <w:tcPr>
            <w:tcW w:w="1275" w:type="dxa"/>
          </w:tcPr>
          <w:p w14:paraId="0ACDDE12"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35.5</w:t>
            </w:r>
          </w:p>
        </w:tc>
        <w:tc>
          <w:tcPr>
            <w:tcW w:w="1276" w:type="dxa"/>
          </w:tcPr>
          <w:p w14:paraId="16CD1E73"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w:t>
            </w:r>
          </w:p>
        </w:tc>
        <w:tc>
          <w:tcPr>
            <w:tcW w:w="1418" w:type="dxa"/>
          </w:tcPr>
          <w:p w14:paraId="5615E74F"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w:t>
            </w:r>
          </w:p>
        </w:tc>
        <w:tc>
          <w:tcPr>
            <w:tcW w:w="1417" w:type="dxa"/>
          </w:tcPr>
          <w:p w14:paraId="2157B11F"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w:t>
            </w:r>
          </w:p>
        </w:tc>
        <w:tc>
          <w:tcPr>
            <w:tcW w:w="1564" w:type="dxa"/>
          </w:tcPr>
          <w:p w14:paraId="3C32A98F"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w:t>
            </w:r>
          </w:p>
        </w:tc>
      </w:tr>
      <w:tr w:rsidR="00CE0E58" w:rsidRPr="009D271E" w14:paraId="5D0ABA59" w14:textId="77777777" w:rsidTr="0024414A">
        <w:trPr>
          <w:cantSplit/>
          <w:trHeight w:val="513"/>
          <w:jc w:val="center"/>
        </w:trPr>
        <w:tc>
          <w:tcPr>
            <w:tcW w:w="2688" w:type="dxa"/>
          </w:tcPr>
          <w:p w14:paraId="4EFF4FB1" w14:textId="77777777" w:rsidR="00CE0E58" w:rsidRPr="009D271E" w:rsidRDefault="00CE0E58" w:rsidP="009D271E">
            <w:pPr>
              <w:pStyle w:val="Tabletext"/>
              <w:rPr>
                <w:rFonts w:eastAsia="SimSun"/>
                <w:sz w:val="18"/>
                <w:szCs w:val="18"/>
                <w:lang w:val="fr-CH"/>
              </w:rPr>
            </w:pPr>
            <w:proofErr w:type="spellStart"/>
            <w:r w:rsidRPr="009D271E">
              <w:rPr>
                <w:rFonts w:eastAsia="SimSun"/>
                <w:sz w:val="18"/>
                <w:szCs w:val="18"/>
                <w:lang w:val="fr-CH"/>
              </w:rPr>
              <w:t>e.i.r.p</w:t>
            </w:r>
            <w:proofErr w:type="spellEnd"/>
            <w:r w:rsidRPr="009D271E">
              <w:rPr>
                <w:rFonts w:eastAsia="SimSun"/>
                <w:sz w:val="18"/>
                <w:szCs w:val="18"/>
                <w:lang w:val="fr-CH"/>
              </w:rPr>
              <w:t>./</w:t>
            </w:r>
            <w:proofErr w:type="spellStart"/>
            <w:r w:rsidRPr="009D271E">
              <w:rPr>
                <w:rFonts w:eastAsia="SimSun"/>
                <w:sz w:val="18"/>
                <w:szCs w:val="18"/>
                <w:lang w:val="fr-CH"/>
              </w:rPr>
              <w:t>CDMA</w:t>
            </w:r>
            <w:proofErr w:type="spellEnd"/>
            <w:r w:rsidRPr="009D271E">
              <w:rPr>
                <w:rFonts w:eastAsia="SimSun"/>
                <w:sz w:val="18"/>
                <w:szCs w:val="18"/>
                <w:lang w:val="fr-CH"/>
              </w:rPr>
              <w:t xml:space="preserve"> </w:t>
            </w:r>
            <w:proofErr w:type="spellStart"/>
            <w:r w:rsidRPr="009D271E">
              <w:rPr>
                <w:rFonts w:eastAsia="SimSun"/>
                <w:sz w:val="18"/>
                <w:szCs w:val="18"/>
                <w:lang w:val="fr-CH"/>
              </w:rPr>
              <w:t>channel</w:t>
            </w:r>
            <w:proofErr w:type="spellEnd"/>
            <w:r w:rsidRPr="009D271E">
              <w:rPr>
                <w:rFonts w:eastAsia="SimSun"/>
                <w:sz w:val="18"/>
                <w:szCs w:val="18"/>
                <w:lang w:val="fr-CH"/>
              </w:rPr>
              <w:t xml:space="preserve"> (</w:t>
            </w:r>
            <w:proofErr w:type="spellStart"/>
            <w:r w:rsidRPr="009D271E">
              <w:rPr>
                <w:rFonts w:eastAsia="SimSun"/>
                <w:sz w:val="18"/>
                <w:szCs w:val="18"/>
                <w:lang w:val="fr-CH"/>
              </w:rPr>
              <w:t>dBW</w:t>
            </w:r>
            <w:proofErr w:type="spellEnd"/>
            <w:r w:rsidRPr="009D271E">
              <w:rPr>
                <w:rFonts w:eastAsia="SimSun"/>
                <w:sz w:val="18"/>
                <w:szCs w:val="18"/>
                <w:lang w:val="fr-CH"/>
              </w:rPr>
              <w:t>)</w:t>
            </w:r>
          </w:p>
        </w:tc>
        <w:tc>
          <w:tcPr>
            <w:tcW w:w="1559" w:type="dxa"/>
          </w:tcPr>
          <w:p w14:paraId="33A11AA2"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560" w:type="dxa"/>
            <w:gridSpan w:val="2"/>
          </w:tcPr>
          <w:p w14:paraId="468790D1"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418" w:type="dxa"/>
          </w:tcPr>
          <w:p w14:paraId="59CB8534"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275" w:type="dxa"/>
          </w:tcPr>
          <w:p w14:paraId="6FC20F94"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276" w:type="dxa"/>
          </w:tcPr>
          <w:p w14:paraId="02DC8BFE"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418" w:type="dxa"/>
          </w:tcPr>
          <w:p w14:paraId="61F3400D"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417" w:type="dxa"/>
          </w:tcPr>
          <w:p w14:paraId="4BED1614" w14:textId="77777777" w:rsidR="00CE0E58" w:rsidRPr="009D271E" w:rsidRDefault="00CE0E58" w:rsidP="009D271E">
            <w:pPr>
              <w:pStyle w:val="Tabletext"/>
              <w:jc w:val="center"/>
              <w:rPr>
                <w:rFonts w:eastAsia="SimSun"/>
                <w:sz w:val="18"/>
                <w:szCs w:val="18"/>
                <w:lang w:val="en-US" w:eastAsia="zh-CN"/>
              </w:rPr>
            </w:pPr>
            <w:r w:rsidRPr="009D271E">
              <w:rPr>
                <w:rFonts w:eastAsia="SimSun"/>
                <w:sz w:val="18"/>
                <w:szCs w:val="18"/>
                <w:lang w:val="en-US" w:eastAsia="zh-CN"/>
              </w:rPr>
              <w:t>5</w:t>
            </w:r>
            <w:r w:rsidRPr="009D271E">
              <w:rPr>
                <w:rFonts w:eastAsia="SimSun" w:hint="eastAsia"/>
                <w:sz w:val="18"/>
                <w:szCs w:val="18"/>
                <w:lang w:val="en-US" w:eastAsia="zh-CN"/>
              </w:rPr>
              <w:t>4</w:t>
            </w:r>
          </w:p>
        </w:tc>
        <w:tc>
          <w:tcPr>
            <w:tcW w:w="1564" w:type="dxa"/>
          </w:tcPr>
          <w:p w14:paraId="6174E890" w14:textId="77777777" w:rsidR="00CE0E58" w:rsidRPr="009D271E" w:rsidRDefault="00CE0E58" w:rsidP="009D271E">
            <w:pPr>
              <w:pStyle w:val="Tabletext"/>
              <w:jc w:val="center"/>
              <w:rPr>
                <w:rFonts w:eastAsia="SimSun"/>
                <w:sz w:val="18"/>
                <w:szCs w:val="18"/>
                <w:lang w:val="en-US" w:eastAsia="zh-CN"/>
              </w:rPr>
            </w:pPr>
            <w:r w:rsidRPr="009D271E">
              <w:rPr>
                <w:rFonts w:eastAsia="SimSun"/>
                <w:sz w:val="18"/>
                <w:szCs w:val="18"/>
                <w:lang w:val="en-US" w:eastAsia="zh-CN"/>
              </w:rPr>
              <w:t>5</w:t>
            </w:r>
            <w:r w:rsidRPr="009D271E">
              <w:rPr>
                <w:rFonts w:eastAsia="SimSun" w:hint="eastAsia"/>
                <w:sz w:val="18"/>
                <w:szCs w:val="18"/>
                <w:lang w:val="en-US" w:eastAsia="zh-CN"/>
              </w:rPr>
              <w:t>4</w:t>
            </w:r>
          </w:p>
        </w:tc>
      </w:tr>
      <w:tr w:rsidR="00CE0E58" w:rsidRPr="002A7534" w14:paraId="17622B1A" w14:textId="77777777" w:rsidTr="00D31C80">
        <w:trPr>
          <w:cantSplit/>
          <w:trHeight w:val="513"/>
          <w:jc w:val="center"/>
        </w:trPr>
        <w:tc>
          <w:tcPr>
            <w:tcW w:w="2688" w:type="dxa"/>
            <w:tcBorders>
              <w:bottom w:val="single" w:sz="4" w:space="0" w:color="auto"/>
            </w:tcBorders>
          </w:tcPr>
          <w:p w14:paraId="7F9BC098" w14:textId="77777777" w:rsidR="00CE0E58" w:rsidRPr="009D271E" w:rsidRDefault="00CE0E58" w:rsidP="009D271E">
            <w:pPr>
              <w:pStyle w:val="Tabletext"/>
              <w:rPr>
                <w:rFonts w:eastAsia="SimSun"/>
                <w:sz w:val="18"/>
                <w:szCs w:val="18"/>
                <w:lang w:val="en-US"/>
              </w:rPr>
            </w:pPr>
            <w:proofErr w:type="spellStart"/>
            <w:r w:rsidRPr="009D271E">
              <w:rPr>
                <w:rFonts w:eastAsia="SimSun"/>
                <w:sz w:val="18"/>
                <w:szCs w:val="18"/>
                <w:lang w:val="en-US"/>
              </w:rPr>
              <w:t>pfd</w:t>
            </w:r>
            <w:proofErr w:type="spellEnd"/>
            <w:r w:rsidRPr="009D271E">
              <w:rPr>
                <w:rFonts w:eastAsia="SimSun"/>
                <w:sz w:val="18"/>
                <w:szCs w:val="18"/>
                <w:lang w:val="en-US"/>
              </w:rPr>
              <w:t xml:space="preserve"> level per beam carrier (dB(W/(m</w:t>
            </w:r>
            <w:r w:rsidRPr="009D271E">
              <w:rPr>
                <w:rFonts w:eastAsia="SimSun"/>
                <w:sz w:val="18"/>
                <w:szCs w:val="18"/>
                <w:vertAlign w:val="superscript"/>
                <w:lang w:val="en-US"/>
              </w:rPr>
              <w:t>2</w:t>
            </w:r>
            <w:r w:rsidRPr="009D271E">
              <w:rPr>
                <w:rFonts w:eastAsia="SimSun"/>
                <w:sz w:val="18"/>
                <w:szCs w:val="18"/>
                <w:lang w:val="en-US"/>
              </w:rPr>
              <w:t> · 4 kHz)))</w:t>
            </w:r>
          </w:p>
        </w:tc>
        <w:tc>
          <w:tcPr>
            <w:tcW w:w="1559" w:type="dxa"/>
            <w:tcBorders>
              <w:bottom w:val="single" w:sz="4" w:space="0" w:color="auto"/>
            </w:tcBorders>
          </w:tcPr>
          <w:p w14:paraId="15388660"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560" w:type="dxa"/>
            <w:gridSpan w:val="2"/>
            <w:tcBorders>
              <w:bottom w:val="single" w:sz="4" w:space="0" w:color="auto"/>
            </w:tcBorders>
          </w:tcPr>
          <w:p w14:paraId="3487CDCB" w14:textId="77777777" w:rsidR="00CE0E58" w:rsidRPr="009D271E" w:rsidRDefault="00CE0E58" w:rsidP="009D271E">
            <w:pPr>
              <w:pStyle w:val="Tabletext"/>
              <w:jc w:val="center"/>
              <w:rPr>
                <w:rFonts w:eastAsia="SimSun"/>
                <w:sz w:val="18"/>
                <w:szCs w:val="18"/>
              </w:rPr>
            </w:pPr>
            <w:r>
              <w:rPr>
                <w:rFonts w:eastAsia="SimSun"/>
                <w:sz w:val="18"/>
                <w:szCs w:val="18"/>
              </w:rPr>
              <w:t>−</w:t>
            </w:r>
            <w:r w:rsidRPr="009D271E">
              <w:rPr>
                <w:rFonts w:eastAsia="SimSun"/>
                <w:sz w:val="18"/>
                <w:szCs w:val="18"/>
              </w:rPr>
              <w:t>131</w:t>
            </w:r>
          </w:p>
        </w:tc>
        <w:tc>
          <w:tcPr>
            <w:tcW w:w="1418" w:type="dxa"/>
            <w:tcBorders>
              <w:bottom w:val="single" w:sz="4" w:space="0" w:color="auto"/>
            </w:tcBorders>
          </w:tcPr>
          <w:p w14:paraId="58EEB212" w14:textId="77777777" w:rsidR="00CE0E58" w:rsidRPr="009D271E" w:rsidRDefault="00CE0E58" w:rsidP="009D271E">
            <w:pPr>
              <w:pStyle w:val="Tabletext"/>
              <w:jc w:val="center"/>
              <w:rPr>
                <w:rFonts w:eastAsia="SimSun"/>
                <w:sz w:val="18"/>
                <w:szCs w:val="18"/>
                <w:lang w:val="en-US"/>
              </w:rPr>
            </w:pPr>
            <w:r>
              <w:rPr>
                <w:rFonts w:eastAsia="SimSun"/>
                <w:sz w:val="18"/>
                <w:szCs w:val="18"/>
              </w:rPr>
              <w:t>−</w:t>
            </w:r>
            <w:r w:rsidRPr="009D271E">
              <w:rPr>
                <w:rFonts w:eastAsia="SimSun"/>
                <w:sz w:val="18"/>
                <w:szCs w:val="18"/>
                <w:lang w:val="en-US"/>
              </w:rPr>
              <w:t>131.0</w:t>
            </w:r>
          </w:p>
        </w:tc>
        <w:tc>
          <w:tcPr>
            <w:tcW w:w="1275" w:type="dxa"/>
            <w:tcBorders>
              <w:bottom w:val="single" w:sz="4" w:space="0" w:color="auto"/>
            </w:tcBorders>
          </w:tcPr>
          <w:p w14:paraId="583247C3" w14:textId="77777777" w:rsidR="00CE0E58" w:rsidRPr="009D271E" w:rsidRDefault="00CE0E58" w:rsidP="009D271E">
            <w:pPr>
              <w:pStyle w:val="Tabletext"/>
              <w:jc w:val="center"/>
              <w:rPr>
                <w:rFonts w:eastAsia="SimSun"/>
                <w:sz w:val="18"/>
                <w:szCs w:val="18"/>
                <w:lang w:val="en-US"/>
              </w:rPr>
            </w:pPr>
            <w:r>
              <w:rPr>
                <w:rFonts w:eastAsia="SimSun"/>
                <w:sz w:val="18"/>
                <w:szCs w:val="18"/>
              </w:rPr>
              <w:t>−</w:t>
            </w:r>
            <w:r w:rsidRPr="009D271E">
              <w:rPr>
                <w:rFonts w:eastAsia="SimSun"/>
                <w:sz w:val="18"/>
                <w:szCs w:val="18"/>
                <w:lang w:val="en-US"/>
              </w:rPr>
              <w:t>127.5</w:t>
            </w:r>
          </w:p>
        </w:tc>
        <w:tc>
          <w:tcPr>
            <w:tcW w:w="1276" w:type="dxa"/>
            <w:tcBorders>
              <w:bottom w:val="single" w:sz="4" w:space="0" w:color="auto"/>
            </w:tcBorders>
          </w:tcPr>
          <w:p w14:paraId="1BF7DAE9" w14:textId="77777777" w:rsidR="00CE0E58" w:rsidRPr="009D271E" w:rsidRDefault="00CE0E58" w:rsidP="009D271E">
            <w:pPr>
              <w:pStyle w:val="Tabletext"/>
              <w:jc w:val="center"/>
              <w:rPr>
                <w:rFonts w:eastAsia="SimSun"/>
                <w:sz w:val="18"/>
                <w:szCs w:val="18"/>
                <w:lang w:val="en-US"/>
              </w:rPr>
            </w:pPr>
            <w:r>
              <w:rPr>
                <w:rFonts w:eastAsia="SimSun"/>
                <w:sz w:val="18"/>
                <w:szCs w:val="18"/>
              </w:rPr>
              <w:t>−</w:t>
            </w:r>
            <w:r w:rsidRPr="009D271E">
              <w:rPr>
                <w:rFonts w:eastAsia="SimSun"/>
                <w:sz w:val="18"/>
                <w:szCs w:val="18"/>
                <w:lang w:val="en-US"/>
              </w:rPr>
              <w:t>123.0</w:t>
            </w:r>
          </w:p>
        </w:tc>
        <w:tc>
          <w:tcPr>
            <w:tcW w:w="1418" w:type="dxa"/>
            <w:tcBorders>
              <w:bottom w:val="single" w:sz="4" w:space="0" w:color="auto"/>
            </w:tcBorders>
          </w:tcPr>
          <w:p w14:paraId="0E95D2AC" w14:textId="77777777" w:rsidR="00CE0E58" w:rsidRPr="009D271E" w:rsidRDefault="00CE0E58" w:rsidP="002A7534">
            <w:pPr>
              <w:pStyle w:val="Tabletext"/>
              <w:jc w:val="center"/>
              <w:rPr>
                <w:rFonts w:eastAsia="SimSun"/>
                <w:sz w:val="18"/>
                <w:szCs w:val="18"/>
                <w:lang w:val="en-US"/>
              </w:rPr>
            </w:pPr>
            <w:r>
              <w:rPr>
                <w:rFonts w:eastAsia="SimSun"/>
                <w:sz w:val="18"/>
                <w:szCs w:val="18"/>
              </w:rPr>
              <w:t>−</w:t>
            </w:r>
            <w:r w:rsidRPr="009D271E">
              <w:rPr>
                <w:rFonts w:eastAsia="SimSun"/>
                <w:sz w:val="18"/>
                <w:szCs w:val="18"/>
                <w:lang w:val="en-US"/>
              </w:rPr>
              <w:t>138.0 to</w:t>
            </w:r>
            <w:r>
              <w:rPr>
                <w:rFonts w:eastAsia="SimSun"/>
                <w:sz w:val="18"/>
                <w:szCs w:val="18"/>
                <w:lang w:val="en-US"/>
              </w:rPr>
              <w:t xml:space="preserve"> </w:t>
            </w:r>
            <w:r>
              <w:rPr>
                <w:rFonts w:eastAsia="SimSun"/>
                <w:sz w:val="18"/>
                <w:szCs w:val="18"/>
                <w:lang w:val="en-US"/>
              </w:rPr>
              <w:br/>
            </w:r>
            <w:r>
              <w:rPr>
                <w:rFonts w:eastAsia="SimSun"/>
                <w:sz w:val="18"/>
                <w:szCs w:val="18"/>
              </w:rPr>
              <w:t>−</w:t>
            </w:r>
            <w:r w:rsidRPr="009D271E">
              <w:rPr>
                <w:rFonts w:eastAsia="SimSun"/>
                <w:sz w:val="18"/>
                <w:szCs w:val="18"/>
                <w:lang w:val="en-US"/>
              </w:rPr>
              <w:t>117.5</w:t>
            </w:r>
          </w:p>
        </w:tc>
        <w:tc>
          <w:tcPr>
            <w:tcW w:w="1417" w:type="dxa"/>
            <w:tcBorders>
              <w:bottom w:val="single" w:sz="4" w:space="0" w:color="auto"/>
            </w:tcBorders>
          </w:tcPr>
          <w:p w14:paraId="24BFC28A" w14:textId="77777777" w:rsidR="00CE0E58" w:rsidRPr="009D271E" w:rsidRDefault="00CE0E58" w:rsidP="009D271E">
            <w:pPr>
              <w:pStyle w:val="Tabletext"/>
              <w:jc w:val="center"/>
              <w:rPr>
                <w:rFonts w:eastAsia="SimSun"/>
                <w:sz w:val="18"/>
                <w:szCs w:val="18"/>
                <w:lang w:val="en-US" w:eastAsia="zh-CN"/>
              </w:rPr>
            </w:pPr>
            <w:r>
              <w:rPr>
                <w:rFonts w:eastAsia="SimSun"/>
                <w:sz w:val="18"/>
                <w:szCs w:val="18"/>
              </w:rPr>
              <w:t>−</w:t>
            </w:r>
            <w:r w:rsidRPr="009D271E">
              <w:rPr>
                <w:rFonts w:eastAsia="SimSun" w:hint="eastAsia"/>
                <w:sz w:val="18"/>
                <w:szCs w:val="18"/>
                <w:lang w:val="en-US" w:eastAsia="zh-CN"/>
              </w:rPr>
              <w:t>141</w:t>
            </w:r>
          </w:p>
        </w:tc>
        <w:tc>
          <w:tcPr>
            <w:tcW w:w="1564" w:type="dxa"/>
          </w:tcPr>
          <w:p w14:paraId="6B96E87E" w14:textId="77777777" w:rsidR="00CE0E58" w:rsidRPr="009D271E" w:rsidRDefault="00CE0E58" w:rsidP="009D271E">
            <w:pPr>
              <w:pStyle w:val="Tabletext"/>
              <w:jc w:val="center"/>
              <w:rPr>
                <w:rFonts w:eastAsia="SimSun"/>
                <w:sz w:val="18"/>
                <w:szCs w:val="18"/>
                <w:lang w:val="en-US" w:eastAsia="zh-CN"/>
              </w:rPr>
            </w:pPr>
            <w:r>
              <w:rPr>
                <w:rFonts w:eastAsia="SimSun"/>
                <w:sz w:val="18"/>
                <w:szCs w:val="18"/>
              </w:rPr>
              <w:t>−</w:t>
            </w:r>
            <w:r w:rsidRPr="009D271E">
              <w:rPr>
                <w:rFonts w:eastAsia="SimSun" w:hint="eastAsia"/>
                <w:sz w:val="18"/>
                <w:szCs w:val="18"/>
                <w:lang w:val="en-US" w:eastAsia="zh-CN"/>
              </w:rPr>
              <w:t>141</w:t>
            </w:r>
          </w:p>
        </w:tc>
      </w:tr>
      <w:tr w:rsidR="00CE0E58" w:rsidRPr="002A7534" w14:paraId="4CA168BD" w14:textId="77777777" w:rsidTr="00D31C80">
        <w:trPr>
          <w:cantSplit/>
          <w:trHeight w:val="294"/>
          <w:jc w:val="center"/>
        </w:trPr>
        <w:tc>
          <w:tcPr>
            <w:tcW w:w="11194" w:type="dxa"/>
            <w:gridSpan w:val="8"/>
            <w:tcBorders>
              <w:right w:val="nil"/>
            </w:tcBorders>
          </w:tcPr>
          <w:p w14:paraId="2C1C4BB4" w14:textId="77777777" w:rsidR="00CE0E58" w:rsidRPr="009D271E" w:rsidRDefault="00CE0E58" w:rsidP="009D271E">
            <w:pPr>
              <w:pStyle w:val="Tabletext"/>
              <w:rPr>
                <w:rFonts w:eastAsia="SimSun"/>
                <w:i/>
                <w:iCs/>
                <w:sz w:val="18"/>
                <w:szCs w:val="18"/>
                <w:lang w:val="en-US"/>
              </w:rPr>
            </w:pPr>
            <w:r w:rsidRPr="009D271E">
              <w:rPr>
                <w:rFonts w:eastAsia="SimSun"/>
                <w:i/>
                <w:iCs/>
                <w:sz w:val="18"/>
                <w:szCs w:val="18"/>
                <w:lang w:val="en-US"/>
              </w:rPr>
              <w:t>Transmission parameters</w:t>
            </w:r>
          </w:p>
        </w:tc>
        <w:tc>
          <w:tcPr>
            <w:tcW w:w="1417" w:type="dxa"/>
            <w:tcBorders>
              <w:left w:val="nil"/>
              <w:right w:val="nil"/>
            </w:tcBorders>
          </w:tcPr>
          <w:p w14:paraId="54910843" w14:textId="77777777" w:rsidR="00CE0E58" w:rsidRPr="009D271E" w:rsidRDefault="00CE0E58" w:rsidP="009D271E">
            <w:pPr>
              <w:pStyle w:val="Tabletext"/>
              <w:rPr>
                <w:rFonts w:eastAsia="SimSun"/>
                <w:sz w:val="18"/>
                <w:szCs w:val="18"/>
                <w:lang w:val="en-US"/>
              </w:rPr>
            </w:pPr>
          </w:p>
        </w:tc>
        <w:tc>
          <w:tcPr>
            <w:tcW w:w="1564" w:type="dxa"/>
            <w:tcBorders>
              <w:left w:val="nil"/>
            </w:tcBorders>
          </w:tcPr>
          <w:p w14:paraId="5AF6E44E" w14:textId="77777777" w:rsidR="00CE0E58" w:rsidRPr="009D271E" w:rsidRDefault="00CE0E58" w:rsidP="009D271E">
            <w:pPr>
              <w:pStyle w:val="Tabletext"/>
              <w:rPr>
                <w:rFonts w:eastAsia="SimSun"/>
                <w:sz w:val="18"/>
                <w:szCs w:val="18"/>
                <w:lang w:val="en-US"/>
              </w:rPr>
            </w:pPr>
          </w:p>
        </w:tc>
      </w:tr>
      <w:tr w:rsidR="00CE0E58" w:rsidRPr="002A7534" w14:paraId="2437A829" w14:textId="77777777" w:rsidTr="0024414A">
        <w:trPr>
          <w:cantSplit/>
          <w:trHeight w:val="294"/>
          <w:jc w:val="center"/>
        </w:trPr>
        <w:tc>
          <w:tcPr>
            <w:tcW w:w="2688" w:type="dxa"/>
          </w:tcPr>
          <w:p w14:paraId="673C03C8"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Number of channels/satellite</w:t>
            </w:r>
          </w:p>
        </w:tc>
        <w:tc>
          <w:tcPr>
            <w:tcW w:w="1559" w:type="dxa"/>
          </w:tcPr>
          <w:p w14:paraId="046A09CB" w14:textId="77777777" w:rsidR="00CE0E58" w:rsidRPr="002A7534" w:rsidRDefault="00CE0E58" w:rsidP="009D271E">
            <w:pPr>
              <w:pStyle w:val="Tabletext"/>
              <w:jc w:val="center"/>
              <w:rPr>
                <w:rFonts w:eastAsia="SimSun"/>
                <w:sz w:val="18"/>
                <w:szCs w:val="18"/>
              </w:rPr>
            </w:pPr>
            <w:r w:rsidRPr="002A7534">
              <w:rPr>
                <w:rFonts w:eastAsia="SimSun"/>
                <w:sz w:val="18"/>
                <w:szCs w:val="18"/>
              </w:rPr>
              <w:t>*</w:t>
            </w:r>
          </w:p>
        </w:tc>
        <w:tc>
          <w:tcPr>
            <w:tcW w:w="1560" w:type="dxa"/>
            <w:gridSpan w:val="2"/>
          </w:tcPr>
          <w:p w14:paraId="73066711" w14:textId="77777777" w:rsidR="00CE0E58" w:rsidRPr="002A7534" w:rsidRDefault="00CE0E58" w:rsidP="009D271E">
            <w:pPr>
              <w:pStyle w:val="Tabletext"/>
              <w:jc w:val="center"/>
              <w:rPr>
                <w:rFonts w:eastAsia="SimSun"/>
                <w:sz w:val="18"/>
                <w:szCs w:val="18"/>
              </w:rPr>
            </w:pPr>
            <w:r w:rsidRPr="002A7534">
              <w:rPr>
                <w:rFonts w:eastAsia="SimSun"/>
                <w:sz w:val="18"/>
                <w:szCs w:val="18"/>
              </w:rPr>
              <w:t>5</w:t>
            </w:r>
            <w:r w:rsidRPr="002A7534">
              <w:rPr>
                <w:rFonts w:ascii="Tms Rmn" w:eastAsia="SimSun" w:hAnsi="Tms Rmn"/>
                <w:sz w:val="18"/>
                <w:szCs w:val="18"/>
              </w:rPr>
              <w:t> </w:t>
            </w:r>
            <w:r w:rsidRPr="002A7534">
              <w:rPr>
                <w:rFonts w:eastAsia="SimSun"/>
                <w:sz w:val="18"/>
                <w:szCs w:val="18"/>
              </w:rPr>
              <w:t>000</w:t>
            </w:r>
          </w:p>
        </w:tc>
        <w:tc>
          <w:tcPr>
            <w:tcW w:w="1418" w:type="dxa"/>
          </w:tcPr>
          <w:p w14:paraId="57ACEB77" w14:textId="77777777" w:rsidR="00CE0E58" w:rsidRPr="002A7534" w:rsidRDefault="00CE0E58" w:rsidP="009D271E">
            <w:pPr>
              <w:pStyle w:val="Tabletext"/>
              <w:jc w:val="center"/>
              <w:rPr>
                <w:rFonts w:eastAsia="SimSun"/>
                <w:sz w:val="18"/>
                <w:szCs w:val="18"/>
              </w:rPr>
            </w:pPr>
            <w:r w:rsidRPr="002A7534">
              <w:rPr>
                <w:rFonts w:eastAsia="SimSun"/>
                <w:sz w:val="18"/>
                <w:szCs w:val="18"/>
              </w:rPr>
              <w:t>2</w:t>
            </w:r>
            <w:r w:rsidRPr="002A7534">
              <w:rPr>
                <w:rFonts w:ascii="Tms Rmn" w:eastAsia="SimSun" w:hAnsi="Tms Rmn"/>
                <w:sz w:val="18"/>
                <w:szCs w:val="18"/>
              </w:rPr>
              <w:t> </w:t>
            </w:r>
            <w:r w:rsidRPr="002A7534">
              <w:rPr>
                <w:rFonts w:eastAsia="SimSun"/>
                <w:sz w:val="18"/>
                <w:szCs w:val="18"/>
              </w:rPr>
              <w:t>000</w:t>
            </w:r>
          </w:p>
        </w:tc>
        <w:tc>
          <w:tcPr>
            <w:tcW w:w="1275" w:type="dxa"/>
          </w:tcPr>
          <w:p w14:paraId="1FD20A7A" w14:textId="77777777" w:rsidR="00CE0E58" w:rsidRPr="002A7534" w:rsidRDefault="00CE0E58" w:rsidP="009D271E">
            <w:pPr>
              <w:pStyle w:val="Tabletext"/>
              <w:jc w:val="center"/>
              <w:rPr>
                <w:rFonts w:eastAsia="SimSun"/>
                <w:sz w:val="18"/>
                <w:szCs w:val="18"/>
              </w:rPr>
            </w:pPr>
            <w:r w:rsidRPr="002A7534">
              <w:rPr>
                <w:rFonts w:eastAsia="SimSun"/>
                <w:sz w:val="18"/>
                <w:szCs w:val="18"/>
              </w:rPr>
              <w:t>10</w:t>
            </w:r>
            <w:r w:rsidRPr="002A7534">
              <w:rPr>
                <w:rFonts w:ascii="Tms Rmn" w:eastAsia="SimSun" w:hAnsi="Tms Rmn"/>
                <w:sz w:val="18"/>
                <w:szCs w:val="18"/>
              </w:rPr>
              <w:t> </w:t>
            </w:r>
            <w:r w:rsidRPr="002A7534">
              <w:rPr>
                <w:rFonts w:eastAsia="SimSun"/>
                <w:sz w:val="18"/>
                <w:szCs w:val="18"/>
              </w:rPr>
              <w:t>000</w:t>
            </w:r>
          </w:p>
        </w:tc>
        <w:tc>
          <w:tcPr>
            <w:tcW w:w="1276" w:type="dxa"/>
          </w:tcPr>
          <w:p w14:paraId="57E8A06B" w14:textId="77777777" w:rsidR="00CE0E58" w:rsidRPr="002A7534" w:rsidRDefault="00CE0E58" w:rsidP="009D271E">
            <w:pPr>
              <w:pStyle w:val="Tabletext"/>
              <w:jc w:val="center"/>
              <w:rPr>
                <w:rFonts w:eastAsia="SimSun"/>
                <w:sz w:val="18"/>
                <w:szCs w:val="18"/>
              </w:rPr>
            </w:pPr>
            <w:r w:rsidRPr="002A7534">
              <w:rPr>
                <w:rFonts w:eastAsia="SimSun"/>
                <w:sz w:val="18"/>
                <w:szCs w:val="18"/>
              </w:rPr>
              <w:t>5</w:t>
            </w:r>
            <w:r w:rsidRPr="002A7534">
              <w:rPr>
                <w:rFonts w:ascii="Tms Rmn" w:eastAsia="SimSun" w:hAnsi="Tms Rmn"/>
                <w:sz w:val="18"/>
                <w:szCs w:val="18"/>
              </w:rPr>
              <w:t> </w:t>
            </w:r>
            <w:r w:rsidRPr="002A7534">
              <w:rPr>
                <w:rFonts w:eastAsia="SimSun"/>
                <w:sz w:val="18"/>
                <w:szCs w:val="18"/>
              </w:rPr>
              <w:t>000</w:t>
            </w:r>
          </w:p>
        </w:tc>
        <w:tc>
          <w:tcPr>
            <w:tcW w:w="1418" w:type="dxa"/>
          </w:tcPr>
          <w:p w14:paraId="125F0842" w14:textId="77777777" w:rsidR="00CE0E58" w:rsidRPr="002A7534" w:rsidRDefault="00CE0E58" w:rsidP="009D271E">
            <w:pPr>
              <w:pStyle w:val="Tabletext"/>
              <w:jc w:val="center"/>
              <w:rPr>
                <w:rFonts w:eastAsia="SimSun"/>
                <w:sz w:val="18"/>
                <w:szCs w:val="18"/>
              </w:rPr>
            </w:pPr>
            <w:r w:rsidRPr="002A7534">
              <w:rPr>
                <w:rFonts w:eastAsia="SimSun"/>
                <w:sz w:val="18"/>
                <w:szCs w:val="18"/>
              </w:rPr>
              <w:t>20</w:t>
            </w:r>
            <w:r w:rsidRPr="002A7534">
              <w:rPr>
                <w:rFonts w:ascii="Tms Rmn" w:eastAsia="SimSun" w:hAnsi="Tms Rmn"/>
                <w:sz w:val="18"/>
                <w:szCs w:val="18"/>
              </w:rPr>
              <w:t> </w:t>
            </w:r>
            <w:r w:rsidRPr="002A7534">
              <w:rPr>
                <w:rFonts w:eastAsia="SimSun"/>
                <w:sz w:val="18"/>
                <w:szCs w:val="18"/>
              </w:rPr>
              <w:t>000</w:t>
            </w:r>
          </w:p>
        </w:tc>
        <w:tc>
          <w:tcPr>
            <w:tcW w:w="1417" w:type="dxa"/>
          </w:tcPr>
          <w:p w14:paraId="62CC8838" w14:textId="77777777" w:rsidR="00CE0E58" w:rsidRPr="002A7534" w:rsidRDefault="00CE0E58" w:rsidP="009D271E">
            <w:pPr>
              <w:pStyle w:val="Tabletext"/>
              <w:jc w:val="center"/>
              <w:rPr>
                <w:rFonts w:eastAsia="SimSun"/>
                <w:sz w:val="18"/>
                <w:szCs w:val="18"/>
              </w:rPr>
            </w:pPr>
            <w:r w:rsidRPr="002A7534">
              <w:rPr>
                <w:rFonts w:eastAsia="SimSun"/>
                <w:sz w:val="18"/>
                <w:szCs w:val="18"/>
              </w:rPr>
              <w:t>2</w:t>
            </w:r>
          </w:p>
        </w:tc>
        <w:tc>
          <w:tcPr>
            <w:tcW w:w="1564" w:type="dxa"/>
          </w:tcPr>
          <w:p w14:paraId="5B92A7AE" w14:textId="77777777" w:rsidR="00CE0E58" w:rsidRPr="002A7534" w:rsidRDefault="00CE0E58" w:rsidP="009D271E">
            <w:pPr>
              <w:pStyle w:val="Tabletext"/>
              <w:jc w:val="center"/>
              <w:rPr>
                <w:rFonts w:eastAsia="SimSun"/>
                <w:sz w:val="18"/>
                <w:szCs w:val="18"/>
              </w:rPr>
            </w:pPr>
            <w:r w:rsidRPr="002A7534">
              <w:rPr>
                <w:rFonts w:eastAsia="SimSun"/>
                <w:sz w:val="18"/>
                <w:szCs w:val="18"/>
              </w:rPr>
              <w:t>7</w:t>
            </w:r>
          </w:p>
        </w:tc>
      </w:tr>
      <w:tr w:rsidR="00CE0E58" w:rsidRPr="009D271E" w14:paraId="7B9CBF7D" w14:textId="77777777" w:rsidTr="0024414A">
        <w:trPr>
          <w:cantSplit/>
          <w:trHeight w:val="513"/>
          <w:jc w:val="center"/>
        </w:trPr>
        <w:tc>
          <w:tcPr>
            <w:tcW w:w="2688" w:type="dxa"/>
          </w:tcPr>
          <w:p w14:paraId="063B0098" w14:textId="77777777" w:rsidR="00CE0E58" w:rsidRPr="002A7534" w:rsidRDefault="00CE0E58" w:rsidP="009D271E">
            <w:pPr>
              <w:pStyle w:val="Tabletext"/>
              <w:rPr>
                <w:rFonts w:eastAsia="SimSun"/>
                <w:sz w:val="18"/>
                <w:szCs w:val="18"/>
              </w:rPr>
            </w:pPr>
            <w:r w:rsidRPr="002A7534">
              <w:rPr>
                <w:rFonts w:eastAsia="SimSun"/>
                <w:sz w:val="18"/>
                <w:szCs w:val="18"/>
              </w:rPr>
              <w:t xml:space="preserve">User </w:t>
            </w:r>
            <w:r w:rsidRPr="002A7534">
              <w:rPr>
                <w:rFonts w:eastAsia="SimSun"/>
                <w:i/>
                <w:iCs/>
                <w:sz w:val="18"/>
                <w:szCs w:val="18"/>
              </w:rPr>
              <w:t>G</w:t>
            </w:r>
            <w:r w:rsidRPr="002A7534">
              <w:rPr>
                <w:rFonts w:eastAsia="SimSun"/>
                <w:sz w:val="18"/>
                <w:szCs w:val="18"/>
              </w:rPr>
              <w:t>/</w:t>
            </w:r>
            <w:r w:rsidRPr="002A7534">
              <w:rPr>
                <w:rFonts w:eastAsia="SimSun"/>
                <w:i/>
                <w:iCs/>
                <w:sz w:val="18"/>
                <w:szCs w:val="18"/>
              </w:rPr>
              <w:t>T</w:t>
            </w:r>
            <w:r w:rsidRPr="002A7534">
              <w:rPr>
                <w:rFonts w:eastAsia="SimSun"/>
                <w:sz w:val="18"/>
                <w:szCs w:val="18"/>
              </w:rPr>
              <w:t xml:space="preserve"> (dB(K</w:t>
            </w:r>
            <w:r w:rsidRPr="002A7534">
              <w:rPr>
                <w:rFonts w:eastAsia="SimSun"/>
                <w:sz w:val="18"/>
                <w:szCs w:val="18"/>
                <w:vertAlign w:val="superscript"/>
              </w:rPr>
              <w:t>–1</w:t>
            </w:r>
            <w:r w:rsidRPr="002A7534">
              <w:rPr>
                <w:rFonts w:eastAsia="SimSun"/>
                <w:sz w:val="18"/>
                <w:szCs w:val="18"/>
              </w:rPr>
              <w:t>))</w:t>
            </w:r>
          </w:p>
        </w:tc>
        <w:tc>
          <w:tcPr>
            <w:tcW w:w="1559" w:type="dxa"/>
          </w:tcPr>
          <w:p w14:paraId="20927693" w14:textId="77777777" w:rsidR="00CE0E58" w:rsidRPr="009D271E" w:rsidRDefault="00CE0E58" w:rsidP="009D271E">
            <w:pPr>
              <w:pStyle w:val="Tabletext"/>
              <w:jc w:val="center"/>
              <w:rPr>
                <w:rFonts w:eastAsia="SimSun"/>
                <w:sz w:val="18"/>
                <w:szCs w:val="18"/>
              </w:rPr>
            </w:pPr>
            <w:r>
              <w:rPr>
                <w:rFonts w:eastAsia="SimSun"/>
                <w:sz w:val="18"/>
                <w:szCs w:val="18"/>
              </w:rPr>
              <w:t>−</w:t>
            </w:r>
            <w:r w:rsidRPr="002A7534">
              <w:rPr>
                <w:rFonts w:eastAsia="SimSun"/>
                <w:sz w:val="18"/>
                <w:szCs w:val="18"/>
              </w:rPr>
              <w:t>2</w:t>
            </w:r>
            <w:r w:rsidRPr="009D271E">
              <w:rPr>
                <w:rFonts w:eastAsia="SimSun"/>
                <w:sz w:val="18"/>
                <w:szCs w:val="18"/>
              </w:rPr>
              <w:t>0</w:t>
            </w:r>
          </w:p>
        </w:tc>
        <w:tc>
          <w:tcPr>
            <w:tcW w:w="1560" w:type="dxa"/>
            <w:gridSpan w:val="2"/>
          </w:tcPr>
          <w:p w14:paraId="2DDBB773" w14:textId="77777777" w:rsidR="00CE0E58" w:rsidRPr="009D271E" w:rsidRDefault="00CE0E58" w:rsidP="009D271E">
            <w:pPr>
              <w:pStyle w:val="Tabletext"/>
              <w:jc w:val="center"/>
              <w:rPr>
                <w:rFonts w:eastAsia="SimSun"/>
                <w:sz w:val="18"/>
                <w:szCs w:val="18"/>
              </w:rPr>
            </w:pPr>
            <w:r>
              <w:rPr>
                <w:rFonts w:eastAsia="SimSun"/>
                <w:sz w:val="18"/>
                <w:szCs w:val="18"/>
              </w:rPr>
              <w:t>−</w:t>
            </w:r>
            <w:r w:rsidRPr="009D271E">
              <w:rPr>
                <w:rFonts w:eastAsia="SimSun"/>
                <w:sz w:val="18"/>
                <w:szCs w:val="18"/>
              </w:rPr>
              <w:t>22</w:t>
            </w:r>
          </w:p>
        </w:tc>
        <w:tc>
          <w:tcPr>
            <w:tcW w:w="1418" w:type="dxa"/>
          </w:tcPr>
          <w:p w14:paraId="61198CA5" w14:textId="77777777" w:rsidR="00CE0E58" w:rsidRPr="009D271E" w:rsidRDefault="00CE0E58" w:rsidP="009D271E">
            <w:pPr>
              <w:pStyle w:val="Tabletext"/>
              <w:jc w:val="center"/>
              <w:rPr>
                <w:rFonts w:eastAsia="SimSun"/>
                <w:sz w:val="18"/>
                <w:szCs w:val="18"/>
              </w:rPr>
            </w:pPr>
            <w:r>
              <w:rPr>
                <w:rFonts w:eastAsia="SimSun"/>
                <w:sz w:val="18"/>
                <w:szCs w:val="18"/>
              </w:rPr>
              <w:t>−</w:t>
            </w:r>
            <w:r w:rsidRPr="009D271E">
              <w:rPr>
                <w:rFonts w:eastAsia="SimSun"/>
                <w:sz w:val="18"/>
                <w:szCs w:val="18"/>
              </w:rPr>
              <w:t>16</w:t>
            </w:r>
          </w:p>
        </w:tc>
        <w:tc>
          <w:tcPr>
            <w:tcW w:w="1275" w:type="dxa"/>
          </w:tcPr>
          <w:p w14:paraId="2C3575ED" w14:textId="77777777" w:rsidR="00CE0E58" w:rsidRPr="009D271E" w:rsidRDefault="00CE0E58" w:rsidP="009D271E">
            <w:pPr>
              <w:pStyle w:val="Tabletext"/>
              <w:jc w:val="center"/>
              <w:rPr>
                <w:rFonts w:eastAsia="SimSun"/>
                <w:sz w:val="18"/>
                <w:szCs w:val="18"/>
              </w:rPr>
            </w:pPr>
            <w:r>
              <w:rPr>
                <w:rFonts w:eastAsia="SimSun"/>
                <w:sz w:val="18"/>
                <w:szCs w:val="18"/>
              </w:rPr>
              <w:t>−</w:t>
            </w:r>
            <w:r w:rsidRPr="009D271E">
              <w:rPr>
                <w:rFonts w:eastAsia="SimSun"/>
                <w:sz w:val="18"/>
                <w:szCs w:val="18"/>
              </w:rPr>
              <w:t>16</w:t>
            </w:r>
          </w:p>
        </w:tc>
        <w:tc>
          <w:tcPr>
            <w:tcW w:w="1276" w:type="dxa"/>
          </w:tcPr>
          <w:p w14:paraId="19F9D2BA" w14:textId="77777777" w:rsidR="00CE0E58" w:rsidRPr="009D271E" w:rsidRDefault="00CE0E58" w:rsidP="009D271E">
            <w:pPr>
              <w:pStyle w:val="Tabletext"/>
              <w:jc w:val="center"/>
              <w:rPr>
                <w:rFonts w:eastAsia="SimSun"/>
                <w:sz w:val="18"/>
                <w:szCs w:val="18"/>
              </w:rPr>
            </w:pPr>
            <w:r>
              <w:rPr>
                <w:rFonts w:eastAsia="SimSun"/>
                <w:sz w:val="18"/>
                <w:szCs w:val="18"/>
              </w:rPr>
              <w:t>−</w:t>
            </w:r>
            <w:r w:rsidRPr="009D271E">
              <w:rPr>
                <w:rFonts w:eastAsia="SimSun"/>
                <w:sz w:val="18"/>
                <w:szCs w:val="18"/>
              </w:rPr>
              <w:t>23</w:t>
            </w:r>
          </w:p>
        </w:tc>
        <w:tc>
          <w:tcPr>
            <w:tcW w:w="1418" w:type="dxa"/>
          </w:tcPr>
          <w:p w14:paraId="2015E3F1" w14:textId="77777777" w:rsidR="00CE0E58" w:rsidRPr="009D271E" w:rsidRDefault="00CE0E58" w:rsidP="009D271E">
            <w:pPr>
              <w:pStyle w:val="Tabletext"/>
              <w:jc w:val="center"/>
              <w:rPr>
                <w:rFonts w:eastAsia="SimSun"/>
                <w:sz w:val="18"/>
                <w:szCs w:val="18"/>
                <w:lang w:val="en-US"/>
              </w:rPr>
            </w:pPr>
            <w:r>
              <w:rPr>
                <w:rFonts w:eastAsia="SimSun"/>
                <w:sz w:val="18"/>
                <w:szCs w:val="18"/>
              </w:rPr>
              <w:t>−</w:t>
            </w:r>
            <w:r w:rsidRPr="009D271E">
              <w:rPr>
                <w:rFonts w:eastAsia="SimSun"/>
                <w:sz w:val="18"/>
                <w:szCs w:val="18"/>
                <w:lang w:val="en-US"/>
              </w:rPr>
              <w:t>23.5 to</w:t>
            </w:r>
            <w:r w:rsidRPr="009D271E">
              <w:rPr>
                <w:rFonts w:eastAsia="SimSun"/>
                <w:sz w:val="18"/>
                <w:szCs w:val="18"/>
                <w:lang w:val="en-US"/>
              </w:rPr>
              <w:br/>
            </w:r>
            <w:r>
              <w:rPr>
                <w:rFonts w:eastAsia="SimSun"/>
                <w:sz w:val="18"/>
                <w:szCs w:val="18"/>
              </w:rPr>
              <w:t>−</w:t>
            </w:r>
            <w:r w:rsidRPr="009D271E">
              <w:rPr>
                <w:rFonts w:eastAsia="SimSun"/>
                <w:sz w:val="18"/>
                <w:szCs w:val="18"/>
                <w:lang w:val="en-US"/>
              </w:rPr>
              <w:t>9.0</w:t>
            </w:r>
          </w:p>
        </w:tc>
        <w:tc>
          <w:tcPr>
            <w:tcW w:w="1417" w:type="dxa"/>
          </w:tcPr>
          <w:p w14:paraId="02D65B23" w14:textId="77777777" w:rsidR="00CE0E58" w:rsidRPr="009D271E" w:rsidRDefault="00CE0E58" w:rsidP="009D271E">
            <w:pPr>
              <w:pStyle w:val="Tabletext"/>
              <w:jc w:val="center"/>
              <w:rPr>
                <w:rFonts w:eastAsia="SimSun"/>
                <w:sz w:val="18"/>
                <w:szCs w:val="18"/>
                <w:lang w:val="en-US"/>
              </w:rPr>
            </w:pPr>
            <w:r>
              <w:rPr>
                <w:rFonts w:eastAsia="SimSun"/>
                <w:sz w:val="18"/>
                <w:szCs w:val="18"/>
              </w:rPr>
              <w:t>−</w:t>
            </w:r>
            <w:r w:rsidRPr="009D271E">
              <w:rPr>
                <w:rFonts w:eastAsia="SimSun"/>
                <w:sz w:val="18"/>
                <w:szCs w:val="18"/>
              </w:rPr>
              <w:t>24</w:t>
            </w:r>
          </w:p>
        </w:tc>
        <w:tc>
          <w:tcPr>
            <w:tcW w:w="1564" w:type="dxa"/>
          </w:tcPr>
          <w:p w14:paraId="7473053C" w14:textId="77777777" w:rsidR="00CE0E58" w:rsidRPr="009D271E" w:rsidRDefault="00CE0E58" w:rsidP="009D271E">
            <w:pPr>
              <w:pStyle w:val="Tabletext"/>
              <w:jc w:val="center"/>
              <w:rPr>
                <w:rFonts w:eastAsia="SimSun"/>
                <w:sz w:val="18"/>
                <w:szCs w:val="18"/>
                <w:lang w:val="en-US"/>
              </w:rPr>
            </w:pPr>
            <w:r>
              <w:rPr>
                <w:rFonts w:eastAsia="SimSun"/>
                <w:sz w:val="18"/>
                <w:szCs w:val="18"/>
              </w:rPr>
              <w:t>−</w:t>
            </w:r>
            <w:r w:rsidRPr="009D271E">
              <w:rPr>
                <w:rFonts w:eastAsia="SimSun"/>
                <w:sz w:val="18"/>
                <w:szCs w:val="18"/>
              </w:rPr>
              <w:t>24</w:t>
            </w:r>
          </w:p>
        </w:tc>
      </w:tr>
      <w:tr w:rsidR="00CE0E58" w:rsidRPr="009D271E" w14:paraId="50E4A219" w14:textId="77777777" w:rsidTr="0024414A">
        <w:trPr>
          <w:cantSplit/>
          <w:trHeight w:val="513"/>
          <w:jc w:val="center"/>
        </w:trPr>
        <w:tc>
          <w:tcPr>
            <w:tcW w:w="2688" w:type="dxa"/>
          </w:tcPr>
          <w:p w14:paraId="476B1685"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Minimum elevation angle (degrees)</w:t>
            </w:r>
          </w:p>
        </w:tc>
        <w:tc>
          <w:tcPr>
            <w:tcW w:w="1559" w:type="dxa"/>
          </w:tcPr>
          <w:p w14:paraId="724BCCBF"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5</w:t>
            </w:r>
          </w:p>
        </w:tc>
        <w:tc>
          <w:tcPr>
            <w:tcW w:w="1560" w:type="dxa"/>
            <w:gridSpan w:val="2"/>
          </w:tcPr>
          <w:p w14:paraId="60FAB2D2"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5</w:t>
            </w:r>
          </w:p>
        </w:tc>
        <w:tc>
          <w:tcPr>
            <w:tcW w:w="1418" w:type="dxa"/>
          </w:tcPr>
          <w:p w14:paraId="0CAB10D0"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5</w:t>
            </w:r>
          </w:p>
        </w:tc>
        <w:tc>
          <w:tcPr>
            <w:tcW w:w="1275" w:type="dxa"/>
          </w:tcPr>
          <w:p w14:paraId="19B0ABF8"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5</w:t>
            </w:r>
          </w:p>
        </w:tc>
        <w:tc>
          <w:tcPr>
            <w:tcW w:w="1276" w:type="dxa"/>
          </w:tcPr>
          <w:p w14:paraId="29C2099C"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10</w:t>
            </w:r>
          </w:p>
        </w:tc>
        <w:tc>
          <w:tcPr>
            <w:tcW w:w="1418" w:type="dxa"/>
          </w:tcPr>
          <w:p w14:paraId="13F76836"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20</w:t>
            </w:r>
          </w:p>
        </w:tc>
        <w:tc>
          <w:tcPr>
            <w:tcW w:w="1417" w:type="dxa"/>
          </w:tcPr>
          <w:p w14:paraId="15659E7C"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rPr>
              <w:t>10</w:t>
            </w:r>
          </w:p>
        </w:tc>
        <w:tc>
          <w:tcPr>
            <w:tcW w:w="1564" w:type="dxa"/>
          </w:tcPr>
          <w:p w14:paraId="767DBDBB"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rPr>
              <w:t>10</w:t>
            </w:r>
          </w:p>
        </w:tc>
      </w:tr>
      <w:tr w:rsidR="00CE0E58" w:rsidRPr="009D271E" w14:paraId="2757CE2C" w14:textId="77777777" w:rsidTr="0024414A">
        <w:trPr>
          <w:cantSplit/>
          <w:trHeight w:val="294"/>
          <w:jc w:val="center"/>
        </w:trPr>
        <w:tc>
          <w:tcPr>
            <w:tcW w:w="2688" w:type="dxa"/>
          </w:tcPr>
          <w:p w14:paraId="6E2B79F6" w14:textId="77777777" w:rsidR="00CE0E58" w:rsidRPr="009D271E" w:rsidRDefault="00CE0E58" w:rsidP="009D271E">
            <w:pPr>
              <w:pStyle w:val="Tabletext"/>
              <w:rPr>
                <w:rFonts w:eastAsia="SimSun"/>
                <w:sz w:val="18"/>
                <w:szCs w:val="18"/>
                <w:lang w:val="es-ES_tradnl"/>
              </w:rPr>
            </w:pPr>
            <w:r w:rsidRPr="009D271E">
              <w:rPr>
                <w:rFonts w:eastAsia="SimSun"/>
                <w:sz w:val="18"/>
                <w:szCs w:val="18"/>
                <w:lang w:val="en-US"/>
              </w:rPr>
              <w:t>Lifetime (years)</w:t>
            </w:r>
          </w:p>
        </w:tc>
        <w:tc>
          <w:tcPr>
            <w:tcW w:w="1559" w:type="dxa"/>
          </w:tcPr>
          <w:p w14:paraId="14F2CD41"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12</w:t>
            </w:r>
          </w:p>
        </w:tc>
        <w:tc>
          <w:tcPr>
            <w:tcW w:w="1560" w:type="dxa"/>
            <w:gridSpan w:val="2"/>
          </w:tcPr>
          <w:p w14:paraId="41B8E5E5"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12</w:t>
            </w:r>
          </w:p>
        </w:tc>
        <w:tc>
          <w:tcPr>
            <w:tcW w:w="1418" w:type="dxa"/>
          </w:tcPr>
          <w:p w14:paraId="6D584D44"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12</w:t>
            </w:r>
          </w:p>
        </w:tc>
        <w:tc>
          <w:tcPr>
            <w:tcW w:w="1275" w:type="dxa"/>
          </w:tcPr>
          <w:p w14:paraId="6F992A0D"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12</w:t>
            </w:r>
          </w:p>
        </w:tc>
        <w:tc>
          <w:tcPr>
            <w:tcW w:w="1276" w:type="dxa"/>
          </w:tcPr>
          <w:p w14:paraId="61EF3AC5"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 xml:space="preserve">10 </w:t>
            </w:r>
            <w:proofErr w:type="spellStart"/>
            <w:r w:rsidRPr="009D271E">
              <w:rPr>
                <w:rFonts w:eastAsia="SimSun"/>
                <w:sz w:val="18"/>
                <w:szCs w:val="18"/>
                <w:lang w:val="es-ES_tradnl"/>
              </w:rPr>
              <w:t>to</w:t>
            </w:r>
            <w:proofErr w:type="spellEnd"/>
            <w:r w:rsidRPr="009D271E">
              <w:rPr>
                <w:rFonts w:eastAsia="SimSun"/>
                <w:sz w:val="18"/>
                <w:szCs w:val="18"/>
                <w:lang w:val="es-ES_tradnl"/>
              </w:rPr>
              <w:t xml:space="preserve"> 12</w:t>
            </w:r>
          </w:p>
        </w:tc>
        <w:tc>
          <w:tcPr>
            <w:tcW w:w="1418" w:type="dxa"/>
          </w:tcPr>
          <w:p w14:paraId="31AE6FC2"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12</w:t>
            </w:r>
          </w:p>
        </w:tc>
        <w:tc>
          <w:tcPr>
            <w:tcW w:w="1417" w:type="dxa"/>
          </w:tcPr>
          <w:p w14:paraId="0C02374D"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rPr>
              <w:t>10 to 15</w:t>
            </w:r>
          </w:p>
        </w:tc>
        <w:tc>
          <w:tcPr>
            <w:tcW w:w="1564" w:type="dxa"/>
          </w:tcPr>
          <w:p w14:paraId="4C1045EF"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rPr>
              <w:t>10 to 15</w:t>
            </w:r>
          </w:p>
        </w:tc>
      </w:tr>
      <w:tr w:rsidR="00CE0E58" w:rsidRPr="009D271E" w14:paraId="1D0907E5" w14:textId="77777777" w:rsidTr="0024414A">
        <w:trPr>
          <w:cantSplit/>
          <w:trHeight w:val="294"/>
          <w:jc w:val="center"/>
        </w:trPr>
        <w:tc>
          <w:tcPr>
            <w:tcW w:w="2688" w:type="dxa"/>
          </w:tcPr>
          <w:p w14:paraId="6E8D3A7C" w14:textId="77777777" w:rsidR="00CE0E58" w:rsidRPr="009D271E" w:rsidRDefault="00CE0E58" w:rsidP="009D271E">
            <w:pPr>
              <w:pStyle w:val="Tabletext"/>
              <w:rPr>
                <w:rFonts w:eastAsia="SimSun"/>
                <w:sz w:val="18"/>
                <w:szCs w:val="18"/>
                <w:lang w:val="fr-CH"/>
              </w:rPr>
            </w:pPr>
            <w:r w:rsidRPr="009D271E">
              <w:rPr>
                <w:rFonts w:eastAsia="SimSun"/>
                <w:sz w:val="18"/>
                <w:szCs w:val="18"/>
              </w:rPr>
              <w:t>Modulation</w:t>
            </w:r>
          </w:p>
        </w:tc>
        <w:tc>
          <w:tcPr>
            <w:tcW w:w="1559" w:type="dxa"/>
          </w:tcPr>
          <w:p w14:paraId="3B099258" w14:textId="77777777" w:rsidR="00CE0E58" w:rsidRPr="009D271E" w:rsidRDefault="00CE0E58" w:rsidP="009D271E">
            <w:pPr>
              <w:pStyle w:val="Tabletext"/>
              <w:jc w:val="center"/>
              <w:rPr>
                <w:rFonts w:eastAsia="SimSun"/>
                <w:sz w:val="18"/>
                <w:szCs w:val="18"/>
                <w:lang w:val="fr-CH"/>
              </w:rPr>
            </w:pPr>
            <w:r w:rsidRPr="009D271E">
              <w:rPr>
                <w:rFonts w:eastAsia="SimSun"/>
                <w:sz w:val="18"/>
                <w:szCs w:val="18"/>
              </w:rPr>
              <w:t>QPSK</w:t>
            </w:r>
          </w:p>
        </w:tc>
        <w:tc>
          <w:tcPr>
            <w:tcW w:w="1560" w:type="dxa"/>
            <w:gridSpan w:val="2"/>
          </w:tcPr>
          <w:p w14:paraId="79401800" w14:textId="77777777" w:rsidR="00CE0E58" w:rsidRPr="009D271E" w:rsidRDefault="00CE0E58" w:rsidP="009D271E">
            <w:pPr>
              <w:pStyle w:val="Tabletext"/>
              <w:jc w:val="center"/>
              <w:rPr>
                <w:rFonts w:eastAsia="SimSun"/>
                <w:sz w:val="18"/>
                <w:szCs w:val="18"/>
                <w:lang w:val="fr-CH"/>
              </w:rPr>
            </w:pPr>
            <w:r w:rsidRPr="009D271E">
              <w:rPr>
                <w:rFonts w:eastAsia="SimSun"/>
                <w:sz w:val="18"/>
                <w:szCs w:val="18"/>
              </w:rPr>
              <w:t>QPSK</w:t>
            </w:r>
          </w:p>
        </w:tc>
        <w:tc>
          <w:tcPr>
            <w:tcW w:w="1418" w:type="dxa"/>
          </w:tcPr>
          <w:p w14:paraId="2AE5B6A1"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QPSK</w:t>
            </w:r>
          </w:p>
        </w:tc>
        <w:tc>
          <w:tcPr>
            <w:tcW w:w="1275" w:type="dxa"/>
          </w:tcPr>
          <w:p w14:paraId="499C176E"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QPSK</w:t>
            </w:r>
          </w:p>
        </w:tc>
        <w:tc>
          <w:tcPr>
            <w:tcW w:w="1276" w:type="dxa"/>
          </w:tcPr>
          <w:p w14:paraId="043BA1BE"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QPSK</w:t>
            </w:r>
          </w:p>
        </w:tc>
        <w:tc>
          <w:tcPr>
            <w:tcW w:w="1418" w:type="dxa"/>
          </w:tcPr>
          <w:p w14:paraId="7EB8B423" w14:textId="77777777" w:rsidR="00CE0E58" w:rsidRPr="009D271E" w:rsidRDefault="00CE0E58" w:rsidP="009D271E">
            <w:pPr>
              <w:pStyle w:val="Tabletext"/>
              <w:jc w:val="center"/>
              <w:rPr>
                <w:rFonts w:eastAsia="SimSun"/>
                <w:sz w:val="18"/>
                <w:szCs w:val="18"/>
              </w:rPr>
            </w:pPr>
            <w:r w:rsidRPr="009D271E">
              <w:rPr>
                <w:rFonts w:eastAsia="SimSun"/>
                <w:sz w:val="18"/>
                <w:szCs w:val="18"/>
              </w:rPr>
              <w:t>QPSK</w:t>
            </w:r>
          </w:p>
        </w:tc>
        <w:tc>
          <w:tcPr>
            <w:tcW w:w="1417" w:type="dxa"/>
          </w:tcPr>
          <w:p w14:paraId="0EE392D0" w14:textId="77777777" w:rsidR="00CE0E58" w:rsidRPr="009D271E" w:rsidRDefault="00CE0E58" w:rsidP="009D271E">
            <w:pPr>
              <w:pStyle w:val="Tabletext"/>
              <w:jc w:val="center"/>
              <w:rPr>
                <w:rFonts w:eastAsia="SimSun"/>
                <w:sz w:val="18"/>
                <w:szCs w:val="18"/>
              </w:rPr>
            </w:pPr>
            <w:r w:rsidRPr="009D271E">
              <w:rPr>
                <w:rFonts w:eastAsia="SimSun"/>
                <w:sz w:val="18"/>
                <w:szCs w:val="18"/>
              </w:rPr>
              <w:t>QPSK</w:t>
            </w:r>
          </w:p>
        </w:tc>
        <w:tc>
          <w:tcPr>
            <w:tcW w:w="1564" w:type="dxa"/>
          </w:tcPr>
          <w:p w14:paraId="4B83DED9" w14:textId="77777777" w:rsidR="00CE0E58" w:rsidRPr="009D271E" w:rsidRDefault="00CE0E58" w:rsidP="009D271E">
            <w:pPr>
              <w:pStyle w:val="Tabletext"/>
              <w:jc w:val="center"/>
              <w:rPr>
                <w:rFonts w:eastAsia="SimSun"/>
                <w:sz w:val="18"/>
                <w:szCs w:val="18"/>
              </w:rPr>
            </w:pPr>
            <w:r w:rsidRPr="009D271E">
              <w:rPr>
                <w:rFonts w:eastAsia="SimSun"/>
                <w:sz w:val="18"/>
                <w:szCs w:val="18"/>
              </w:rPr>
              <w:t>QPSK</w:t>
            </w:r>
          </w:p>
        </w:tc>
      </w:tr>
      <w:tr w:rsidR="00CE0E58" w:rsidRPr="009D271E" w14:paraId="12CBED8B" w14:textId="77777777" w:rsidTr="0024414A">
        <w:trPr>
          <w:cantSplit/>
          <w:trHeight w:val="294"/>
          <w:jc w:val="center"/>
        </w:trPr>
        <w:tc>
          <w:tcPr>
            <w:tcW w:w="2688" w:type="dxa"/>
          </w:tcPr>
          <w:p w14:paraId="7E80A697" w14:textId="77777777" w:rsidR="00CE0E58" w:rsidRPr="009D271E" w:rsidRDefault="00CE0E58" w:rsidP="009D271E">
            <w:pPr>
              <w:pStyle w:val="Tabletext"/>
              <w:rPr>
                <w:rFonts w:eastAsia="SimSun"/>
                <w:sz w:val="18"/>
                <w:szCs w:val="18"/>
              </w:rPr>
            </w:pPr>
            <w:r w:rsidRPr="009D271E">
              <w:rPr>
                <w:rFonts w:eastAsia="SimSun"/>
                <w:sz w:val="18"/>
                <w:szCs w:val="18"/>
                <w:lang w:val="en-US"/>
              </w:rPr>
              <w:t>Coding</w:t>
            </w:r>
          </w:p>
        </w:tc>
        <w:tc>
          <w:tcPr>
            <w:tcW w:w="1559" w:type="dxa"/>
          </w:tcPr>
          <w:p w14:paraId="2883FD39" w14:textId="77777777" w:rsidR="00CE0E58" w:rsidRPr="009D271E" w:rsidRDefault="00CE0E58" w:rsidP="009D271E">
            <w:pPr>
              <w:pStyle w:val="Tabletext"/>
              <w:jc w:val="center"/>
              <w:rPr>
                <w:rFonts w:eastAsia="SimSun"/>
                <w:sz w:val="18"/>
                <w:szCs w:val="18"/>
              </w:rPr>
            </w:pPr>
            <w:r w:rsidRPr="009D271E">
              <w:rPr>
                <w:rFonts w:eastAsia="SimSun"/>
                <w:sz w:val="18"/>
                <w:szCs w:val="18"/>
              </w:rPr>
              <w:t>FEC</w:t>
            </w:r>
          </w:p>
        </w:tc>
        <w:tc>
          <w:tcPr>
            <w:tcW w:w="1560" w:type="dxa"/>
            <w:gridSpan w:val="2"/>
          </w:tcPr>
          <w:p w14:paraId="6A962BAD" w14:textId="77777777" w:rsidR="00CE0E58" w:rsidRPr="009D271E" w:rsidRDefault="00CE0E58" w:rsidP="009D271E">
            <w:pPr>
              <w:pStyle w:val="Tabletext"/>
              <w:jc w:val="center"/>
              <w:rPr>
                <w:rFonts w:eastAsia="SimSun"/>
                <w:sz w:val="18"/>
                <w:szCs w:val="18"/>
              </w:rPr>
            </w:pPr>
            <w:r w:rsidRPr="009D271E">
              <w:rPr>
                <w:rFonts w:eastAsia="SimSun"/>
                <w:sz w:val="18"/>
                <w:szCs w:val="18"/>
              </w:rPr>
              <w:t>FEC</w:t>
            </w:r>
          </w:p>
        </w:tc>
        <w:tc>
          <w:tcPr>
            <w:tcW w:w="1418" w:type="dxa"/>
          </w:tcPr>
          <w:p w14:paraId="1E167FFD" w14:textId="77777777" w:rsidR="00CE0E58" w:rsidRPr="009D271E" w:rsidRDefault="00CE0E58" w:rsidP="009D271E">
            <w:pPr>
              <w:pStyle w:val="Tabletext"/>
              <w:jc w:val="center"/>
              <w:rPr>
                <w:rFonts w:eastAsia="SimSun"/>
                <w:sz w:val="18"/>
                <w:szCs w:val="18"/>
              </w:rPr>
            </w:pPr>
            <w:r w:rsidRPr="009D271E">
              <w:rPr>
                <w:rFonts w:eastAsia="SimSun"/>
                <w:sz w:val="18"/>
                <w:szCs w:val="18"/>
              </w:rPr>
              <w:t>FEC</w:t>
            </w:r>
          </w:p>
        </w:tc>
        <w:tc>
          <w:tcPr>
            <w:tcW w:w="1275" w:type="dxa"/>
          </w:tcPr>
          <w:p w14:paraId="6038D537" w14:textId="77777777" w:rsidR="00CE0E58" w:rsidRPr="009D271E" w:rsidRDefault="00CE0E58" w:rsidP="009D271E">
            <w:pPr>
              <w:pStyle w:val="Tabletext"/>
              <w:jc w:val="center"/>
              <w:rPr>
                <w:rFonts w:eastAsia="SimSun"/>
                <w:sz w:val="18"/>
                <w:szCs w:val="18"/>
              </w:rPr>
            </w:pPr>
            <w:r w:rsidRPr="009D271E">
              <w:rPr>
                <w:rFonts w:eastAsia="SimSun"/>
                <w:sz w:val="18"/>
                <w:szCs w:val="18"/>
              </w:rPr>
              <w:t>FEC</w:t>
            </w:r>
          </w:p>
        </w:tc>
        <w:tc>
          <w:tcPr>
            <w:tcW w:w="1276" w:type="dxa"/>
          </w:tcPr>
          <w:p w14:paraId="7F5883AE" w14:textId="77777777" w:rsidR="00CE0E58" w:rsidRPr="009D271E" w:rsidRDefault="00CE0E58" w:rsidP="009D271E">
            <w:pPr>
              <w:pStyle w:val="Tabletext"/>
              <w:jc w:val="center"/>
              <w:rPr>
                <w:rFonts w:eastAsia="SimSun"/>
                <w:sz w:val="18"/>
                <w:szCs w:val="18"/>
              </w:rPr>
            </w:pPr>
            <w:r w:rsidRPr="009D271E">
              <w:rPr>
                <w:rFonts w:eastAsia="SimSun"/>
                <w:sz w:val="18"/>
                <w:szCs w:val="18"/>
              </w:rPr>
              <w:t>FEC</w:t>
            </w:r>
          </w:p>
        </w:tc>
        <w:tc>
          <w:tcPr>
            <w:tcW w:w="1418" w:type="dxa"/>
          </w:tcPr>
          <w:p w14:paraId="01C0AF36" w14:textId="77777777" w:rsidR="00CE0E58" w:rsidRPr="009D271E" w:rsidRDefault="00CE0E58" w:rsidP="009D271E">
            <w:pPr>
              <w:pStyle w:val="Tabletext"/>
              <w:jc w:val="center"/>
              <w:rPr>
                <w:rFonts w:eastAsia="SimSun"/>
                <w:sz w:val="18"/>
                <w:szCs w:val="18"/>
              </w:rPr>
            </w:pPr>
            <w:r w:rsidRPr="009D271E">
              <w:rPr>
                <w:rFonts w:eastAsia="SimSun"/>
                <w:sz w:val="18"/>
                <w:szCs w:val="18"/>
              </w:rPr>
              <w:t>FEC</w:t>
            </w:r>
          </w:p>
        </w:tc>
        <w:tc>
          <w:tcPr>
            <w:tcW w:w="1417" w:type="dxa"/>
          </w:tcPr>
          <w:p w14:paraId="580E6DFA" w14:textId="77777777" w:rsidR="00CE0E58" w:rsidRPr="009D271E" w:rsidRDefault="00CE0E58" w:rsidP="009D271E">
            <w:pPr>
              <w:pStyle w:val="Tabletext"/>
              <w:jc w:val="center"/>
              <w:rPr>
                <w:rFonts w:eastAsia="SimSun"/>
                <w:sz w:val="18"/>
                <w:szCs w:val="18"/>
              </w:rPr>
            </w:pPr>
            <w:r w:rsidRPr="009D271E">
              <w:rPr>
                <w:rFonts w:eastAsia="SimSun"/>
                <w:sz w:val="18"/>
                <w:szCs w:val="18"/>
              </w:rPr>
              <w:t>FEC</w:t>
            </w:r>
          </w:p>
        </w:tc>
        <w:tc>
          <w:tcPr>
            <w:tcW w:w="1564" w:type="dxa"/>
          </w:tcPr>
          <w:p w14:paraId="3C9DF4FA" w14:textId="77777777" w:rsidR="00CE0E58" w:rsidRPr="009D271E" w:rsidRDefault="00CE0E58" w:rsidP="009D271E">
            <w:pPr>
              <w:pStyle w:val="Tabletext"/>
              <w:jc w:val="center"/>
              <w:rPr>
                <w:rFonts w:eastAsia="SimSun"/>
                <w:sz w:val="18"/>
                <w:szCs w:val="18"/>
              </w:rPr>
            </w:pPr>
            <w:r w:rsidRPr="009D271E">
              <w:rPr>
                <w:rFonts w:eastAsia="SimSun"/>
                <w:sz w:val="18"/>
                <w:szCs w:val="18"/>
              </w:rPr>
              <w:t>FEC</w:t>
            </w:r>
          </w:p>
        </w:tc>
      </w:tr>
      <w:tr w:rsidR="00CE0E58" w:rsidRPr="009D271E" w14:paraId="32D10792" w14:textId="77777777" w:rsidTr="0024414A">
        <w:trPr>
          <w:cantSplit/>
          <w:trHeight w:val="513"/>
          <w:jc w:val="center"/>
        </w:trPr>
        <w:tc>
          <w:tcPr>
            <w:tcW w:w="2688" w:type="dxa"/>
          </w:tcPr>
          <w:p w14:paraId="3464B55A"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Access scheme</w:t>
            </w:r>
          </w:p>
        </w:tc>
        <w:tc>
          <w:tcPr>
            <w:tcW w:w="1559" w:type="dxa"/>
          </w:tcPr>
          <w:p w14:paraId="168E1EF5"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CDMA</w:t>
            </w:r>
          </w:p>
        </w:tc>
        <w:tc>
          <w:tcPr>
            <w:tcW w:w="1560" w:type="dxa"/>
            <w:gridSpan w:val="2"/>
          </w:tcPr>
          <w:p w14:paraId="654647A3"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FDMA/</w:t>
            </w:r>
            <w:r w:rsidRPr="009D271E">
              <w:rPr>
                <w:rFonts w:eastAsia="SimSun"/>
                <w:sz w:val="18"/>
                <w:szCs w:val="18"/>
                <w:lang w:val="en-US"/>
              </w:rPr>
              <w:br/>
              <w:t>TDMA</w:t>
            </w:r>
          </w:p>
        </w:tc>
        <w:tc>
          <w:tcPr>
            <w:tcW w:w="1418" w:type="dxa"/>
          </w:tcPr>
          <w:p w14:paraId="54371F9D"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FDMA</w:t>
            </w:r>
          </w:p>
        </w:tc>
        <w:tc>
          <w:tcPr>
            <w:tcW w:w="1275" w:type="dxa"/>
          </w:tcPr>
          <w:p w14:paraId="61C4BD59"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FDMA</w:t>
            </w:r>
          </w:p>
        </w:tc>
        <w:tc>
          <w:tcPr>
            <w:tcW w:w="1276" w:type="dxa"/>
          </w:tcPr>
          <w:p w14:paraId="53A0EE13"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TDMA</w:t>
            </w:r>
          </w:p>
        </w:tc>
        <w:tc>
          <w:tcPr>
            <w:tcW w:w="1418" w:type="dxa"/>
          </w:tcPr>
          <w:p w14:paraId="5FDA3A93"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FDMA/</w:t>
            </w:r>
            <w:r w:rsidRPr="009D271E">
              <w:rPr>
                <w:rFonts w:eastAsia="SimSun"/>
                <w:sz w:val="18"/>
                <w:szCs w:val="18"/>
                <w:lang w:val="en-US"/>
              </w:rPr>
              <w:br/>
              <w:t>TDMA</w:t>
            </w:r>
          </w:p>
        </w:tc>
        <w:tc>
          <w:tcPr>
            <w:tcW w:w="1417" w:type="dxa"/>
          </w:tcPr>
          <w:p w14:paraId="5205F3EA"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CDMA</w:t>
            </w:r>
          </w:p>
        </w:tc>
        <w:tc>
          <w:tcPr>
            <w:tcW w:w="1564" w:type="dxa"/>
          </w:tcPr>
          <w:p w14:paraId="496B4208"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CDMA</w:t>
            </w:r>
          </w:p>
        </w:tc>
      </w:tr>
      <w:tr w:rsidR="00CE0E58" w:rsidRPr="009D271E" w14:paraId="45A99922" w14:textId="77777777" w:rsidTr="0024414A">
        <w:trPr>
          <w:cantSplit/>
          <w:trHeight w:val="513"/>
          <w:jc w:val="center"/>
        </w:trPr>
        <w:tc>
          <w:tcPr>
            <w:tcW w:w="2688" w:type="dxa"/>
          </w:tcPr>
          <w:p w14:paraId="181C3DA4"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Frame length (</w:t>
            </w:r>
            <w:proofErr w:type="spellStart"/>
            <w:r w:rsidRPr="009D271E">
              <w:rPr>
                <w:rFonts w:eastAsia="SimSun"/>
                <w:sz w:val="18"/>
                <w:szCs w:val="18"/>
                <w:lang w:val="en-US"/>
              </w:rPr>
              <w:t>ms</w:t>
            </w:r>
            <w:proofErr w:type="spellEnd"/>
            <w:r w:rsidRPr="009D271E">
              <w:rPr>
                <w:rFonts w:eastAsia="SimSun"/>
                <w:sz w:val="18"/>
                <w:szCs w:val="18"/>
                <w:lang w:val="en-US"/>
              </w:rPr>
              <w:t>)</w:t>
            </w:r>
          </w:p>
        </w:tc>
        <w:tc>
          <w:tcPr>
            <w:tcW w:w="1559" w:type="dxa"/>
          </w:tcPr>
          <w:p w14:paraId="0E7568A4"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560" w:type="dxa"/>
            <w:gridSpan w:val="2"/>
          </w:tcPr>
          <w:p w14:paraId="493C0790"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418" w:type="dxa"/>
          </w:tcPr>
          <w:p w14:paraId="1EFAEAB1"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275" w:type="dxa"/>
          </w:tcPr>
          <w:p w14:paraId="1B0A57CD"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276" w:type="dxa"/>
          </w:tcPr>
          <w:p w14:paraId="76D72298" w14:textId="77777777" w:rsidR="00CE0E58" w:rsidRPr="009D271E" w:rsidRDefault="00CE0E58" w:rsidP="009D271E">
            <w:pPr>
              <w:pStyle w:val="Tabletext"/>
              <w:jc w:val="center"/>
              <w:rPr>
                <w:rFonts w:eastAsia="SimSun"/>
                <w:sz w:val="18"/>
                <w:szCs w:val="18"/>
              </w:rPr>
            </w:pPr>
            <w:r w:rsidRPr="009D271E">
              <w:rPr>
                <w:rFonts w:eastAsia="SimSun"/>
                <w:sz w:val="18"/>
                <w:szCs w:val="18"/>
              </w:rPr>
              <w:t>*</w:t>
            </w:r>
          </w:p>
        </w:tc>
        <w:tc>
          <w:tcPr>
            <w:tcW w:w="1418" w:type="dxa"/>
          </w:tcPr>
          <w:p w14:paraId="36571A3B" w14:textId="77777777" w:rsidR="00CE0E58" w:rsidRPr="009D271E" w:rsidRDefault="00CE0E58" w:rsidP="009D271E">
            <w:pPr>
              <w:pStyle w:val="Tabletext"/>
              <w:jc w:val="center"/>
              <w:rPr>
                <w:rFonts w:eastAsia="SimSun"/>
                <w:sz w:val="18"/>
                <w:szCs w:val="18"/>
              </w:rPr>
            </w:pPr>
            <w:r w:rsidRPr="009D271E">
              <w:rPr>
                <w:rFonts w:eastAsia="SimSun"/>
                <w:sz w:val="18"/>
                <w:szCs w:val="18"/>
              </w:rPr>
              <w:t>40</w:t>
            </w:r>
          </w:p>
        </w:tc>
        <w:tc>
          <w:tcPr>
            <w:tcW w:w="1417" w:type="dxa"/>
          </w:tcPr>
          <w:p w14:paraId="46960A65" w14:textId="77777777" w:rsidR="00CE0E58" w:rsidRPr="009D271E" w:rsidRDefault="00CE0E58" w:rsidP="009D271E">
            <w:pPr>
              <w:pStyle w:val="Tabletext"/>
              <w:jc w:val="center"/>
              <w:rPr>
                <w:rFonts w:eastAsia="SimSun"/>
                <w:sz w:val="18"/>
                <w:szCs w:val="18"/>
              </w:rPr>
            </w:pPr>
            <w:r w:rsidRPr="009D271E">
              <w:rPr>
                <w:rFonts w:eastAsia="SimSun"/>
                <w:sz w:val="18"/>
                <w:szCs w:val="18"/>
              </w:rPr>
              <w:t>40</w:t>
            </w:r>
          </w:p>
        </w:tc>
        <w:tc>
          <w:tcPr>
            <w:tcW w:w="1564" w:type="dxa"/>
          </w:tcPr>
          <w:p w14:paraId="0519B10B" w14:textId="77777777" w:rsidR="00CE0E58" w:rsidRPr="009D271E" w:rsidRDefault="00CE0E58" w:rsidP="009D271E">
            <w:pPr>
              <w:pStyle w:val="Tabletext"/>
              <w:jc w:val="center"/>
              <w:rPr>
                <w:rFonts w:eastAsia="SimSun"/>
                <w:sz w:val="18"/>
                <w:szCs w:val="18"/>
              </w:rPr>
            </w:pPr>
            <w:r w:rsidRPr="009D271E">
              <w:rPr>
                <w:rFonts w:eastAsia="SimSun"/>
                <w:sz w:val="18"/>
                <w:szCs w:val="18"/>
              </w:rPr>
              <w:t>120</w:t>
            </w:r>
          </w:p>
        </w:tc>
      </w:tr>
      <w:tr w:rsidR="00CE0E58" w:rsidRPr="009D271E" w14:paraId="10ADDAA7" w14:textId="77777777" w:rsidTr="0024414A">
        <w:trPr>
          <w:cantSplit/>
          <w:trHeight w:val="513"/>
          <w:jc w:val="center"/>
        </w:trPr>
        <w:tc>
          <w:tcPr>
            <w:tcW w:w="2688" w:type="dxa"/>
          </w:tcPr>
          <w:p w14:paraId="166498A7"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Burst rate (kbit/s)</w:t>
            </w:r>
          </w:p>
        </w:tc>
        <w:tc>
          <w:tcPr>
            <w:tcW w:w="1559" w:type="dxa"/>
          </w:tcPr>
          <w:p w14:paraId="2C40F657"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560" w:type="dxa"/>
            <w:gridSpan w:val="2"/>
          </w:tcPr>
          <w:p w14:paraId="53373FDF"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418" w:type="dxa"/>
          </w:tcPr>
          <w:p w14:paraId="099A26CE"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275" w:type="dxa"/>
          </w:tcPr>
          <w:p w14:paraId="79CF69AD"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276" w:type="dxa"/>
          </w:tcPr>
          <w:p w14:paraId="2515FE92" w14:textId="77777777" w:rsidR="00CE0E58" w:rsidRPr="009D271E" w:rsidRDefault="00CE0E58" w:rsidP="009D271E">
            <w:pPr>
              <w:pStyle w:val="Tabletext"/>
              <w:jc w:val="center"/>
              <w:rPr>
                <w:rFonts w:eastAsia="SimSun"/>
                <w:sz w:val="18"/>
                <w:szCs w:val="18"/>
              </w:rPr>
            </w:pPr>
            <w:r w:rsidRPr="009D271E">
              <w:rPr>
                <w:rFonts w:eastAsia="SimSun"/>
                <w:sz w:val="18"/>
                <w:szCs w:val="18"/>
              </w:rPr>
              <w:t>32</w:t>
            </w:r>
          </w:p>
        </w:tc>
        <w:tc>
          <w:tcPr>
            <w:tcW w:w="1418" w:type="dxa"/>
          </w:tcPr>
          <w:p w14:paraId="57D3F018"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46.8</w:t>
            </w:r>
          </w:p>
        </w:tc>
        <w:tc>
          <w:tcPr>
            <w:tcW w:w="1417" w:type="dxa"/>
          </w:tcPr>
          <w:p w14:paraId="78AEA660"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rPr>
              <w:t>Not applicable</w:t>
            </w:r>
          </w:p>
        </w:tc>
        <w:tc>
          <w:tcPr>
            <w:tcW w:w="1564" w:type="dxa"/>
          </w:tcPr>
          <w:p w14:paraId="5F31B306"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rPr>
              <w:t>Not applicable</w:t>
            </w:r>
          </w:p>
        </w:tc>
      </w:tr>
      <w:tr w:rsidR="00CE0E58" w:rsidRPr="009D271E" w14:paraId="4F687AEC" w14:textId="77777777" w:rsidTr="0024414A">
        <w:trPr>
          <w:cantSplit/>
          <w:trHeight w:val="513"/>
          <w:jc w:val="center"/>
        </w:trPr>
        <w:tc>
          <w:tcPr>
            <w:tcW w:w="2688" w:type="dxa"/>
          </w:tcPr>
          <w:p w14:paraId="78A9FA9A"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Chip rate (Mchip/s)</w:t>
            </w:r>
          </w:p>
        </w:tc>
        <w:tc>
          <w:tcPr>
            <w:tcW w:w="1559" w:type="dxa"/>
          </w:tcPr>
          <w:p w14:paraId="2BFFE028"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8.33</w:t>
            </w:r>
          </w:p>
        </w:tc>
        <w:tc>
          <w:tcPr>
            <w:tcW w:w="1560" w:type="dxa"/>
            <w:gridSpan w:val="2"/>
          </w:tcPr>
          <w:p w14:paraId="12471BE7"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418" w:type="dxa"/>
          </w:tcPr>
          <w:p w14:paraId="4D061754"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275" w:type="dxa"/>
          </w:tcPr>
          <w:p w14:paraId="7DB9C402"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276" w:type="dxa"/>
          </w:tcPr>
          <w:p w14:paraId="5AA18067"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w:t>
            </w:r>
          </w:p>
        </w:tc>
        <w:tc>
          <w:tcPr>
            <w:tcW w:w="1418" w:type="dxa"/>
          </w:tcPr>
          <w:p w14:paraId="00C7DD0B"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lang w:val="en-US"/>
              </w:rPr>
              <w:t>Not applicable</w:t>
            </w:r>
          </w:p>
        </w:tc>
        <w:tc>
          <w:tcPr>
            <w:tcW w:w="1417" w:type="dxa"/>
          </w:tcPr>
          <w:p w14:paraId="0E779882"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4.1</w:t>
            </w:r>
          </w:p>
        </w:tc>
        <w:tc>
          <w:tcPr>
            <w:tcW w:w="1564" w:type="dxa"/>
          </w:tcPr>
          <w:p w14:paraId="1D227ED5" w14:textId="77777777" w:rsidR="00CE0E58" w:rsidRPr="009D271E" w:rsidRDefault="00CE0E58" w:rsidP="009D271E">
            <w:pPr>
              <w:pStyle w:val="Tabletext"/>
              <w:jc w:val="center"/>
              <w:rPr>
                <w:rFonts w:eastAsia="SimSun"/>
                <w:sz w:val="18"/>
                <w:szCs w:val="18"/>
                <w:lang w:val="en-US"/>
              </w:rPr>
            </w:pPr>
            <w:r w:rsidRPr="009D271E">
              <w:rPr>
                <w:rFonts w:eastAsia="SimSun"/>
                <w:sz w:val="18"/>
                <w:szCs w:val="18"/>
              </w:rPr>
              <w:t>8.2</w:t>
            </w:r>
          </w:p>
        </w:tc>
      </w:tr>
      <w:tr w:rsidR="00CE0E58" w:rsidRPr="009D271E" w14:paraId="19F8E0DF" w14:textId="77777777" w:rsidTr="0024414A">
        <w:trPr>
          <w:cantSplit/>
          <w:trHeight w:val="513"/>
          <w:jc w:val="center"/>
        </w:trPr>
        <w:tc>
          <w:tcPr>
            <w:tcW w:w="2688" w:type="dxa"/>
          </w:tcPr>
          <w:p w14:paraId="76408124" w14:textId="77777777" w:rsidR="00CE0E58" w:rsidRPr="009D271E" w:rsidRDefault="00CE0E58" w:rsidP="009D271E">
            <w:pPr>
              <w:pStyle w:val="Tabletext"/>
              <w:rPr>
                <w:rFonts w:eastAsia="SimSun"/>
                <w:sz w:val="18"/>
                <w:szCs w:val="18"/>
                <w:lang w:val="en-US"/>
              </w:rPr>
            </w:pPr>
            <w:r w:rsidRPr="009D271E">
              <w:rPr>
                <w:rFonts w:eastAsia="SimSun"/>
                <w:sz w:val="18"/>
                <w:szCs w:val="18"/>
                <w:lang w:val="en-US"/>
              </w:rPr>
              <w:t>Voice activity factor</w:t>
            </w:r>
          </w:p>
        </w:tc>
        <w:tc>
          <w:tcPr>
            <w:tcW w:w="1559" w:type="dxa"/>
          </w:tcPr>
          <w:p w14:paraId="23A73CAA"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0.4</w:t>
            </w:r>
          </w:p>
        </w:tc>
        <w:tc>
          <w:tcPr>
            <w:tcW w:w="1560" w:type="dxa"/>
            <w:gridSpan w:val="2"/>
          </w:tcPr>
          <w:p w14:paraId="61CEFF87"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0.4</w:t>
            </w:r>
          </w:p>
        </w:tc>
        <w:tc>
          <w:tcPr>
            <w:tcW w:w="1418" w:type="dxa"/>
          </w:tcPr>
          <w:p w14:paraId="5D2DB99B"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0.4</w:t>
            </w:r>
          </w:p>
        </w:tc>
        <w:tc>
          <w:tcPr>
            <w:tcW w:w="1275" w:type="dxa"/>
          </w:tcPr>
          <w:p w14:paraId="3E3647CD"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0.4</w:t>
            </w:r>
          </w:p>
        </w:tc>
        <w:tc>
          <w:tcPr>
            <w:tcW w:w="1276" w:type="dxa"/>
          </w:tcPr>
          <w:p w14:paraId="436D4ACE"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0.4</w:t>
            </w:r>
          </w:p>
        </w:tc>
        <w:tc>
          <w:tcPr>
            <w:tcW w:w="1418" w:type="dxa"/>
          </w:tcPr>
          <w:p w14:paraId="52DB97AD"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lang w:val="es-ES_tradnl"/>
              </w:rPr>
              <w:t>0.5</w:t>
            </w:r>
          </w:p>
        </w:tc>
        <w:tc>
          <w:tcPr>
            <w:tcW w:w="1417" w:type="dxa"/>
          </w:tcPr>
          <w:p w14:paraId="4D56B5B1"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rPr>
              <w:t>Not applicable</w:t>
            </w:r>
          </w:p>
        </w:tc>
        <w:tc>
          <w:tcPr>
            <w:tcW w:w="1564" w:type="dxa"/>
          </w:tcPr>
          <w:p w14:paraId="12852C15" w14:textId="77777777" w:rsidR="00CE0E58" w:rsidRPr="009D271E" w:rsidRDefault="00CE0E58" w:rsidP="009D271E">
            <w:pPr>
              <w:pStyle w:val="Tabletext"/>
              <w:jc w:val="center"/>
              <w:rPr>
                <w:rFonts w:eastAsia="SimSun"/>
                <w:sz w:val="18"/>
                <w:szCs w:val="18"/>
                <w:lang w:val="es-ES_tradnl"/>
              </w:rPr>
            </w:pPr>
            <w:r w:rsidRPr="009D271E">
              <w:rPr>
                <w:rFonts w:eastAsia="SimSun"/>
                <w:sz w:val="18"/>
                <w:szCs w:val="18"/>
              </w:rPr>
              <w:t>Not applicable</w:t>
            </w:r>
          </w:p>
        </w:tc>
      </w:tr>
    </w:tbl>
    <w:p w14:paraId="7BD78A2C" w14:textId="7D760D61" w:rsidR="00CE0E58" w:rsidRPr="002A7534" w:rsidRDefault="007E4318" w:rsidP="002A7534">
      <w:pPr>
        <w:pStyle w:val="TableNo"/>
        <w:rPr>
          <w:rFonts w:eastAsia="SimSun"/>
          <w:szCs w:val="24"/>
          <w:lang w:val="en-US"/>
        </w:rPr>
      </w:pPr>
      <w:r>
        <w:rPr>
          <w:rFonts w:eastAsia="SimSun"/>
          <w:szCs w:val="24"/>
          <w:lang w:val="en-US"/>
        </w:rPr>
        <w:lastRenderedPageBreak/>
        <w:br/>
      </w:r>
      <w:r w:rsidR="00CE0E58" w:rsidRPr="002A7534">
        <w:rPr>
          <w:rFonts w:eastAsia="SimSun"/>
          <w:szCs w:val="24"/>
          <w:lang w:val="en-US"/>
        </w:rPr>
        <w:t>TABLE 1b (</w:t>
      </w:r>
      <w:r w:rsidRPr="002A7534">
        <w:rPr>
          <w:rFonts w:eastAsia="SimSun"/>
          <w:caps w:val="0"/>
          <w:szCs w:val="24"/>
          <w:lang w:val="en-US"/>
        </w:rPr>
        <w:t>end</w:t>
      </w:r>
      <w:r w:rsidR="00CE0E58" w:rsidRPr="002A7534">
        <w:rPr>
          <w:rFonts w:eastAsia="SimSun"/>
          <w:szCs w:val="24"/>
          <w:lang w:val="en-US"/>
        </w:rPr>
        <w:t>)</w:t>
      </w: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559"/>
        <w:gridCol w:w="1559"/>
        <w:gridCol w:w="1418"/>
        <w:gridCol w:w="1275"/>
        <w:gridCol w:w="1276"/>
        <w:gridCol w:w="1418"/>
        <w:gridCol w:w="1448"/>
        <w:gridCol w:w="1533"/>
      </w:tblGrid>
      <w:tr w:rsidR="00CE0E58" w:rsidRPr="00BE2B58" w14:paraId="1BD6EF19" w14:textId="77777777" w:rsidTr="00734234">
        <w:trPr>
          <w:cantSplit/>
          <w:trHeight w:val="370"/>
          <w:jc w:val="center"/>
        </w:trPr>
        <w:tc>
          <w:tcPr>
            <w:tcW w:w="2689" w:type="dxa"/>
            <w:vMerge w:val="restart"/>
            <w:tcBorders>
              <w:tl2br w:val="single" w:sz="2" w:space="0" w:color="auto"/>
            </w:tcBorders>
          </w:tcPr>
          <w:p w14:paraId="16DCBEE9" w14:textId="77777777" w:rsidR="00CE0E58" w:rsidRPr="002A7534" w:rsidRDefault="00CE0E58" w:rsidP="00471A05">
            <w:pPr>
              <w:pStyle w:val="Tablehead"/>
              <w:jc w:val="right"/>
              <w:rPr>
                <w:rFonts w:eastAsia="SimSun"/>
                <w:sz w:val="18"/>
                <w:szCs w:val="18"/>
                <w:lang w:val="en-US"/>
              </w:rPr>
            </w:pPr>
            <w:r w:rsidRPr="002A7534">
              <w:rPr>
                <w:rFonts w:eastAsia="SimSun"/>
                <w:sz w:val="18"/>
                <w:szCs w:val="18"/>
                <w:lang w:val="en-US"/>
              </w:rPr>
              <w:t>System</w:t>
            </w:r>
          </w:p>
          <w:p w14:paraId="2D94AD1D" w14:textId="77777777" w:rsidR="00CE0E58" w:rsidRPr="002A7534" w:rsidRDefault="00CE0E58" w:rsidP="00471A05">
            <w:pPr>
              <w:pStyle w:val="Tablehead"/>
              <w:jc w:val="left"/>
              <w:rPr>
                <w:rFonts w:eastAsia="SimSun"/>
                <w:sz w:val="18"/>
                <w:szCs w:val="18"/>
                <w:lang w:val="en-US"/>
              </w:rPr>
            </w:pPr>
            <w:r w:rsidRPr="002A7534">
              <w:rPr>
                <w:rFonts w:eastAsia="SimSun"/>
                <w:sz w:val="18"/>
                <w:szCs w:val="18"/>
                <w:lang w:val="en-US"/>
              </w:rPr>
              <w:t>Parameter</w:t>
            </w:r>
          </w:p>
        </w:tc>
        <w:tc>
          <w:tcPr>
            <w:tcW w:w="11486" w:type="dxa"/>
            <w:gridSpan w:val="8"/>
          </w:tcPr>
          <w:p w14:paraId="3BC1FB6A" w14:textId="77777777" w:rsidR="00CE0E58" w:rsidRPr="002A7534" w:rsidRDefault="00CE0E58" w:rsidP="002A7534">
            <w:pPr>
              <w:pStyle w:val="Tablehead"/>
              <w:rPr>
                <w:rFonts w:eastAsia="SimSun"/>
                <w:sz w:val="18"/>
                <w:szCs w:val="18"/>
                <w:lang w:val="en-US"/>
              </w:rPr>
            </w:pPr>
            <w:r w:rsidRPr="002A7534">
              <w:rPr>
                <w:rFonts w:eastAsia="SimSun"/>
                <w:sz w:val="18"/>
                <w:szCs w:val="18"/>
                <w:lang w:val="en-US"/>
              </w:rPr>
              <w:t>GSO</w:t>
            </w:r>
          </w:p>
        </w:tc>
      </w:tr>
      <w:tr w:rsidR="00CE0E58" w:rsidRPr="00BE2B58" w14:paraId="4D0EAFA6" w14:textId="77777777" w:rsidTr="00670040">
        <w:trPr>
          <w:cantSplit/>
          <w:trHeight w:val="380"/>
          <w:jc w:val="center"/>
        </w:trPr>
        <w:tc>
          <w:tcPr>
            <w:tcW w:w="2689" w:type="dxa"/>
            <w:vMerge/>
            <w:tcBorders>
              <w:bottom w:val="single" w:sz="4" w:space="0" w:color="auto"/>
            </w:tcBorders>
          </w:tcPr>
          <w:p w14:paraId="1F9F408A" w14:textId="77777777" w:rsidR="00CE0E58" w:rsidRPr="002A7534" w:rsidRDefault="00CE0E58" w:rsidP="002A7534">
            <w:pPr>
              <w:pStyle w:val="Tablehead"/>
              <w:rPr>
                <w:rFonts w:eastAsia="SimSun"/>
                <w:sz w:val="18"/>
                <w:szCs w:val="18"/>
                <w:lang w:val="en-US"/>
              </w:rPr>
            </w:pPr>
          </w:p>
        </w:tc>
        <w:tc>
          <w:tcPr>
            <w:tcW w:w="1559" w:type="dxa"/>
            <w:tcBorders>
              <w:bottom w:val="single" w:sz="4" w:space="0" w:color="auto"/>
            </w:tcBorders>
          </w:tcPr>
          <w:p w14:paraId="3B7BB949" w14:textId="77777777" w:rsidR="00CE0E58" w:rsidRPr="002A7534" w:rsidRDefault="00CE0E58" w:rsidP="002A7534">
            <w:pPr>
              <w:pStyle w:val="Tablehead"/>
              <w:rPr>
                <w:rFonts w:eastAsia="SimSun"/>
                <w:sz w:val="18"/>
                <w:szCs w:val="18"/>
                <w:lang w:val="en-US"/>
              </w:rPr>
            </w:pPr>
            <w:r w:rsidRPr="002A7534">
              <w:rPr>
                <w:rFonts w:eastAsia="SimSun"/>
                <w:sz w:val="18"/>
                <w:szCs w:val="18"/>
                <w:lang w:val="en-US"/>
              </w:rPr>
              <w:t>A</w:t>
            </w:r>
          </w:p>
        </w:tc>
        <w:tc>
          <w:tcPr>
            <w:tcW w:w="1559" w:type="dxa"/>
            <w:tcBorders>
              <w:bottom w:val="single" w:sz="4" w:space="0" w:color="auto"/>
            </w:tcBorders>
          </w:tcPr>
          <w:p w14:paraId="1480067B" w14:textId="77777777" w:rsidR="00CE0E58" w:rsidRPr="002A7534" w:rsidRDefault="00CE0E58" w:rsidP="002A7534">
            <w:pPr>
              <w:pStyle w:val="Tablehead"/>
              <w:rPr>
                <w:rFonts w:eastAsia="SimSun"/>
                <w:sz w:val="18"/>
                <w:szCs w:val="18"/>
                <w:lang w:val="en-US"/>
              </w:rPr>
            </w:pPr>
            <w:r w:rsidRPr="002A7534">
              <w:rPr>
                <w:rFonts w:eastAsia="SimSun"/>
                <w:sz w:val="18"/>
                <w:szCs w:val="18"/>
                <w:lang w:val="en-US"/>
              </w:rPr>
              <w:t>B</w:t>
            </w:r>
          </w:p>
        </w:tc>
        <w:tc>
          <w:tcPr>
            <w:tcW w:w="1418" w:type="dxa"/>
            <w:tcBorders>
              <w:bottom w:val="single" w:sz="4" w:space="0" w:color="auto"/>
            </w:tcBorders>
          </w:tcPr>
          <w:p w14:paraId="0E8551D0" w14:textId="77777777" w:rsidR="00CE0E58" w:rsidRPr="002A7534" w:rsidRDefault="00CE0E58" w:rsidP="002A7534">
            <w:pPr>
              <w:pStyle w:val="Tablehead"/>
              <w:rPr>
                <w:rFonts w:eastAsia="SimSun"/>
                <w:sz w:val="18"/>
                <w:szCs w:val="18"/>
                <w:lang w:val="en-US"/>
              </w:rPr>
            </w:pPr>
            <w:r w:rsidRPr="002A7534">
              <w:rPr>
                <w:rFonts w:eastAsia="SimSun"/>
                <w:sz w:val="18"/>
                <w:szCs w:val="18"/>
                <w:lang w:val="en-US"/>
              </w:rPr>
              <w:t>C</w:t>
            </w:r>
          </w:p>
        </w:tc>
        <w:tc>
          <w:tcPr>
            <w:tcW w:w="1275" w:type="dxa"/>
            <w:tcBorders>
              <w:bottom w:val="single" w:sz="4" w:space="0" w:color="auto"/>
            </w:tcBorders>
          </w:tcPr>
          <w:p w14:paraId="2BA043B9" w14:textId="77777777" w:rsidR="00CE0E58" w:rsidRPr="002A7534" w:rsidRDefault="00CE0E58" w:rsidP="002A7534">
            <w:pPr>
              <w:pStyle w:val="Tablehead"/>
              <w:rPr>
                <w:rFonts w:eastAsia="SimSun"/>
                <w:sz w:val="18"/>
                <w:szCs w:val="18"/>
                <w:lang w:val="en-US"/>
              </w:rPr>
            </w:pPr>
            <w:r w:rsidRPr="002A7534">
              <w:rPr>
                <w:rFonts w:eastAsia="SimSun"/>
                <w:sz w:val="18"/>
                <w:szCs w:val="18"/>
                <w:lang w:val="en-US"/>
              </w:rPr>
              <w:t>D</w:t>
            </w:r>
          </w:p>
        </w:tc>
        <w:tc>
          <w:tcPr>
            <w:tcW w:w="1276" w:type="dxa"/>
            <w:tcBorders>
              <w:bottom w:val="single" w:sz="4" w:space="0" w:color="auto"/>
            </w:tcBorders>
          </w:tcPr>
          <w:p w14:paraId="3E52DBA9" w14:textId="77777777" w:rsidR="00CE0E58" w:rsidRPr="002A7534" w:rsidRDefault="00CE0E58" w:rsidP="002A7534">
            <w:pPr>
              <w:pStyle w:val="Tablehead"/>
              <w:rPr>
                <w:rFonts w:eastAsia="SimSun"/>
                <w:sz w:val="18"/>
                <w:szCs w:val="18"/>
                <w:lang w:val="en-US"/>
              </w:rPr>
            </w:pPr>
            <w:r w:rsidRPr="002A7534">
              <w:rPr>
                <w:rFonts w:eastAsia="SimSun"/>
                <w:sz w:val="18"/>
                <w:szCs w:val="18"/>
                <w:lang w:val="en-US"/>
              </w:rPr>
              <w:t>E</w:t>
            </w:r>
          </w:p>
        </w:tc>
        <w:tc>
          <w:tcPr>
            <w:tcW w:w="1418" w:type="dxa"/>
            <w:tcBorders>
              <w:bottom w:val="single" w:sz="4" w:space="0" w:color="auto"/>
            </w:tcBorders>
          </w:tcPr>
          <w:p w14:paraId="0BC1B8DE" w14:textId="77777777" w:rsidR="00CE0E58" w:rsidRPr="002A7534" w:rsidRDefault="00CE0E58" w:rsidP="002A7534">
            <w:pPr>
              <w:pStyle w:val="Tablehead"/>
              <w:rPr>
                <w:rFonts w:eastAsia="SimSun"/>
                <w:sz w:val="18"/>
                <w:szCs w:val="18"/>
                <w:lang w:val="en-US"/>
              </w:rPr>
            </w:pPr>
            <w:r w:rsidRPr="002A7534">
              <w:rPr>
                <w:rFonts w:eastAsia="SimSun"/>
                <w:sz w:val="18"/>
                <w:szCs w:val="18"/>
                <w:lang w:val="en-US"/>
              </w:rPr>
              <w:t>F</w:t>
            </w:r>
          </w:p>
        </w:tc>
        <w:tc>
          <w:tcPr>
            <w:tcW w:w="1448" w:type="dxa"/>
            <w:tcBorders>
              <w:bottom w:val="single" w:sz="4" w:space="0" w:color="auto"/>
            </w:tcBorders>
          </w:tcPr>
          <w:p w14:paraId="21DDC14A" w14:textId="77777777" w:rsidR="00CE0E58" w:rsidRPr="002A7534" w:rsidRDefault="00CE0E58" w:rsidP="002A7534">
            <w:pPr>
              <w:pStyle w:val="Tablehead"/>
              <w:rPr>
                <w:rFonts w:eastAsia="SimSun"/>
                <w:sz w:val="18"/>
                <w:szCs w:val="18"/>
                <w:lang w:val="en-US"/>
              </w:rPr>
            </w:pPr>
            <w:r w:rsidRPr="002A7534">
              <w:rPr>
                <w:rFonts w:eastAsia="SimSun" w:hint="eastAsia"/>
                <w:sz w:val="18"/>
                <w:szCs w:val="18"/>
                <w:lang w:val="en-US"/>
              </w:rPr>
              <w:t>G</w:t>
            </w:r>
          </w:p>
        </w:tc>
        <w:tc>
          <w:tcPr>
            <w:tcW w:w="1533" w:type="dxa"/>
          </w:tcPr>
          <w:p w14:paraId="534D06E7" w14:textId="77777777" w:rsidR="00CE0E58" w:rsidRPr="002A7534" w:rsidRDefault="00CE0E58" w:rsidP="002A7534">
            <w:pPr>
              <w:pStyle w:val="Tablehead"/>
              <w:rPr>
                <w:rFonts w:eastAsia="SimSun"/>
                <w:sz w:val="18"/>
                <w:szCs w:val="18"/>
                <w:lang w:val="en-US"/>
              </w:rPr>
            </w:pPr>
            <w:r w:rsidRPr="002A7534">
              <w:rPr>
                <w:rFonts w:eastAsia="SimSun"/>
                <w:sz w:val="18"/>
                <w:szCs w:val="18"/>
                <w:lang w:val="en-US"/>
              </w:rPr>
              <w:t>H</w:t>
            </w:r>
          </w:p>
        </w:tc>
      </w:tr>
      <w:tr w:rsidR="00CE0E58" w:rsidRPr="002A7534" w14:paraId="2229BCCA" w14:textId="77777777" w:rsidTr="00670040">
        <w:trPr>
          <w:cantSplit/>
          <w:trHeight w:val="294"/>
          <w:jc w:val="center"/>
        </w:trPr>
        <w:tc>
          <w:tcPr>
            <w:tcW w:w="11194" w:type="dxa"/>
            <w:gridSpan w:val="7"/>
            <w:tcBorders>
              <w:right w:val="nil"/>
            </w:tcBorders>
          </w:tcPr>
          <w:p w14:paraId="47754414" w14:textId="77777777" w:rsidR="00CE0E58" w:rsidRPr="002A7534" w:rsidRDefault="00CE0E58" w:rsidP="009D271E">
            <w:pPr>
              <w:pStyle w:val="Tabletext"/>
              <w:rPr>
                <w:rFonts w:eastAsia="SimSun"/>
                <w:i/>
                <w:iCs/>
                <w:sz w:val="18"/>
                <w:szCs w:val="18"/>
                <w:lang w:val="en-US"/>
              </w:rPr>
            </w:pPr>
            <w:r w:rsidRPr="002A7534">
              <w:rPr>
                <w:rFonts w:eastAsia="SimSun"/>
                <w:i/>
                <w:iCs/>
                <w:sz w:val="18"/>
                <w:szCs w:val="18"/>
                <w:lang w:val="en-US"/>
              </w:rPr>
              <w:t>Required E</w:t>
            </w:r>
            <w:r w:rsidRPr="002A7534">
              <w:rPr>
                <w:rFonts w:eastAsia="SimSun"/>
                <w:i/>
                <w:iCs/>
                <w:sz w:val="18"/>
                <w:szCs w:val="18"/>
                <w:vertAlign w:val="subscript"/>
                <w:lang w:val="en-US"/>
              </w:rPr>
              <w:t>b</w:t>
            </w:r>
            <w:r w:rsidRPr="002A7534">
              <w:rPr>
                <w:rFonts w:eastAsia="SimSun"/>
                <w:i/>
                <w:iCs/>
                <w:sz w:val="18"/>
                <w:szCs w:val="18"/>
                <w:lang w:val="en-US"/>
              </w:rPr>
              <w:t>/N</w:t>
            </w:r>
            <w:r w:rsidRPr="00670040">
              <w:rPr>
                <w:rFonts w:eastAsia="SimSun"/>
                <w:sz w:val="18"/>
                <w:szCs w:val="18"/>
                <w:vertAlign w:val="subscript"/>
                <w:lang w:val="en-US"/>
              </w:rPr>
              <w:t>0</w:t>
            </w:r>
            <w:r w:rsidRPr="002A7534">
              <w:rPr>
                <w:rFonts w:eastAsia="SimSun"/>
                <w:i/>
                <w:iCs/>
                <w:sz w:val="18"/>
                <w:szCs w:val="18"/>
                <w:vertAlign w:val="subscript"/>
                <w:lang w:val="en-US"/>
              </w:rPr>
              <w:t xml:space="preserve"> </w:t>
            </w:r>
            <w:r w:rsidRPr="002A7534">
              <w:rPr>
                <w:rFonts w:eastAsia="SimSun"/>
                <w:sz w:val="18"/>
                <w:szCs w:val="18"/>
                <w:lang w:val="en-US"/>
              </w:rPr>
              <w:t>(dB)</w:t>
            </w:r>
          </w:p>
        </w:tc>
        <w:tc>
          <w:tcPr>
            <w:tcW w:w="1448" w:type="dxa"/>
            <w:tcBorders>
              <w:left w:val="nil"/>
              <w:right w:val="nil"/>
            </w:tcBorders>
          </w:tcPr>
          <w:p w14:paraId="78C185C2" w14:textId="77777777" w:rsidR="00CE0E58" w:rsidRPr="002A7534" w:rsidRDefault="00CE0E58" w:rsidP="009D271E">
            <w:pPr>
              <w:pStyle w:val="Tabletext"/>
              <w:rPr>
                <w:rFonts w:eastAsia="SimSun"/>
                <w:sz w:val="18"/>
                <w:szCs w:val="18"/>
                <w:lang w:val="en-US"/>
              </w:rPr>
            </w:pPr>
          </w:p>
        </w:tc>
        <w:tc>
          <w:tcPr>
            <w:tcW w:w="1533" w:type="dxa"/>
            <w:tcBorders>
              <w:left w:val="nil"/>
            </w:tcBorders>
          </w:tcPr>
          <w:p w14:paraId="33356328" w14:textId="77777777" w:rsidR="00CE0E58" w:rsidRPr="002A7534" w:rsidRDefault="00CE0E58" w:rsidP="009D271E">
            <w:pPr>
              <w:pStyle w:val="Tabletext"/>
              <w:rPr>
                <w:rFonts w:eastAsia="SimSun"/>
                <w:sz w:val="18"/>
                <w:szCs w:val="18"/>
                <w:lang w:val="en-US"/>
              </w:rPr>
            </w:pPr>
          </w:p>
        </w:tc>
      </w:tr>
      <w:tr w:rsidR="00CE0E58" w:rsidRPr="002A7534" w14:paraId="2C8BFB05" w14:textId="77777777" w:rsidTr="00734234">
        <w:trPr>
          <w:cantSplit/>
          <w:trHeight w:val="513"/>
          <w:jc w:val="center"/>
        </w:trPr>
        <w:tc>
          <w:tcPr>
            <w:tcW w:w="2689" w:type="dxa"/>
          </w:tcPr>
          <w:p w14:paraId="363C6142" w14:textId="77777777" w:rsidR="00CE0E58" w:rsidRPr="002A7534" w:rsidRDefault="00CE0E58" w:rsidP="002A7534">
            <w:pPr>
              <w:pStyle w:val="Tabletext"/>
              <w:rPr>
                <w:rFonts w:eastAsia="SimSun"/>
                <w:sz w:val="18"/>
                <w:szCs w:val="18"/>
              </w:rPr>
            </w:pPr>
            <w:r w:rsidRPr="002A7534">
              <w:rPr>
                <w:rFonts w:eastAsia="SimSun"/>
                <w:sz w:val="18"/>
                <w:szCs w:val="18"/>
              </w:rPr>
              <w:t>Voice</w:t>
            </w:r>
          </w:p>
        </w:tc>
        <w:tc>
          <w:tcPr>
            <w:tcW w:w="1559" w:type="dxa"/>
          </w:tcPr>
          <w:p w14:paraId="456BEC94" w14:textId="77777777" w:rsidR="00CE0E58" w:rsidRPr="002A7534" w:rsidRDefault="00CE0E58" w:rsidP="002A7534">
            <w:pPr>
              <w:pStyle w:val="Tabletext"/>
              <w:jc w:val="center"/>
              <w:rPr>
                <w:rFonts w:eastAsia="SimSun"/>
                <w:sz w:val="18"/>
                <w:szCs w:val="18"/>
              </w:rPr>
            </w:pPr>
            <w:r w:rsidRPr="002A7534">
              <w:rPr>
                <w:rFonts w:eastAsia="SimSun"/>
                <w:sz w:val="18"/>
                <w:szCs w:val="18"/>
              </w:rPr>
              <w:t>2.5</w:t>
            </w:r>
          </w:p>
        </w:tc>
        <w:tc>
          <w:tcPr>
            <w:tcW w:w="1559" w:type="dxa"/>
          </w:tcPr>
          <w:p w14:paraId="585FCE2B" w14:textId="77777777" w:rsidR="00CE0E58" w:rsidRPr="002A7534" w:rsidRDefault="00CE0E58" w:rsidP="002A7534">
            <w:pPr>
              <w:pStyle w:val="Tabletext"/>
              <w:jc w:val="center"/>
              <w:rPr>
                <w:rFonts w:eastAsia="SimSun"/>
                <w:sz w:val="18"/>
                <w:szCs w:val="18"/>
              </w:rPr>
            </w:pPr>
            <w:r w:rsidRPr="002A7534">
              <w:rPr>
                <w:rFonts w:eastAsia="SimSun"/>
                <w:sz w:val="18"/>
                <w:szCs w:val="18"/>
              </w:rPr>
              <w:t>9</w:t>
            </w:r>
          </w:p>
        </w:tc>
        <w:tc>
          <w:tcPr>
            <w:tcW w:w="1418" w:type="dxa"/>
          </w:tcPr>
          <w:p w14:paraId="6E7530BE" w14:textId="77777777" w:rsidR="00CE0E58" w:rsidRPr="002A7534" w:rsidRDefault="00CE0E58" w:rsidP="002A7534">
            <w:pPr>
              <w:pStyle w:val="Tabletext"/>
              <w:jc w:val="center"/>
              <w:rPr>
                <w:rFonts w:eastAsia="SimSun"/>
                <w:sz w:val="18"/>
                <w:szCs w:val="18"/>
              </w:rPr>
            </w:pPr>
            <w:r w:rsidRPr="002A7534">
              <w:rPr>
                <w:rFonts w:eastAsia="SimSun"/>
                <w:sz w:val="18"/>
                <w:szCs w:val="18"/>
              </w:rPr>
              <w:t>9</w:t>
            </w:r>
          </w:p>
        </w:tc>
        <w:tc>
          <w:tcPr>
            <w:tcW w:w="1275" w:type="dxa"/>
          </w:tcPr>
          <w:p w14:paraId="20DBE329" w14:textId="77777777" w:rsidR="00CE0E58" w:rsidRPr="002A7534" w:rsidRDefault="00CE0E58" w:rsidP="002A7534">
            <w:pPr>
              <w:pStyle w:val="Tabletext"/>
              <w:jc w:val="center"/>
              <w:rPr>
                <w:rFonts w:eastAsia="SimSun"/>
                <w:sz w:val="18"/>
                <w:szCs w:val="18"/>
              </w:rPr>
            </w:pPr>
            <w:r w:rsidRPr="002A7534">
              <w:rPr>
                <w:rFonts w:eastAsia="SimSun"/>
                <w:sz w:val="18"/>
                <w:szCs w:val="18"/>
              </w:rPr>
              <w:t>9</w:t>
            </w:r>
          </w:p>
        </w:tc>
        <w:tc>
          <w:tcPr>
            <w:tcW w:w="1276" w:type="dxa"/>
          </w:tcPr>
          <w:p w14:paraId="2EA6525E" w14:textId="77777777" w:rsidR="00CE0E58" w:rsidRPr="002A7534" w:rsidRDefault="00CE0E58" w:rsidP="002A7534">
            <w:pPr>
              <w:pStyle w:val="Tabletext"/>
              <w:jc w:val="center"/>
              <w:rPr>
                <w:rFonts w:eastAsia="SimSun"/>
                <w:sz w:val="18"/>
                <w:szCs w:val="18"/>
              </w:rPr>
            </w:pPr>
            <w:r w:rsidRPr="002A7534">
              <w:rPr>
                <w:rFonts w:eastAsia="SimSun"/>
                <w:sz w:val="18"/>
                <w:szCs w:val="18"/>
              </w:rPr>
              <w:t>*</w:t>
            </w:r>
          </w:p>
        </w:tc>
        <w:tc>
          <w:tcPr>
            <w:tcW w:w="1418" w:type="dxa"/>
          </w:tcPr>
          <w:p w14:paraId="3DB2BC03" w14:textId="77777777" w:rsidR="00CE0E58" w:rsidRPr="002A7534" w:rsidRDefault="00CE0E58" w:rsidP="002A7534">
            <w:pPr>
              <w:pStyle w:val="Tabletext"/>
              <w:jc w:val="center"/>
              <w:rPr>
                <w:rFonts w:eastAsia="SimSun"/>
                <w:sz w:val="18"/>
                <w:szCs w:val="18"/>
              </w:rPr>
            </w:pPr>
            <w:r w:rsidRPr="002A7534">
              <w:rPr>
                <w:rFonts w:eastAsia="SimSun"/>
                <w:sz w:val="18"/>
                <w:szCs w:val="18"/>
              </w:rPr>
              <w:t>3.5</w:t>
            </w:r>
          </w:p>
        </w:tc>
        <w:tc>
          <w:tcPr>
            <w:tcW w:w="1448" w:type="dxa"/>
          </w:tcPr>
          <w:p w14:paraId="0CE38D18" w14:textId="77777777" w:rsidR="00CE0E58" w:rsidRPr="002A7534" w:rsidRDefault="00CE0E58" w:rsidP="002A7534">
            <w:pPr>
              <w:pStyle w:val="Tabletext"/>
              <w:jc w:val="center"/>
              <w:rPr>
                <w:rFonts w:eastAsia="SimSun"/>
                <w:sz w:val="18"/>
                <w:szCs w:val="18"/>
              </w:rPr>
            </w:pPr>
            <w:r w:rsidRPr="002A7534">
              <w:rPr>
                <w:rFonts w:eastAsia="SimSun"/>
                <w:sz w:val="18"/>
                <w:szCs w:val="18"/>
              </w:rPr>
              <w:t>Not applicable</w:t>
            </w:r>
          </w:p>
        </w:tc>
        <w:tc>
          <w:tcPr>
            <w:tcW w:w="1533" w:type="dxa"/>
          </w:tcPr>
          <w:p w14:paraId="10A88892" w14:textId="77777777" w:rsidR="00CE0E58" w:rsidRPr="002A7534" w:rsidRDefault="00CE0E58" w:rsidP="002A7534">
            <w:pPr>
              <w:pStyle w:val="Tabletext"/>
              <w:jc w:val="center"/>
              <w:rPr>
                <w:rFonts w:eastAsia="SimSun"/>
                <w:sz w:val="18"/>
                <w:szCs w:val="18"/>
              </w:rPr>
            </w:pPr>
            <w:r w:rsidRPr="002A7534">
              <w:rPr>
                <w:rFonts w:eastAsia="SimSun"/>
                <w:sz w:val="18"/>
                <w:szCs w:val="18"/>
              </w:rPr>
              <w:t>Not applicable</w:t>
            </w:r>
          </w:p>
        </w:tc>
      </w:tr>
      <w:tr w:rsidR="00CE0E58" w:rsidRPr="002A7534" w14:paraId="4A5DE398" w14:textId="77777777" w:rsidTr="00734234">
        <w:trPr>
          <w:cantSplit/>
          <w:trHeight w:val="294"/>
          <w:jc w:val="center"/>
        </w:trPr>
        <w:tc>
          <w:tcPr>
            <w:tcW w:w="2689" w:type="dxa"/>
          </w:tcPr>
          <w:p w14:paraId="1129A837" w14:textId="77777777" w:rsidR="00CE0E58" w:rsidRPr="002A7534" w:rsidRDefault="00CE0E58" w:rsidP="002A7534">
            <w:pPr>
              <w:pStyle w:val="Tabletext"/>
              <w:rPr>
                <w:rFonts w:eastAsia="SimSun"/>
                <w:sz w:val="18"/>
                <w:szCs w:val="18"/>
              </w:rPr>
            </w:pPr>
            <w:r w:rsidRPr="002A7534">
              <w:rPr>
                <w:rFonts w:eastAsia="SimSun"/>
                <w:sz w:val="18"/>
                <w:szCs w:val="18"/>
              </w:rPr>
              <w:t>Data</w:t>
            </w:r>
          </w:p>
        </w:tc>
        <w:tc>
          <w:tcPr>
            <w:tcW w:w="1559" w:type="dxa"/>
          </w:tcPr>
          <w:p w14:paraId="0626FEB4" w14:textId="77777777" w:rsidR="00CE0E58" w:rsidRPr="002A7534" w:rsidRDefault="00CE0E58" w:rsidP="002A7534">
            <w:pPr>
              <w:pStyle w:val="Tabletext"/>
              <w:jc w:val="center"/>
              <w:rPr>
                <w:rFonts w:eastAsia="SimSun"/>
                <w:sz w:val="18"/>
                <w:szCs w:val="18"/>
              </w:rPr>
            </w:pPr>
            <w:r w:rsidRPr="002A7534">
              <w:rPr>
                <w:rFonts w:eastAsia="SimSun"/>
                <w:sz w:val="18"/>
                <w:szCs w:val="18"/>
              </w:rPr>
              <w:t>4.1</w:t>
            </w:r>
          </w:p>
        </w:tc>
        <w:tc>
          <w:tcPr>
            <w:tcW w:w="1559" w:type="dxa"/>
          </w:tcPr>
          <w:p w14:paraId="21060620" w14:textId="77777777" w:rsidR="00CE0E58" w:rsidRPr="002A7534" w:rsidRDefault="00CE0E58" w:rsidP="002A7534">
            <w:pPr>
              <w:pStyle w:val="Tabletext"/>
              <w:jc w:val="center"/>
              <w:rPr>
                <w:rFonts w:eastAsia="SimSun"/>
                <w:sz w:val="18"/>
                <w:szCs w:val="18"/>
              </w:rPr>
            </w:pPr>
            <w:r w:rsidRPr="002A7534">
              <w:rPr>
                <w:rFonts w:eastAsia="SimSun"/>
                <w:sz w:val="18"/>
                <w:szCs w:val="18"/>
              </w:rPr>
              <w:t>9</w:t>
            </w:r>
          </w:p>
        </w:tc>
        <w:tc>
          <w:tcPr>
            <w:tcW w:w="1418" w:type="dxa"/>
          </w:tcPr>
          <w:p w14:paraId="7F25BF14" w14:textId="77777777" w:rsidR="00CE0E58" w:rsidRPr="002A7534" w:rsidRDefault="00CE0E58" w:rsidP="002A7534">
            <w:pPr>
              <w:pStyle w:val="Tabletext"/>
              <w:jc w:val="center"/>
              <w:rPr>
                <w:rFonts w:eastAsia="SimSun"/>
                <w:sz w:val="18"/>
                <w:szCs w:val="18"/>
              </w:rPr>
            </w:pPr>
            <w:r w:rsidRPr="002A7534">
              <w:rPr>
                <w:rFonts w:eastAsia="SimSun"/>
                <w:sz w:val="18"/>
                <w:szCs w:val="18"/>
              </w:rPr>
              <w:t>9</w:t>
            </w:r>
          </w:p>
        </w:tc>
        <w:tc>
          <w:tcPr>
            <w:tcW w:w="1275" w:type="dxa"/>
          </w:tcPr>
          <w:p w14:paraId="66207114" w14:textId="77777777" w:rsidR="00CE0E58" w:rsidRPr="002A7534" w:rsidRDefault="00CE0E58" w:rsidP="002A7534">
            <w:pPr>
              <w:pStyle w:val="Tabletext"/>
              <w:jc w:val="center"/>
              <w:rPr>
                <w:rFonts w:eastAsia="SimSun"/>
                <w:sz w:val="18"/>
                <w:szCs w:val="18"/>
              </w:rPr>
            </w:pPr>
            <w:r w:rsidRPr="002A7534">
              <w:rPr>
                <w:rFonts w:eastAsia="SimSun"/>
                <w:sz w:val="18"/>
                <w:szCs w:val="18"/>
              </w:rPr>
              <w:t>9</w:t>
            </w:r>
          </w:p>
        </w:tc>
        <w:tc>
          <w:tcPr>
            <w:tcW w:w="1276" w:type="dxa"/>
          </w:tcPr>
          <w:p w14:paraId="059EEE33" w14:textId="77777777" w:rsidR="00CE0E58" w:rsidRPr="002A7534" w:rsidRDefault="00CE0E58" w:rsidP="002A7534">
            <w:pPr>
              <w:pStyle w:val="Tabletext"/>
              <w:jc w:val="center"/>
              <w:rPr>
                <w:rFonts w:eastAsia="SimSun"/>
                <w:sz w:val="18"/>
                <w:szCs w:val="18"/>
              </w:rPr>
            </w:pPr>
            <w:r w:rsidRPr="002A7534">
              <w:rPr>
                <w:rFonts w:eastAsia="SimSun"/>
                <w:sz w:val="18"/>
                <w:szCs w:val="18"/>
              </w:rPr>
              <w:t>*</w:t>
            </w:r>
          </w:p>
        </w:tc>
        <w:tc>
          <w:tcPr>
            <w:tcW w:w="1418" w:type="dxa"/>
          </w:tcPr>
          <w:p w14:paraId="3D24DD84" w14:textId="77777777" w:rsidR="00CE0E58" w:rsidRPr="002A7534" w:rsidRDefault="00CE0E58" w:rsidP="002A7534">
            <w:pPr>
              <w:pStyle w:val="Tabletext"/>
              <w:jc w:val="center"/>
              <w:rPr>
                <w:rFonts w:eastAsia="SimSun"/>
                <w:sz w:val="18"/>
                <w:szCs w:val="18"/>
              </w:rPr>
            </w:pPr>
            <w:r w:rsidRPr="002A7534">
              <w:rPr>
                <w:rFonts w:eastAsia="SimSun"/>
                <w:sz w:val="18"/>
                <w:szCs w:val="18"/>
              </w:rPr>
              <w:t>5.5 to 7.0</w:t>
            </w:r>
          </w:p>
        </w:tc>
        <w:tc>
          <w:tcPr>
            <w:tcW w:w="1448" w:type="dxa"/>
          </w:tcPr>
          <w:p w14:paraId="4A52D344" w14:textId="77777777" w:rsidR="00CE0E58" w:rsidRPr="002A7534" w:rsidRDefault="00CE0E58" w:rsidP="002A7534">
            <w:pPr>
              <w:pStyle w:val="Tabletext"/>
              <w:jc w:val="center"/>
              <w:rPr>
                <w:rFonts w:eastAsia="SimSun"/>
                <w:sz w:val="18"/>
                <w:szCs w:val="18"/>
              </w:rPr>
            </w:pPr>
            <w:r w:rsidRPr="002A7534">
              <w:rPr>
                <w:rFonts w:eastAsia="SimSun"/>
                <w:sz w:val="18"/>
                <w:szCs w:val="18"/>
              </w:rPr>
              <w:t>7</w:t>
            </w:r>
          </w:p>
        </w:tc>
        <w:tc>
          <w:tcPr>
            <w:tcW w:w="1533" w:type="dxa"/>
          </w:tcPr>
          <w:p w14:paraId="667FA806" w14:textId="77777777" w:rsidR="00CE0E58" w:rsidRPr="002A7534" w:rsidRDefault="00CE0E58" w:rsidP="002A7534">
            <w:pPr>
              <w:pStyle w:val="Tabletext"/>
              <w:jc w:val="center"/>
              <w:rPr>
                <w:rFonts w:eastAsia="SimSun"/>
                <w:sz w:val="18"/>
                <w:szCs w:val="18"/>
              </w:rPr>
            </w:pPr>
            <w:r w:rsidRPr="002A7534">
              <w:rPr>
                <w:rFonts w:eastAsia="SimSun"/>
                <w:sz w:val="18"/>
                <w:szCs w:val="18"/>
              </w:rPr>
              <w:t>6</w:t>
            </w:r>
          </w:p>
        </w:tc>
      </w:tr>
      <w:tr w:rsidR="00CE0E58" w:rsidRPr="002A7534" w14:paraId="11BF064D" w14:textId="77777777" w:rsidTr="00734234">
        <w:trPr>
          <w:cantSplit/>
          <w:trHeight w:val="294"/>
          <w:jc w:val="center"/>
        </w:trPr>
        <w:tc>
          <w:tcPr>
            <w:tcW w:w="2689" w:type="dxa"/>
          </w:tcPr>
          <w:p w14:paraId="0EF109E6" w14:textId="77777777" w:rsidR="00CE0E58" w:rsidRPr="00670040" w:rsidRDefault="00CE0E58" w:rsidP="002A7534">
            <w:pPr>
              <w:pStyle w:val="Tabletext"/>
              <w:rPr>
                <w:rFonts w:eastAsia="SimSun"/>
                <w:i/>
                <w:iCs/>
                <w:sz w:val="18"/>
                <w:szCs w:val="18"/>
                <w:u w:val="single"/>
              </w:rPr>
            </w:pPr>
            <w:r w:rsidRPr="00670040">
              <w:rPr>
                <w:rFonts w:eastAsia="SimSun"/>
                <w:i/>
                <w:iCs/>
                <w:sz w:val="18"/>
                <w:szCs w:val="18"/>
                <w:lang w:val="en-US"/>
              </w:rPr>
              <w:t>MES geographical distribution</w:t>
            </w:r>
          </w:p>
        </w:tc>
        <w:tc>
          <w:tcPr>
            <w:tcW w:w="1559" w:type="dxa"/>
            <w:vAlign w:val="center"/>
          </w:tcPr>
          <w:p w14:paraId="50158190" w14:textId="77777777" w:rsidR="00CE0E58" w:rsidRPr="002A7534" w:rsidRDefault="00CE0E58" w:rsidP="002A7534">
            <w:pPr>
              <w:pStyle w:val="Tabletext"/>
              <w:jc w:val="center"/>
              <w:rPr>
                <w:rFonts w:eastAsia="SimSun"/>
                <w:sz w:val="18"/>
                <w:szCs w:val="18"/>
              </w:rPr>
            </w:pPr>
            <w:r w:rsidRPr="002A7534">
              <w:rPr>
                <w:rFonts w:eastAsia="SimSun"/>
                <w:sz w:val="18"/>
                <w:szCs w:val="18"/>
              </w:rPr>
              <w:t>*</w:t>
            </w:r>
          </w:p>
        </w:tc>
        <w:tc>
          <w:tcPr>
            <w:tcW w:w="1559" w:type="dxa"/>
            <w:vAlign w:val="center"/>
          </w:tcPr>
          <w:p w14:paraId="64185650" w14:textId="77777777" w:rsidR="00CE0E58" w:rsidRPr="002A7534" w:rsidRDefault="00CE0E58" w:rsidP="002A7534">
            <w:pPr>
              <w:pStyle w:val="Tabletext"/>
              <w:jc w:val="center"/>
              <w:rPr>
                <w:rFonts w:eastAsia="SimSun"/>
                <w:sz w:val="18"/>
                <w:szCs w:val="18"/>
              </w:rPr>
            </w:pPr>
            <w:r w:rsidRPr="002A7534">
              <w:rPr>
                <w:rFonts w:eastAsia="SimSun"/>
                <w:sz w:val="18"/>
                <w:szCs w:val="18"/>
              </w:rPr>
              <w:t>*</w:t>
            </w:r>
          </w:p>
        </w:tc>
        <w:tc>
          <w:tcPr>
            <w:tcW w:w="1418" w:type="dxa"/>
            <w:vAlign w:val="center"/>
          </w:tcPr>
          <w:p w14:paraId="14B43593" w14:textId="77777777" w:rsidR="00CE0E58" w:rsidRPr="002A7534" w:rsidRDefault="00CE0E58" w:rsidP="002A7534">
            <w:pPr>
              <w:pStyle w:val="Tabletext"/>
              <w:jc w:val="center"/>
              <w:rPr>
                <w:rFonts w:eastAsia="SimSun"/>
                <w:sz w:val="18"/>
                <w:szCs w:val="18"/>
              </w:rPr>
            </w:pPr>
            <w:r w:rsidRPr="002A7534">
              <w:rPr>
                <w:rFonts w:eastAsia="SimSun"/>
                <w:sz w:val="18"/>
                <w:szCs w:val="18"/>
              </w:rPr>
              <w:t>*</w:t>
            </w:r>
          </w:p>
        </w:tc>
        <w:tc>
          <w:tcPr>
            <w:tcW w:w="1275" w:type="dxa"/>
            <w:vAlign w:val="center"/>
          </w:tcPr>
          <w:p w14:paraId="6077FB34" w14:textId="77777777" w:rsidR="00CE0E58" w:rsidRPr="002A7534" w:rsidRDefault="00CE0E58" w:rsidP="002A7534">
            <w:pPr>
              <w:pStyle w:val="Tabletext"/>
              <w:jc w:val="center"/>
              <w:rPr>
                <w:rFonts w:eastAsia="SimSun"/>
                <w:sz w:val="18"/>
                <w:szCs w:val="18"/>
              </w:rPr>
            </w:pPr>
            <w:r w:rsidRPr="002A7534">
              <w:rPr>
                <w:rFonts w:eastAsia="SimSun"/>
                <w:sz w:val="18"/>
                <w:szCs w:val="18"/>
              </w:rPr>
              <w:t>*</w:t>
            </w:r>
          </w:p>
        </w:tc>
        <w:tc>
          <w:tcPr>
            <w:tcW w:w="1276" w:type="dxa"/>
            <w:vAlign w:val="center"/>
          </w:tcPr>
          <w:p w14:paraId="75ECD992" w14:textId="77777777" w:rsidR="00CE0E58" w:rsidRPr="002A7534" w:rsidRDefault="00CE0E58" w:rsidP="002A7534">
            <w:pPr>
              <w:pStyle w:val="Tabletext"/>
              <w:jc w:val="center"/>
              <w:rPr>
                <w:rFonts w:eastAsia="SimSun"/>
                <w:sz w:val="18"/>
                <w:szCs w:val="18"/>
              </w:rPr>
            </w:pPr>
            <w:r w:rsidRPr="002A7534">
              <w:rPr>
                <w:rFonts w:eastAsia="SimSun"/>
                <w:sz w:val="18"/>
                <w:szCs w:val="18"/>
              </w:rPr>
              <w:t>*</w:t>
            </w:r>
          </w:p>
        </w:tc>
        <w:tc>
          <w:tcPr>
            <w:tcW w:w="1418" w:type="dxa"/>
            <w:vAlign w:val="center"/>
          </w:tcPr>
          <w:p w14:paraId="1A63B485" w14:textId="77777777" w:rsidR="00CE0E58" w:rsidRPr="002A7534" w:rsidRDefault="00CE0E58" w:rsidP="002A7534">
            <w:pPr>
              <w:pStyle w:val="Tabletext"/>
              <w:jc w:val="center"/>
              <w:rPr>
                <w:rFonts w:eastAsia="SimSun"/>
                <w:sz w:val="18"/>
                <w:szCs w:val="18"/>
              </w:rPr>
            </w:pPr>
            <w:r w:rsidRPr="002A7534">
              <w:rPr>
                <w:rFonts w:eastAsia="SimSun"/>
                <w:sz w:val="18"/>
                <w:szCs w:val="18"/>
              </w:rPr>
              <w:t>*</w:t>
            </w:r>
          </w:p>
        </w:tc>
        <w:tc>
          <w:tcPr>
            <w:tcW w:w="1448" w:type="dxa"/>
          </w:tcPr>
          <w:p w14:paraId="7E111D2B" w14:textId="77777777" w:rsidR="00CE0E58" w:rsidRPr="002A7534" w:rsidRDefault="00CE0E58" w:rsidP="002A7534">
            <w:pPr>
              <w:pStyle w:val="Tabletext"/>
              <w:jc w:val="center"/>
              <w:rPr>
                <w:rFonts w:eastAsia="SimSun"/>
                <w:sz w:val="18"/>
                <w:szCs w:val="18"/>
              </w:rPr>
            </w:pPr>
            <w:r w:rsidRPr="002A7534">
              <w:rPr>
                <w:rFonts w:eastAsia="SimSun"/>
                <w:sz w:val="18"/>
                <w:szCs w:val="18"/>
              </w:rPr>
              <w:t>Regional</w:t>
            </w:r>
          </w:p>
        </w:tc>
        <w:tc>
          <w:tcPr>
            <w:tcW w:w="1533" w:type="dxa"/>
          </w:tcPr>
          <w:p w14:paraId="7198E611" w14:textId="77777777" w:rsidR="00CE0E58" w:rsidRPr="002A7534" w:rsidRDefault="00CE0E58" w:rsidP="002A7534">
            <w:pPr>
              <w:pStyle w:val="Tabletext"/>
              <w:jc w:val="center"/>
              <w:rPr>
                <w:rFonts w:eastAsia="SimSun"/>
                <w:sz w:val="18"/>
                <w:szCs w:val="18"/>
              </w:rPr>
            </w:pPr>
            <w:r w:rsidRPr="002A7534">
              <w:rPr>
                <w:rFonts w:eastAsia="SimSun"/>
                <w:sz w:val="18"/>
                <w:szCs w:val="18"/>
              </w:rPr>
              <w:t>Regional</w:t>
            </w:r>
          </w:p>
        </w:tc>
      </w:tr>
      <w:tr w:rsidR="00CE0E58" w:rsidRPr="002A7534" w14:paraId="23289E8D" w14:textId="77777777" w:rsidTr="00734234">
        <w:trPr>
          <w:cantSplit/>
          <w:trHeight w:val="513"/>
          <w:jc w:val="center"/>
        </w:trPr>
        <w:tc>
          <w:tcPr>
            <w:tcW w:w="2689" w:type="dxa"/>
          </w:tcPr>
          <w:p w14:paraId="68616FA4" w14:textId="77777777" w:rsidR="00CE0E58" w:rsidRPr="00670040" w:rsidRDefault="00CE0E58" w:rsidP="002A7534">
            <w:pPr>
              <w:pStyle w:val="Tabletext"/>
              <w:rPr>
                <w:rFonts w:eastAsia="SimSun"/>
                <w:i/>
                <w:iCs/>
                <w:sz w:val="18"/>
                <w:szCs w:val="18"/>
                <w:u w:val="single"/>
                <w:lang w:val="en-US"/>
              </w:rPr>
            </w:pPr>
            <w:r w:rsidRPr="00670040">
              <w:rPr>
                <w:rFonts w:eastAsia="SimSun"/>
                <w:i/>
                <w:iCs/>
                <w:sz w:val="18"/>
                <w:szCs w:val="18"/>
                <w:lang w:val="en-US"/>
              </w:rPr>
              <w:t>Maximum permissible levels of interference power</w:t>
            </w:r>
          </w:p>
        </w:tc>
        <w:tc>
          <w:tcPr>
            <w:tcW w:w="1559" w:type="dxa"/>
            <w:vAlign w:val="center"/>
          </w:tcPr>
          <w:p w14:paraId="7D04E534" w14:textId="77777777" w:rsidR="00CE0E58" w:rsidRPr="002A7534" w:rsidRDefault="00CE0E58" w:rsidP="002A7534">
            <w:pPr>
              <w:pStyle w:val="Tabletext"/>
              <w:jc w:val="center"/>
              <w:rPr>
                <w:rFonts w:eastAsia="SimSun"/>
                <w:sz w:val="18"/>
                <w:szCs w:val="18"/>
              </w:rPr>
            </w:pPr>
            <w:r w:rsidRPr="002A7534">
              <w:rPr>
                <w:rFonts w:eastAsia="SimSun"/>
                <w:sz w:val="18"/>
                <w:szCs w:val="18"/>
              </w:rPr>
              <w:t>*</w:t>
            </w:r>
          </w:p>
        </w:tc>
        <w:tc>
          <w:tcPr>
            <w:tcW w:w="1559" w:type="dxa"/>
            <w:vAlign w:val="center"/>
          </w:tcPr>
          <w:p w14:paraId="3FD9FB0B" w14:textId="77777777" w:rsidR="00CE0E58" w:rsidRPr="002A7534" w:rsidRDefault="00CE0E58" w:rsidP="002A7534">
            <w:pPr>
              <w:pStyle w:val="Tabletext"/>
              <w:jc w:val="center"/>
              <w:rPr>
                <w:rFonts w:eastAsia="SimSun"/>
                <w:sz w:val="18"/>
                <w:szCs w:val="18"/>
              </w:rPr>
            </w:pPr>
            <w:r w:rsidRPr="002A7534">
              <w:rPr>
                <w:rFonts w:eastAsia="SimSun"/>
                <w:sz w:val="18"/>
                <w:szCs w:val="18"/>
              </w:rPr>
              <w:t>*</w:t>
            </w:r>
          </w:p>
        </w:tc>
        <w:tc>
          <w:tcPr>
            <w:tcW w:w="1418" w:type="dxa"/>
            <w:vAlign w:val="center"/>
          </w:tcPr>
          <w:p w14:paraId="2880B847" w14:textId="77777777" w:rsidR="00CE0E58" w:rsidRPr="002A7534" w:rsidRDefault="00CE0E58" w:rsidP="002A7534">
            <w:pPr>
              <w:pStyle w:val="Tabletext"/>
              <w:jc w:val="center"/>
              <w:rPr>
                <w:rFonts w:eastAsia="SimSun"/>
                <w:sz w:val="18"/>
                <w:szCs w:val="18"/>
              </w:rPr>
            </w:pPr>
            <w:r w:rsidRPr="002A7534">
              <w:rPr>
                <w:rFonts w:eastAsia="SimSun"/>
                <w:sz w:val="18"/>
                <w:szCs w:val="18"/>
              </w:rPr>
              <w:t>*</w:t>
            </w:r>
          </w:p>
        </w:tc>
        <w:tc>
          <w:tcPr>
            <w:tcW w:w="1275" w:type="dxa"/>
            <w:vAlign w:val="center"/>
          </w:tcPr>
          <w:p w14:paraId="6D2A491E" w14:textId="77777777" w:rsidR="00CE0E58" w:rsidRPr="002A7534" w:rsidRDefault="00CE0E58" w:rsidP="002A7534">
            <w:pPr>
              <w:pStyle w:val="Tabletext"/>
              <w:jc w:val="center"/>
              <w:rPr>
                <w:rFonts w:eastAsia="SimSun"/>
                <w:sz w:val="18"/>
                <w:szCs w:val="18"/>
              </w:rPr>
            </w:pPr>
            <w:r w:rsidRPr="002A7534">
              <w:rPr>
                <w:rFonts w:eastAsia="SimSun"/>
                <w:sz w:val="18"/>
                <w:szCs w:val="18"/>
              </w:rPr>
              <w:t>*</w:t>
            </w:r>
          </w:p>
        </w:tc>
        <w:tc>
          <w:tcPr>
            <w:tcW w:w="1276" w:type="dxa"/>
            <w:vAlign w:val="center"/>
          </w:tcPr>
          <w:p w14:paraId="0A43EF20" w14:textId="77777777" w:rsidR="00CE0E58" w:rsidRPr="002A7534" w:rsidRDefault="00CE0E58" w:rsidP="002A7534">
            <w:pPr>
              <w:pStyle w:val="Tabletext"/>
              <w:jc w:val="center"/>
              <w:rPr>
                <w:rFonts w:eastAsia="SimSun"/>
                <w:sz w:val="18"/>
                <w:szCs w:val="18"/>
              </w:rPr>
            </w:pPr>
            <w:r w:rsidRPr="002A7534">
              <w:rPr>
                <w:rFonts w:eastAsia="SimSun"/>
                <w:sz w:val="18"/>
                <w:szCs w:val="18"/>
              </w:rPr>
              <w:t>*</w:t>
            </w:r>
          </w:p>
        </w:tc>
        <w:tc>
          <w:tcPr>
            <w:tcW w:w="1418" w:type="dxa"/>
            <w:vAlign w:val="center"/>
          </w:tcPr>
          <w:p w14:paraId="6B394F67" w14:textId="77777777" w:rsidR="00CE0E58" w:rsidRPr="002A7534" w:rsidRDefault="00CE0E58" w:rsidP="002A7534">
            <w:pPr>
              <w:pStyle w:val="Tabletext"/>
              <w:jc w:val="center"/>
              <w:rPr>
                <w:rFonts w:eastAsia="SimSun"/>
                <w:sz w:val="18"/>
                <w:szCs w:val="18"/>
              </w:rPr>
            </w:pPr>
            <w:r w:rsidRPr="002A7534">
              <w:rPr>
                <w:rFonts w:eastAsia="SimSun"/>
                <w:sz w:val="18"/>
                <w:szCs w:val="18"/>
              </w:rPr>
              <w:t>*</w:t>
            </w:r>
          </w:p>
        </w:tc>
        <w:tc>
          <w:tcPr>
            <w:tcW w:w="1448" w:type="dxa"/>
          </w:tcPr>
          <w:p w14:paraId="10A805C7" w14:textId="77777777" w:rsidR="00CE0E58" w:rsidRPr="002A7534" w:rsidRDefault="00CE0E58" w:rsidP="002A7534">
            <w:pPr>
              <w:pStyle w:val="Tabletext"/>
              <w:jc w:val="center"/>
              <w:rPr>
                <w:rFonts w:eastAsia="SimSun"/>
                <w:sz w:val="18"/>
                <w:szCs w:val="18"/>
              </w:rPr>
            </w:pPr>
            <w:r w:rsidRPr="002A7534">
              <w:rPr>
                <w:rFonts w:eastAsia="SimSun"/>
                <w:sz w:val="18"/>
                <w:szCs w:val="18"/>
              </w:rPr>
              <w:t>*</w:t>
            </w:r>
          </w:p>
        </w:tc>
        <w:tc>
          <w:tcPr>
            <w:tcW w:w="1533" w:type="dxa"/>
          </w:tcPr>
          <w:p w14:paraId="18F25160" w14:textId="77777777" w:rsidR="00CE0E58" w:rsidRPr="002A7534" w:rsidRDefault="00CE0E58" w:rsidP="002A7534">
            <w:pPr>
              <w:pStyle w:val="Tabletext"/>
              <w:jc w:val="center"/>
              <w:rPr>
                <w:rFonts w:eastAsia="SimSun"/>
                <w:sz w:val="18"/>
                <w:szCs w:val="18"/>
              </w:rPr>
            </w:pPr>
            <w:r w:rsidRPr="002A7534">
              <w:rPr>
                <w:rFonts w:eastAsia="SimSun"/>
                <w:sz w:val="18"/>
                <w:szCs w:val="18"/>
              </w:rPr>
              <w:t>*</w:t>
            </w:r>
          </w:p>
        </w:tc>
      </w:tr>
      <w:tr w:rsidR="00CE0E58" w:rsidRPr="001316E2" w14:paraId="0F922433" w14:textId="77777777" w:rsidTr="00734234">
        <w:trPr>
          <w:cantSplit/>
          <w:trHeight w:val="332"/>
          <w:jc w:val="center"/>
        </w:trPr>
        <w:tc>
          <w:tcPr>
            <w:tcW w:w="11194" w:type="dxa"/>
            <w:gridSpan w:val="7"/>
            <w:tcBorders>
              <w:left w:val="nil"/>
              <w:bottom w:val="nil"/>
              <w:right w:val="nil"/>
            </w:tcBorders>
          </w:tcPr>
          <w:p w14:paraId="6857566B" w14:textId="77777777" w:rsidR="00CE0E58" w:rsidRPr="002A7534" w:rsidRDefault="00CE0E58" w:rsidP="009D271E">
            <w:pPr>
              <w:pStyle w:val="Tabletext"/>
              <w:rPr>
                <w:rFonts w:eastAsia="SimSun"/>
                <w:sz w:val="18"/>
                <w:szCs w:val="18"/>
                <w:lang w:val="en-US"/>
              </w:rPr>
            </w:pPr>
            <w:r w:rsidRPr="002A7534">
              <w:rPr>
                <w:rFonts w:eastAsia="SimSun"/>
                <w:sz w:val="18"/>
                <w:szCs w:val="18"/>
                <w:lang w:val="en-US"/>
              </w:rPr>
              <w:t>NOTE – See the legend for special terms and symbols at the end of Table 4.</w:t>
            </w:r>
          </w:p>
        </w:tc>
        <w:tc>
          <w:tcPr>
            <w:tcW w:w="1448" w:type="dxa"/>
            <w:tcBorders>
              <w:left w:val="nil"/>
              <w:bottom w:val="nil"/>
              <w:right w:val="nil"/>
            </w:tcBorders>
          </w:tcPr>
          <w:p w14:paraId="799B46D8" w14:textId="77777777" w:rsidR="00CE0E58" w:rsidRPr="002A7534" w:rsidRDefault="00CE0E58" w:rsidP="009D271E">
            <w:pPr>
              <w:pStyle w:val="Tabletext"/>
              <w:rPr>
                <w:rFonts w:eastAsia="SimSun"/>
                <w:sz w:val="18"/>
                <w:szCs w:val="18"/>
                <w:lang w:val="en-US"/>
              </w:rPr>
            </w:pPr>
          </w:p>
        </w:tc>
        <w:tc>
          <w:tcPr>
            <w:tcW w:w="1533" w:type="dxa"/>
            <w:tcBorders>
              <w:left w:val="nil"/>
              <w:bottom w:val="nil"/>
              <w:right w:val="nil"/>
            </w:tcBorders>
          </w:tcPr>
          <w:p w14:paraId="54F9D5F6" w14:textId="77777777" w:rsidR="00CE0E58" w:rsidRPr="002A7534" w:rsidRDefault="00CE0E58" w:rsidP="009D271E">
            <w:pPr>
              <w:pStyle w:val="Tabletext"/>
              <w:rPr>
                <w:rFonts w:eastAsia="SimSun"/>
                <w:sz w:val="18"/>
                <w:szCs w:val="18"/>
                <w:lang w:val="en-US"/>
              </w:rPr>
            </w:pPr>
          </w:p>
        </w:tc>
      </w:tr>
    </w:tbl>
    <w:p w14:paraId="7483663B" w14:textId="77777777" w:rsidR="00CE0E58" w:rsidRPr="00E8684F" w:rsidRDefault="00CE0E58" w:rsidP="00D27B8F">
      <w:pPr>
        <w:pStyle w:val="Tablefin"/>
        <w:rPr>
          <w:rFonts w:eastAsia="SimSun"/>
        </w:rPr>
      </w:pPr>
    </w:p>
    <w:p w14:paraId="6FF5DDFE" w14:textId="4473B43B" w:rsidR="00CE0E58" w:rsidRPr="00BE2B58" w:rsidRDefault="007E4318" w:rsidP="002A1F94">
      <w:pPr>
        <w:pStyle w:val="TableNo"/>
        <w:rPr>
          <w:rFonts w:eastAsia="SimSun"/>
        </w:rPr>
      </w:pPr>
      <w:r>
        <w:rPr>
          <w:rFonts w:eastAsia="SimSun"/>
        </w:rPr>
        <w:lastRenderedPageBreak/>
        <w:br/>
      </w:r>
      <w:r w:rsidR="00CE0E58" w:rsidRPr="00BE2B58">
        <w:rPr>
          <w:rFonts w:eastAsia="SimSun"/>
        </w:rPr>
        <w:t>TABLE 2</w:t>
      </w:r>
    </w:p>
    <w:p w14:paraId="46523D27" w14:textId="77777777" w:rsidR="00CE0E58" w:rsidRPr="00BE2B58" w:rsidRDefault="00CE0E58" w:rsidP="002A1F94">
      <w:pPr>
        <w:pStyle w:val="Tabletitle"/>
        <w:rPr>
          <w:rFonts w:eastAsia="SimSun"/>
          <w:lang w:val="en-US" w:eastAsia="zh-CN"/>
        </w:rPr>
      </w:pPr>
      <w:r w:rsidRPr="00BE2B58">
        <w:rPr>
          <w:rFonts w:eastAsia="SimSun"/>
          <w:lang w:val="en-US"/>
        </w:rPr>
        <w:t>Inmarsat GSO systems overview</w:t>
      </w:r>
    </w:p>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8"/>
        <w:gridCol w:w="1495"/>
        <w:gridCol w:w="1064"/>
        <w:gridCol w:w="1278"/>
        <w:gridCol w:w="1278"/>
        <w:gridCol w:w="1275"/>
        <w:gridCol w:w="1235"/>
        <w:gridCol w:w="1397"/>
        <w:gridCol w:w="1553"/>
        <w:gridCol w:w="1556"/>
      </w:tblGrid>
      <w:tr w:rsidR="00CE0E58" w:rsidRPr="00670040" w14:paraId="56A2577E" w14:textId="77777777" w:rsidTr="00D27B8F">
        <w:trPr>
          <w:cantSplit/>
        </w:trPr>
        <w:tc>
          <w:tcPr>
            <w:tcW w:w="805" w:type="pct"/>
            <w:vMerge w:val="restart"/>
          </w:tcPr>
          <w:p w14:paraId="5C00DFF3" w14:textId="77777777" w:rsidR="00CE0E58" w:rsidRPr="00670040" w:rsidRDefault="00CE0E58" w:rsidP="00D27B8F">
            <w:pPr>
              <w:pStyle w:val="Tablehead"/>
              <w:keepLines/>
              <w:spacing w:before="20" w:after="20"/>
              <w:jc w:val="left"/>
            </w:pPr>
          </w:p>
        </w:tc>
        <w:tc>
          <w:tcPr>
            <w:tcW w:w="517" w:type="pct"/>
            <w:vMerge w:val="restart"/>
            <w:vAlign w:val="center"/>
          </w:tcPr>
          <w:p w14:paraId="289C64DD" w14:textId="77777777" w:rsidR="00CE0E58" w:rsidRPr="00670040" w:rsidRDefault="00CE0E58" w:rsidP="00D27B8F">
            <w:pPr>
              <w:pStyle w:val="Tablehead"/>
              <w:keepLines/>
              <w:spacing w:before="20" w:after="20"/>
              <w:rPr>
                <w:lang w:val="es-ES_tradnl"/>
              </w:rPr>
            </w:pPr>
            <w:r w:rsidRPr="00670040">
              <w:rPr>
                <w:lang w:val="es-ES_tradnl"/>
              </w:rPr>
              <w:t>IDP</w:t>
            </w:r>
          </w:p>
        </w:tc>
        <w:tc>
          <w:tcPr>
            <w:tcW w:w="368" w:type="pct"/>
            <w:vMerge w:val="restart"/>
            <w:vAlign w:val="center"/>
          </w:tcPr>
          <w:p w14:paraId="12D6483B" w14:textId="77777777" w:rsidR="00CE0E58" w:rsidRPr="00670040" w:rsidRDefault="00CE0E58" w:rsidP="00D27B8F">
            <w:pPr>
              <w:pStyle w:val="Tablehead"/>
              <w:keepLines/>
              <w:spacing w:before="20" w:after="20"/>
              <w:rPr>
                <w:lang w:val="es-ES_tradnl"/>
              </w:rPr>
            </w:pPr>
            <w:r w:rsidRPr="00670040">
              <w:rPr>
                <w:lang w:val="es-ES_tradnl"/>
              </w:rPr>
              <w:t>C</w:t>
            </w:r>
          </w:p>
        </w:tc>
        <w:tc>
          <w:tcPr>
            <w:tcW w:w="442" w:type="pct"/>
            <w:vMerge w:val="restart"/>
            <w:vAlign w:val="center"/>
          </w:tcPr>
          <w:p w14:paraId="419DC006" w14:textId="77777777" w:rsidR="00CE0E58" w:rsidRPr="00670040" w:rsidRDefault="00CE0E58" w:rsidP="00D27B8F">
            <w:pPr>
              <w:pStyle w:val="Tablehead"/>
              <w:keepLines/>
              <w:spacing w:before="20" w:after="20"/>
              <w:rPr>
                <w:lang w:val="es-ES_tradnl"/>
              </w:rPr>
            </w:pPr>
            <w:r w:rsidRPr="00670040">
              <w:rPr>
                <w:lang w:val="es-ES_tradnl"/>
              </w:rPr>
              <w:t xml:space="preserve">Hand </w:t>
            </w:r>
            <w:proofErr w:type="spellStart"/>
            <w:r w:rsidRPr="00670040">
              <w:rPr>
                <w:lang w:val="es-ES_tradnl"/>
              </w:rPr>
              <w:t>held</w:t>
            </w:r>
            <w:proofErr w:type="spellEnd"/>
            <w:r w:rsidRPr="00670040">
              <w:rPr>
                <w:lang w:val="es-ES_tradnl"/>
              </w:rPr>
              <w:t xml:space="preserve"> (</w:t>
            </w:r>
            <w:proofErr w:type="spellStart"/>
            <w:r w:rsidRPr="00670040">
              <w:rPr>
                <w:lang w:val="es-ES_tradnl"/>
              </w:rPr>
              <w:t>GSPS</w:t>
            </w:r>
            <w:proofErr w:type="spellEnd"/>
            <w:r w:rsidRPr="00670040">
              <w:rPr>
                <w:lang w:val="es-ES_tradnl"/>
              </w:rPr>
              <w:t>)</w:t>
            </w:r>
          </w:p>
        </w:tc>
        <w:tc>
          <w:tcPr>
            <w:tcW w:w="883" w:type="pct"/>
            <w:gridSpan w:val="2"/>
            <w:vAlign w:val="center"/>
          </w:tcPr>
          <w:p w14:paraId="5BDC6FAF" w14:textId="77777777" w:rsidR="00CE0E58" w:rsidRPr="00670040" w:rsidRDefault="00CE0E58" w:rsidP="00D27B8F">
            <w:pPr>
              <w:pStyle w:val="Tablehead"/>
              <w:keepLines/>
              <w:spacing w:before="20" w:after="20"/>
              <w:rPr>
                <w:lang w:val="es-ES_tradnl"/>
              </w:rPr>
            </w:pPr>
            <w:proofErr w:type="spellStart"/>
            <w:r w:rsidRPr="00670040">
              <w:rPr>
                <w:lang w:val="es-ES_tradnl"/>
              </w:rPr>
              <w:t>Land</w:t>
            </w:r>
            <w:proofErr w:type="spellEnd"/>
            <w:r w:rsidRPr="00670040">
              <w:rPr>
                <w:lang w:val="es-ES_tradnl"/>
              </w:rPr>
              <w:t xml:space="preserve"> </w:t>
            </w:r>
          </w:p>
        </w:tc>
        <w:tc>
          <w:tcPr>
            <w:tcW w:w="910" w:type="pct"/>
            <w:gridSpan w:val="2"/>
            <w:vAlign w:val="center"/>
          </w:tcPr>
          <w:p w14:paraId="32B56DAF" w14:textId="77777777" w:rsidR="00CE0E58" w:rsidRPr="00670040" w:rsidRDefault="00CE0E58" w:rsidP="00D27B8F">
            <w:pPr>
              <w:pStyle w:val="Tablehead"/>
              <w:keepLines/>
              <w:spacing w:before="20" w:after="20"/>
              <w:rPr>
                <w:lang w:val="es-ES_tradnl"/>
              </w:rPr>
            </w:pPr>
            <w:proofErr w:type="spellStart"/>
            <w:r w:rsidRPr="00670040">
              <w:rPr>
                <w:lang w:val="es-ES_tradnl"/>
              </w:rPr>
              <w:t>Maritime</w:t>
            </w:r>
            <w:proofErr w:type="spellEnd"/>
            <w:r w:rsidRPr="00670040">
              <w:rPr>
                <w:lang w:val="es-ES_tradnl"/>
              </w:rPr>
              <w:t xml:space="preserve"> </w:t>
            </w:r>
          </w:p>
        </w:tc>
        <w:tc>
          <w:tcPr>
            <w:tcW w:w="1075" w:type="pct"/>
            <w:gridSpan w:val="2"/>
          </w:tcPr>
          <w:p w14:paraId="753D95A2" w14:textId="77777777" w:rsidR="00CE0E58" w:rsidRPr="00670040" w:rsidRDefault="00CE0E58" w:rsidP="00D27B8F">
            <w:pPr>
              <w:pStyle w:val="Tablehead"/>
              <w:keepLines/>
              <w:rPr>
                <w:lang w:val="en-US"/>
              </w:rPr>
            </w:pPr>
            <w:r w:rsidRPr="00670040">
              <w:rPr>
                <w:lang w:val="en-US"/>
              </w:rPr>
              <w:t>Aeronautical</w:t>
            </w:r>
          </w:p>
        </w:tc>
      </w:tr>
      <w:tr w:rsidR="00CE0E58" w:rsidRPr="00670040" w14:paraId="4817F331" w14:textId="77777777" w:rsidTr="00D27B8F">
        <w:trPr>
          <w:cantSplit/>
        </w:trPr>
        <w:tc>
          <w:tcPr>
            <w:tcW w:w="805" w:type="pct"/>
            <w:vMerge/>
          </w:tcPr>
          <w:p w14:paraId="2D036F7D" w14:textId="77777777" w:rsidR="00CE0E58" w:rsidRPr="00670040" w:rsidRDefault="00CE0E58" w:rsidP="00D27B8F">
            <w:pPr>
              <w:pStyle w:val="Tablehead"/>
              <w:keepLines/>
              <w:spacing w:before="20" w:after="20"/>
              <w:jc w:val="left"/>
              <w:rPr>
                <w:lang w:val="en-US"/>
              </w:rPr>
            </w:pPr>
          </w:p>
        </w:tc>
        <w:tc>
          <w:tcPr>
            <w:tcW w:w="517" w:type="pct"/>
            <w:vMerge/>
          </w:tcPr>
          <w:p w14:paraId="77D8EBC5" w14:textId="77777777" w:rsidR="00CE0E58" w:rsidRPr="00670040" w:rsidRDefault="00CE0E58" w:rsidP="00D27B8F">
            <w:pPr>
              <w:pStyle w:val="Tablehead"/>
              <w:keepLines/>
              <w:spacing w:before="20" w:after="20"/>
              <w:rPr>
                <w:lang w:val="en-US"/>
              </w:rPr>
            </w:pPr>
          </w:p>
        </w:tc>
        <w:tc>
          <w:tcPr>
            <w:tcW w:w="368" w:type="pct"/>
            <w:vMerge/>
          </w:tcPr>
          <w:p w14:paraId="57D9CAD8" w14:textId="77777777" w:rsidR="00CE0E58" w:rsidRPr="00670040" w:rsidRDefault="00CE0E58" w:rsidP="00D27B8F">
            <w:pPr>
              <w:pStyle w:val="Tablehead"/>
              <w:keepLines/>
              <w:spacing w:before="20" w:after="20"/>
              <w:rPr>
                <w:lang w:val="en-US"/>
              </w:rPr>
            </w:pPr>
          </w:p>
        </w:tc>
        <w:tc>
          <w:tcPr>
            <w:tcW w:w="442" w:type="pct"/>
            <w:vMerge/>
          </w:tcPr>
          <w:p w14:paraId="5947980F" w14:textId="77777777" w:rsidR="00CE0E58" w:rsidRPr="00670040" w:rsidRDefault="00CE0E58" w:rsidP="00D27B8F">
            <w:pPr>
              <w:pStyle w:val="Tablehead"/>
              <w:keepLines/>
              <w:spacing w:before="20" w:after="20"/>
              <w:rPr>
                <w:lang w:val="en-US"/>
              </w:rPr>
            </w:pPr>
          </w:p>
        </w:tc>
        <w:tc>
          <w:tcPr>
            <w:tcW w:w="442" w:type="pct"/>
          </w:tcPr>
          <w:p w14:paraId="2AA15E41" w14:textId="77777777" w:rsidR="00CE0E58" w:rsidRPr="00670040" w:rsidRDefault="00CE0E58" w:rsidP="00D27B8F">
            <w:pPr>
              <w:pStyle w:val="Tablehead"/>
              <w:keepLines/>
              <w:spacing w:before="20" w:after="20"/>
              <w:rPr>
                <w:lang w:val="en-US"/>
              </w:rPr>
            </w:pPr>
            <w:r w:rsidRPr="00670040">
              <w:rPr>
                <w:lang w:val="en-US"/>
              </w:rPr>
              <w:t>High gain</w:t>
            </w:r>
          </w:p>
        </w:tc>
        <w:tc>
          <w:tcPr>
            <w:tcW w:w="441" w:type="pct"/>
          </w:tcPr>
          <w:p w14:paraId="0BA99F2F" w14:textId="77777777" w:rsidR="00CE0E58" w:rsidRPr="00670040" w:rsidRDefault="00CE0E58" w:rsidP="00D27B8F">
            <w:pPr>
              <w:pStyle w:val="Tablehead"/>
              <w:keepLines/>
              <w:spacing w:before="20" w:after="20"/>
              <w:rPr>
                <w:lang w:val="en-US"/>
              </w:rPr>
            </w:pPr>
            <w:r w:rsidRPr="00670040">
              <w:rPr>
                <w:lang w:val="en-US"/>
              </w:rPr>
              <w:t>Low gain</w:t>
            </w:r>
          </w:p>
        </w:tc>
        <w:tc>
          <w:tcPr>
            <w:tcW w:w="427" w:type="pct"/>
          </w:tcPr>
          <w:p w14:paraId="054C9110" w14:textId="77777777" w:rsidR="00CE0E58" w:rsidRPr="00670040" w:rsidRDefault="00CE0E58" w:rsidP="00D27B8F">
            <w:pPr>
              <w:pStyle w:val="Tablehead"/>
              <w:keepLines/>
              <w:spacing w:before="20" w:after="20"/>
              <w:rPr>
                <w:lang w:val="en-US"/>
              </w:rPr>
            </w:pPr>
            <w:r w:rsidRPr="00670040">
              <w:rPr>
                <w:lang w:val="en-US"/>
              </w:rPr>
              <w:t>High gain</w:t>
            </w:r>
          </w:p>
        </w:tc>
        <w:tc>
          <w:tcPr>
            <w:tcW w:w="483" w:type="pct"/>
          </w:tcPr>
          <w:p w14:paraId="6565D51F" w14:textId="77777777" w:rsidR="00CE0E58" w:rsidRPr="00670040" w:rsidRDefault="00CE0E58" w:rsidP="00D27B8F">
            <w:pPr>
              <w:pStyle w:val="Tablehead"/>
              <w:keepLines/>
              <w:spacing w:before="20" w:after="20"/>
              <w:rPr>
                <w:lang w:val="en-US"/>
              </w:rPr>
            </w:pPr>
            <w:r w:rsidRPr="00670040">
              <w:rPr>
                <w:lang w:val="en-US"/>
              </w:rPr>
              <w:t>Low gain</w:t>
            </w:r>
          </w:p>
        </w:tc>
        <w:tc>
          <w:tcPr>
            <w:tcW w:w="537" w:type="pct"/>
          </w:tcPr>
          <w:p w14:paraId="0EADFCF4" w14:textId="77777777" w:rsidR="00CE0E58" w:rsidRPr="00670040" w:rsidRDefault="00CE0E58" w:rsidP="00D27B8F">
            <w:pPr>
              <w:pStyle w:val="Tablehead"/>
              <w:keepLines/>
              <w:rPr>
                <w:lang w:val="en-US"/>
              </w:rPr>
            </w:pPr>
            <w:r w:rsidRPr="00670040">
              <w:rPr>
                <w:lang w:val="en-US"/>
              </w:rPr>
              <w:t>High gain</w:t>
            </w:r>
          </w:p>
        </w:tc>
        <w:tc>
          <w:tcPr>
            <w:tcW w:w="538" w:type="pct"/>
          </w:tcPr>
          <w:p w14:paraId="43CDC554" w14:textId="77777777" w:rsidR="00CE0E58" w:rsidRPr="00670040" w:rsidRDefault="00CE0E58" w:rsidP="00D27B8F">
            <w:pPr>
              <w:pStyle w:val="Tablehead"/>
              <w:keepLines/>
              <w:rPr>
                <w:lang w:val="en-US"/>
              </w:rPr>
            </w:pPr>
            <w:r w:rsidRPr="00670040">
              <w:rPr>
                <w:lang w:val="en-US"/>
              </w:rPr>
              <w:t>Low gain</w:t>
            </w:r>
          </w:p>
        </w:tc>
      </w:tr>
      <w:tr w:rsidR="00CE0E58" w:rsidRPr="00670040" w14:paraId="4CD24DD9" w14:textId="77777777" w:rsidTr="00D27B8F">
        <w:trPr>
          <w:cantSplit/>
        </w:trPr>
        <w:tc>
          <w:tcPr>
            <w:tcW w:w="805" w:type="pct"/>
          </w:tcPr>
          <w:p w14:paraId="59D98A2C" w14:textId="77777777" w:rsidR="00CE0E58" w:rsidRPr="00670040" w:rsidRDefault="00CE0E58" w:rsidP="00D27B8F">
            <w:pPr>
              <w:pStyle w:val="Tabletext"/>
              <w:keepNext/>
              <w:keepLines/>
              <w:spacing w:before="20" w:after="20"/>
              <w:rPr>
                <w:lang w:val="en-US"/>
              </w:rPr>
            </w:pPr>
            <w:r w:rsidRPr="00670040">
              <w:t>Service</w:t>
            </w:r>
          </w:p>
        </w:tc>
        <w:tc>
          <w:tcPr>
            <w:tcW w:w="517" w:type="pct"/>
          </w:tcPr>
          <w:p w14:paraId="09969EFE" w14:textId="77777777" w:rsidR="00CE0E58" w:rsidRPr="00670040" w:rsidRDefault="00CE0E58" w:rsidP="00670040">
            <w:pPr>
              <w:pStyle w:val="Tabletext"/>
              <w:keepNext/>
              <w:keepLines/>
              <w:jc w:val="center"/>
              <w:rPr>
                <w:lang w:val="en-US"/>
              </w:rPr>
            </w:pPr>
            <w:r w:rsidRPr="00670040">
              <w:rPr>
                <w:lang w:val="en-US"/>
              </w:rPr>
              <w:t>LMSS</w:t>
            </w:r>
          </w:p>
        </w:tc>
        <w:tc>
          <w:tcPr>
            <w:tcW w:w="368" w:type="pct"/>
          </w:tcPr>
          <w:p w14:paraId="725E240D" w14:textId="77777777" w:rsidR="00CE0E58" w:rsidRPr="00670040" w:rsidRDefault="00CE0E58" w:rsidP="00670040">
            <w:pPr>
              <w:pStyle w:val="Tabletext"/>
              <w:keepNext/>
              <w:keepLines/>
              <w:jc w:val="center"/>
              <w:rPr>
                <w:lang w:val="en-US"/>
              </w:rPr>
            </w:pPr>
            <w:r>
              <w:rPr>
                <w:lang w:val="en-US"/>
              </w:rPr>
              <w:t>MMSS</w:t>
            </w:r>
          </w:p>
        </w:tc>
        <w:tc>
          <w:tcPr>
            <w:tcW w:w="442" w:type="pct"/>
          </w:tcPr>
          <w:p w14:paraId="209A0641" w14:textId="77777777" w:rsidR="00CE0E58" w:rsidRPr="00670040" w:rsidRDefault="00CE0E58" w:rsidP="00670040">
            <w:pPr>
              <w:pStyle w:val="Tabletext"/>
              <w:keepNext/>
              <w:keepLines/>
              <w:jc w:val="center"/>
              <w:rPr>
                <w:lang w:val="en-US"/>
              </w:rPr>
            </w:pPr>
            <w:r w:rsidRPr="00670040">
              <w:rPr>
                <w:lang w:val="en-US"/>
              </w:rPr>
              <w:t>LMSS</w:t>
            </w:r>
          </w:p>
        </w:tc>
        <w:tc>
          <w:tcPr>
            <w:tcW w:w="442" w:type="pct"/>
          </w:tcPr>
          <w:p w14:paraId="4FEEA515" w14:textId="77777777" w:rsidR="00CE0E58" w:rsidRPr="00670040" w:rsidRDefault="00CE0E58" w:rsidP="00670040">
            <w:pPr>
              <w:pStyle w:val="Tabletext"/>
              <w:keepNext/>
              <w:keepLines/>
              <w:jc w:val="center"/>
              <w:rPr>
                <w:lang w:val="en-US"/>
              </w:rPr>
            </w:pPr>
            <w:r w:rsidRPr="00670040">
              <w:rPr>
                <w:lang w:val="en-US"/>
              </w:rPr>
              <w:t>LMSS</w:t>
            </w:r>
          </w:p>
        </w:tc>
        <w:tc>
          <w:tcPr>
            <w:tcW w:w="441" w:type="pct"/>
          </w:tcPr>
          <w:p w14:paraId="113FFCAF" w14:textId="77777777" w:rsidR="00CE0E58" w:rsidRPr="00670040" w:rsidRDefault="00CE0E58" w:rsidP="00670040">
            <w:pPr>
              <w:pStyle w:val="Tabletext"/>
              <w:keepNext/>
              <w:keepLines/>
              <w:jc w:val="center"/>
              <w:rPr>
                <w:lang w:val="en-US"/>
              </w:rPr>
            </w:pPr>
            <w:r w:rsidRPr="00670040">
              <w:rPr>
                <w:lang w:val="en-US"/>
              </w:rPr>
              <w:t>LMSS</w:t>
            </w:r>
          </w:p>
        </w:tc>
        <w:tc>
          <w:tcPr>
            <w:tcW w:w="427" w:type="pct"/>
          </w:tcPr>
          <w:p w14:paraId="5ECD882F" w14:textId="77777777" w:rsidR="00CE0E58" w:rsidRPr="00670040" w:rsidRDefault="00CE0E58" w:rsidP="00670040">
            <w:pPr>
              <w:pStyle w:val="Tabletext"/>
              <w:keepNext/>
              <w:keepLines/>
              <w:jc w:val="center"/>
              <w:rPr>
                <w:lang w:val="en-US"/>
              </w:rPr>
            </w:pPr>
            <w:r w:rsidRPr="00670040">
              <w:rPr>
                <w:lang w:val="en-US"/>
              </w:rPr>
              <w:t>MMSS</w:t>
            </w:r>
          </w:p>
        </w:tc>
        <w:tc>
          <w:tcPr>
            <w:tcW w:w="483" w:type="pct"/>
          </w:tcPr>
          <w:p w14:paraId="0DEE5F46" w14:textId="77777777" w:rsidR="00CE0E58" w:rsidRPr="00670040" w:rsidRDefault="00CE0E58" w:rsidP="00670040">
            <w:pPr>
              <w:pStyle w:val="Tabletext"/>
              <w:keepNext/>
              <w:keepLines/>
              <w:jc w:val="center"/>
              <w:rPr>
                <w:lang w:val="en-US"/>
              </w:rPr>
            </w:pPr>
            <w:r w:rsidRPr="00670040">
              <w:rPr>
                <w:lang w:val="en-US"/>
              </w:rPr>
              <w:t>MMSS</w:t>
            </w:r>
          </w:p>
        </w:tc>
        <w:tc>
          <w:tcPr>
            <w:tcW w:w="537" w:type="pct"/>
            <w:vAlign w:val="center"/>
          </w:tcPr>
          <w:p w14:paraId="0CC9BF00" w14:textId="77777777" w:rsidR="00CE0E58" w:rsidRPr="00670040" w:rsidRDefault="00CE0E58" w:rsidP="00670040">
            <w:pPr>
              <w:pStyle w:val="Tabletext"/>
              <w:keepNext/>
              <w:keepLines/>
              <w:jc w:val="center"/>
              <w:rPr>
                <w:lang w:val="en-US"/>
              </w:rPr>
            </w:pPr>
            <w:r w:rsidRPr="00670040">
              <w:rPr>
                <w:lang w:val="en-US"/>
              </w:rPr>
              <w:t>AMSS</w:t>
            </w:r>
            <w:r w:rsidRPr="00670040">
              <w:rPr>
                <w:lang w:val="en-US"/>
              </w:rPr>
              <w:br/>
              <w:t>AMS(R)S</w:t>
            </w:r>
          </w:p>
        </w:tc>
        <w:tc>
          <w:tcPr>
            <w:tcW w:w="538" w:type="pct"/>
            <w:vAlign w:val="center"/>
          </w:tcPr>
          <w:p w14:paraId="32B109D0" w14:textId="77777777" w:rsidR="00CE0E58" w:rsidRPr="00670040" w:rsidRDefault="00CE0E58" w:rsidP="00670040">
            <w:pPr>
              <w:pStyle w:val="Tabletext"/>
              <w:keepNext/>
              <w:keepLines/>
              <w:jc w:val="center"/>
              <w:rPr>
                <w:lang w:val="en-US"/>
              </w:rPr>
            </w:pPr>
            <w:r w:rsidRPr="00670040">
              <w:rPr>
                <w:lang w:val="en-US"/>
              </w:rPr>
              <w:t>AMSS</w:t>
            </w:r>
            <w:r w:rsidRPr="00670040">
              <w:rPr>
                <w:lang w:val="en-US"/>
              </w:rPr>
              <w:br/>
              <w:t>AMS(R)S</w:t>
            </w:r>
          </w:p>
        </w:tc>
      </w:tr>
      <w:tr w:rsidR="00CE0E58" w:rsidRPr="00670040" w14:paraId="062CE5E9" w14:textId="77777777" w:rsidTr="00D27B8F">
        <w:trPr>
          <w:cantSplit/>
        </w:trPr>
        <w:tc>
          <w:tcPr>
            <w:tcW w:w="805" w:type="pct"/>
          </w:tcPr>
          <w:p w14:paraId="3B015D24" w14:textId="77777777" w:rsidR="00CE0E58" w:rsidRPr="00670040" w:rsidRDefault="00CE0E58" w:rsidP="00D27B8F">
            <w:pPr>
              <w:pStyle w:val="Tabletext"/>
              <w:keepNext/>
              <w:keepLines/>
              <w:spacing w:before="20" w:after="20"/>
            </w:pPr>
            <w:r w:rsidRPr="00670040">
              <w:t>Typical mobile station antenna gain (</w:t>
            </w:r>
            <w:proofErr w:type="spellStart"/>
            <w:r w:rsidRPr="00670040">
              <w:t>dBi</w:t>
            </w:r>
            <w:proofErr w:type="spellEnd"/>
            <w:r w:rsidRPr="00670040">
              <w:t>)</w:t>
            </w:r>
          </w:p>
        </w:tc>
        <w:tc>
          <w:tcPr>
            <w:tcW w:w="517" w:type="pct"/>
          </w:tcPr>
          <w:p w14:paraId="3E5F09B7" w14:textId="77777777" w:rsidR="00CE0E58" w:rsidRPr="00670040" w:rsidRDefault="00CE0E58" w:rsidP="00D27B8F">
            <w:pPr>
              <w:pStyle w:val="Tabletext"/>
              <w:keepNext/>
              <w:keepLines/>
              <w:spacing w:before="20" w:after="20"/>
              <w:jc w:val="center"/>
            </w:pPr>
            <w:r w:rsidRPr="00670040">
              <w:t>0</w:t>
            </w:r>
          </w:p>
        </w:tc>
        <w:tc>
          <w:tcPr>
            <w:tcW w:w="368" w:type="pct"/>
          </w:tcPr>
          <w:p w14:paraId="5F0490F0" w14:textId="77777777" w:rsidR="00CE0E58" w:rsidRPr="00670040" w:rsidRDefault="00CE0E58" w:rsidP="00D27B8F">
            <w:pPr>
              <w:pStyle w:val="Tabletext"/>
              <w:keepNext/>
              <w:keepLines/>
              <w:spacing w:before="20" w:after="20"/>
              <w:jc w:val="center"/>
            </w:pPr>
            <w:r w:rsidRPr="00670040">
              <w:t>0</w:t>
            </w:r>
          </w:p>
        </w:tc>
        <w:tc>
          <w:tcPr>
            <w:tcW w:w="442" w:type="pct"/>
          </w:tcPr>
          <w:p w14:paraId="4D3930C3" w14:textId="77777777" w:rsidR="00CE0E58" w:rsidRPr="00670040" w:rsidRDefault="00CE0E58" w:rsidP="00D27B8F">
            <w:pPr>
              <w:pStyle w:val="Tabletext"/>
              <w:keepNext/>
              <w:keepLines/>
              <w:spacing w:before="20" w:after="20"/>
              <w:jc w:val="center"/>
            </w:pPr>
            <w:r w:rsidRPr="00670040">
              <w:t>2</w:t>
            </w:r>
          </w:p>
        </w:tc>
        <w:tc>
          <w:tcPr>
            <w:tcW w:w="442" w:type="pct"/>
          </w:tcPr>
          <w:p w14:paraId="2610800F" w14:textId="77777777" w:rsidR="00CE0E58" w:rsidRPr="00670040" w:rsidRDefault="00CE0E58" w:rsidP="00D27B8F">
            <w:pPr>
              <w:pStyle w:val="Tabletext"/>
              <w:keepNext/>
              <w:keepLines/>
              <w:spacing w:before="20" w:after="20"/>
              <w:jc w:val="center"/>
            </w:pPr>
            <w:r w:rsidRPr="00670040">
              <w:t>1</w:t>
            </w:r>
            <w:ins w:id="22" w:author="United Kingdom" w:date="2024-07-23T16:39:00Z">
              <w:r>
                <w:t>7</w:t>
              </w:r>
            </w:ins>
            <w:del w:id="23" w:author="United Kingdom" w:date="2024-07-23T16:39:00Z">
              <w:r w:rsidRPr="00670040" w:rsidDel="005C5BCA">
                <w:delText>2</w:delText>
              </w:r>
            </w:del>
          </w:p>
        </w:tc>
        <w:tc>
          <w:tcPr>
            <w:tcW w:w="441" w:type="pct"/>
          </w:tcPr>
          <w:p w14:paraId="620D8368" w14:textId="77777777" w:rsidR="00CE0E58" w:rsidRPr="00670040" w:rsidRDefault="00CE0E58" w:rsidP="00D27B8F">
            <w:pPr>
              <w:pStyle w:val="Tabletext"/>
              <w:keepNext/>
              <w:keepLines/>
              <w:spacing w:before="20" w:after="20"/>
              <w:jc w:val="center"/>
            </w:pPr>
            <w:del w:id="24" w:author="United Kingdom" w:date="2024-07-23T16:39:00Z">
              <w:r w:rsidRPr="00670040" w:rsidDel="005C5BCA">
                <w:delText>9</w:delText>
              </w:r>
            </w:del>
            <w:ins w:id="25" w:author="United Kingdom" w:date="2024-07-23T16:39:00Z">
              <w:r>
                <w:t>14</w:t>
              </w:r>
            </w:ins>
          </w:p>
        </w:tc>
        <w:tc>
          <w:tcPr>
            <w:tcW w:w="427" w:type="pct"/>
          </w:tcPr>
          <w:p w14:paraId="3B772352" w14:textId="77777777" w:rsidR="00CE0E58" w:rsidRPr="00670040" w:rsidRDefault="00CE0E58" w:rsidP="00D27B8F">
            <w:pPr>
              <w:pStyle w:val="Tabletext"/>
              <w:keepNext/>
              <w:keepLines/>
              <w:spacing w:before="20" w:after="20"/>
              <w:jc w:val="center"/>
            </w:pPr>
            <w:del w:id="26" w:author="United Kingdom" w:date="2024-07-23T16:39:00Z">
              <w:r w:rsidRPr="00670040" w:rsidDel="005C5BCA">
                <w:delText>16</w:delText>
              </w:r>
            </w:del>
            <w:ins w:id="27" w:author="United Kingdom" w:date="2024-07-23T16:39:00Z">
              <w:r>
                <w:t>18</w:t>
              </w:r>
            </w:ins>
          </w:p>
        </w:tc>
        <w:tc>
          <w:tcPr>
            <w:tcW w:w="483" w:type="pct"/>
          </w:tcPr>
          <w:p w14:paraId="6492C1E6" w14:textId="77777777" w:rsidR="00CE0E58" w:rsidRPr="00670040" w:rsidRDefault="00CE0E58" w:rsidP="00D27B8F">
            <w:pPr>
              <w:pStyle w:val="Tabletext"/>
              <w:keepNext/>
              <w:keepLines/>
              <w:spacing w:before="20" w:after="20"/>
              <w:jc w:val="center"/>
            </w:pPr>
            <w:del w:id="28" w:author="United Kingdom" w:date="2024-07-23T16:39:00Z">
              <w:r w:rsidRPr="00670040" w:rsidDel="005C5BCA">
                <w:delText>9</w:delText>
              </w:r>
            </w:del>
            <w:ins w:id="29" w:author="United Kingdom" w:date="2024-07-23T16:39:00Z">
              <w:r>
                <w:t>11.5</w:t>
              </w:r>
            </w:ins>
          </w:p>
        </w:tc>
        <w:tc>
          <w:tcPr>
            <w:tcW w:w="537" w:type="pct"/>
          </w:tcPr>
          <w:p w14:paraId="6D258ED6" w14:textId="77777777" w:rsidR="00CE0E58" w:rsidRPr="00670040" w:rsidRDefault="00CE0E58" w:rsidP="00D27B8F">
            <w:pPr>
              <w:pStyle w:val="Tabletext"/>
              <w:keepNext/>
              <w:keepLines/>
              <w:spacing w:before="20" w:after="20"/>
              <w:jc w:val="center"/>
            </w:pPr>
            <w:r w:rsidRPr="00670040">
              <w:t>12</w:t>
            </w:r>
          </w:p>
        </w:tc>
        <w:tc>
          <w:tcPr>
            <w:tcW w:w="538" w:type="pct"/>
          </w:tcPr>
          <w:p w14:paraId="54E5925D" w14:textId="77777777" w:rsidR="00CE0E58" w:rsidRPr="00670040" w:rsidRDefault="00CE0E58" w:rsidP="00D27B8F">
            <w:pPr>
              <w:pStyle w:val="Tabletext"/>
              <w:keepNext/>
              <w:keepLines/>
              <w:spacing w:before="20" w:after="20"/>
              <w:jc w:val="center"/>
            </w:pPr>
            <w:r w:rsidRPr="00670040">
              <w:t>6</w:t>
            </w:r>
          </w:p>
        </w:tc>
      </w:tr>
      <w:tr w:rsidR="00CE0E58" w:rsidRPr="00670040" w14:paraId="5CCBF276" w14:textId="77777777" w:rsidTr="00D27B8F">
        <w:trPr>
          <w:cantSplit/>
        </w:trPr>
        <w:tc>
          <w:tcPr>
            <w:tcW w:w="805" w:type="pct"/>
          </w:tcPr>
          <w:p w14:paraId="037CD33F" w14:textId="77777777" w:rsidR="00CE0E58" w:rsidRPr="00670040" w:rsidRDefault="00CE0E58" w:rsidP="00D27B8F">
            <w:pPr>
              <w:pStyle w:val="Tabletext"/>
              <w:keepNext/>
              <w:keepLines/>
              <w:rPr>
                <w:lang w:val="en-US"/>
              </w:rPr>
            </w:pPr>
            <w:r w:rsidRPr="00670040">
              <w:rPr>
                <w:lang w:val="en-US"/>
              </w:rPr>
              <w:t>Antenna type (example)</w:t>
            </w:r>
          </w:p>
        </w:tc>
        <w:tc>
          <w:tcPr>
            <w:tcW w:w="517" w:type="pct"/>
          </w:tcPr>
          <w:p w14:paraId="66C0C2D2" w14:textId="77777777" w:rsidR="00CE0E58" w:rsidRPr="00670040" w:rsidRDefault="00CE0E58" w:rsidP="00D27B8F">
            <w:pPr>
              <w:pStyle w:val="Tabletext"/>
              <w:keepNext/>
              <w:keepLines/>
              <w:jc w:val="center"/>
              <w:rPr>
                <w:lang w:val="en-US"/>
              </w:rPr>
            </w:pPr>
            <w:r w:rsidRPr="00670040">
              <w:rPr>
                <w:lang w:val="en-US"/>
              </w:rPr>
              <w:t>Patch</w:t>
            </w:r>
          </w:p>
        </w:tc>
        <w:tc>
          <w:tcPr>
            <w:tcW w:w="368" w:type="pct"/>
          </w:tcPr>
          <w:p w14:paraId="0BFECF34" w14:textId="77777777" w:rsidR="00CE0E58" w:rsidRPr="00670040" w:rsidRDefault="00CE0E58" w:rsidP="00D27B8F">
            <w:pPr>
              <w:pStyle w:val="Tabletext"/>
              <w:keepNext/>
              <w:keepLines/>
              <w:jc w:val="center"/>
              <w:rPr>
                <w:lang w:val="en-US"/>
              </w:rPr>
            </w:pPr>
            <w:r w:rsidRPr="00670040">
              <w:rPr>
                <w:lang w:val="en-US"/>
              </w:rPr>
              <w:t>Quad helix</w:t>
            </w:r>
          </w:p>
        </w:tc>
        <w:tc>
          <w:tcPr>
            <w:tcW w:w="442" w:type="pct"/>
          </w:tcPr>
          <w:p w14:paraId="495FBA5C" w14:textId="77777777" w:rsidR="00CE0E58" w:rsidRPr="00670040" w:rsidRDefault="00CE0E58" w:rsidP="00D27B8F">
            <w:pPr>
              <w:pStyle w:val="Tabletext"/>
              <w:keepNext/>
              <w:keepLines/>
              <w:jc w:val="center"/>
              <w:rPr>
                <w:lang w:val="en-US"/>
              </w:rPr>
            </w:pPr>
            <w:r w:rsidRPr="00670040">
              <w:rPr>
                <w:lang w:val="en-US"/>
              </w:rPr>
              <w:t>Quad Helix</w:t>
            </w:r>
          </w:p>
        </w:tc>
        <w:tc>
          <w:tcPr>
            <w:tcW w:w="442" w:type="pct"/>
          </w:tcPr>
          <w:p w14:paraId="787D254C" w14:textId="77777777" w:rsidR="00CE0E58" w:rsidRPr="00670040" w:rsidRDefault="00CE0E58" w:rsidP="00D27B8F">
            <w:pPr>
              <w:pStyle w:val="Tabletext"/>
              <w:keepNext/>
              <w:keepLines/>
              <w:jc w:val="center"/>
              <w:rPr>
                <w:lang w:val="en-US"/>
              </w:rPr>
            </w:pPr>
            <w:r w:rsidRPr="00670040">
              <w:rPr>
                <w:lang w:val="en-US"/>
              </w:rPr>
              <w:t>Phased array</w:t>
            </w:r>
          </w:p>
        </w:tc>
        <w:tc>
          <w:tcPr>
            <w:tcW w:w="441" w:type="pct"/>
          </w:tcPr>
          <w:p w14:paraId="740CD88E" w14:textId="77777777" w:rsidR="00CE0E58" w:rsidRPr="00670040" w:rsidRDefault="00CE0E58" w:rsidP="00D27B8F">
            <w:pPr>
              <w:pStyle w:val="Tabletext"/>
              <w:keepNext/>
              <w:keepLines/>
              <w:jc w:val="center"/>
              <w:rPr>
                <w:lang w:val="en-US"/>
              </w:rPr>
            </w:pPr>
            <w:r w:rsidRPr="00670040">
              <w:rPr>
                <w:lang w:val="en-US"/>
              </w:rPr>
              <w:t>Phased array</w:t>
            </w:r>
          </w:p>
        </w:tc>
        <w:tc>
          <w:tcPr>
            <w:tcW w:w="427" w:type="pct"/>
          </w:tcPr>
          <w:p w14:paraId="2BDCBAD8" w14:textId="77777777" w:rsidR="00CE0E58" w:rsidRPr="00670040" w:rsidRDefault="00CE0E58" w:rsidP="00D27B8F">
            <w:pPr>
              <w:pStyle w:val="Tabletext"/>
              <w:keepNext/>
              <w:keepLines/>
              <w:jc w:val="center"/>
              <w:rPr>
                <w:lang w:val="en-US"/>
              </w:rPr>
            </w:pPr>
            <w:r w:rsidRPr="00670040">
              <w:rPr>
                <w:lang w:val="en-US"/>
              </w:rPr>
              <w:t>Phased array</w:t>
            </w:r>
          </w:p>
        </w:tc>
        <w:tc>
          <w:tcPr>
            <w:tcW w:w="483" w:type="pct"/>
          </w:tcPr>
          <w:p w14:paraId="4DF8C2AA" w14:textId="77777777" w:rsidR="00CE0E58" w:rsidRPr="00670040" w:rsidRDefault="00CE0E58" w:rsidP="00D27B8F">
            <w:pPr>
              <w:pStyle w:val="Tabletext"/>
              <w:keepNext/>
              <w:keepLines/>
              <w:jc w:val="center"/>
              <w:rPr>
                <w:lang w:val="en-US"/>
              </w:rPr>
            </w:pPr>
            <w:r w:rsidRPr="00670040">
              <w:rPr>
                <w:lang w:val="en-US"/>
              </w:rPr>
              <w:t>Phased array</w:t>
            </w:r>
          </w:p>
        </w:tc>
        <w:tc>
          <w:tcPr>
            <w:tcW w:w="537" w:type="pct"/>
          </w:tcPr>
          <w:p w14:paraId="5B50D790" w14:textId="77777777" w:rsidR="00CE0E58" w:rsidRPr="00670040" w:rsidRDefault="00CE0E58" w:rsidP="00D27B8F">
            <w:pPr>
              <w:pStyle w:val="Tabletext"/>
              <w:keepNext/>
              <w:keepLines/>
              <w:jc w:val="center"/>
              <w:rPr>
                <w:lang w:val="en-US"/>
              </w:rPr>
            </w:pPr>
            <w:r w:rsidRPr="00670040">
              <w:rPr>
                <w:lang w:val="en-US"/>
              </w:rPr>
              <w:t>Phased array</w:t>
            </w:r>
          </w:p>
        </w:tc>
        <w:tc>
          <w:tcPr>
            <w:tcW w:w="538" w:type="pct"/>
          </w:tcPr>
          <w:p w14:paraId="476A870E" w14:textId="77777777" w:rsidR="00CE0E58" w:rsidRPr="00670040" w:rsidRDefault="00CE0E58" w:rsidP="00D27B8F">
            <w:pPr>
              <w:pStyle w:val="Tabletext"/>
              <w:keepNext/>
              <w:keepLines/>
              <w:jc w:val="center"/>
              <w:rPr>
                <w:lang w:val="en-US"/>
              </w:rPr>
            </w:pPr>
            <w:r w:rsidRPr="00670040">
              <w:rPr>
                <w:lang w:val="en-US"/>
              </w:rPr>
              <w:t>Phased array</w:t>
            </w:r>
          </w:p>
        </w:tc>
      </w:tr>
      <w:tr w:rsidR="00CE0E58" w:rsidRPr="00670040" w14:paraId="57D9240C" w14:textId="77777777" w:rsidTr="00D27B8F">
        <w:trPr>
          <w:cantSplit/>
        </w:trPr>
        <w:tc>
          <w:tcPr>
            <w:tcW w:w="805" w:type="pct"/>
          </w:tcPr>
          <w:p w14:paraId="1721728F" w14:textId="77777777" w:rsidR="00CE0E58" w:rsidRPr="00670040" w:rsidRDefault="00CE0E58" w:rsidP="00D27B8F">
            <w:pPr>
              <w:pStyle w:val="Tabletext"/>
              <w:keepNext/>
              <w:keepLines/>
              <w:spacing w:before="20" w:after="20"/>
              <w:rPr>
                <w:lang w:val="en-US"/>
              </w:rPr>
            </w:pPr>
            <w:r w:rsidRPr="00670040">
              <w:rPr>
                <w:lang w:val="en-US"/>
              </w:rPr>
              <w:t>Typical antenna size</w:t>
            </w:r>
          </w:p>
        </w:tc>
        <w:tc>
          <w:tcPr>
            <w:tcW w:w="517" w:type="pct"/>
          </w:tcPr>
          <w:p w14:paraId="79349BAE" w14:textId="77777777" w:rsidR="00CE0E58" w:rsidRPr="00670040" w:rsidRDefault="00CE0E58" w:rsidP="00D27B8F">
            <w:pPr>
              <w:pStyle w:val="Tabletext"/>
              <w:keepNext/>
              <w:keepLines/>
              <w:jc w:val="center"/>
              <w:rPr>
                <w:lang w:val="en-US"/>
              </w:rPr>
            </w:pPr>
            <w:r w:rsidRPr="00670040">
              <w:rPr>
                <w:lang w:val="en-US"/>
              </w:rPr>
              <w:t>5 cm</w:t>
            </w:r>
          </w:p>
        </w:tc>
        <w:tc>
          <w:tcPr>
            <w:tcW w:w="368" w:type="pct"/>
          </w:tcPr>
          <w:p w14:paraId="72456A34" w14:textId="77777777" w:rsidR="00CE0E58" w:rsidRPr="00670040" w:rsidRDefault="00CE0E58" w:rsidP="00D27B8F">
            <w:pPr>
              <w:pStyle w:val="Tabletext"/>
              <w:keepNext/>
              <w:keepLines/>
              <w:jc w:val="center"/>
              <w:rPr>
                <w:lang w:val="en-US"/>
              </w:rPr>
            </w:pPr>
            <w:r w:rsidRPr="00670040">
              <w:rPr>
                <w:lang w:val="en-US"/>
              </w:rPr>
              <w:t>5 cm diameter</w:t>
            </w:r>
          </w:p>
        </w:tc>
        <w:tc>
          <w:tcPr>
            <w:tcW w:w="442" w:type="pct"/>
          </w:tcPr>
          <w:p w14:paraId="6C0840CD" w14:textId="77777777" w:rsidR="00CE0E58" w:rsidRPr="00670040" w:rsidRDefault="00CE0E58" w:rsidP="00D27B8F">
            <w:pPr>
              <w:pStyle w:val="Tabletext"/>
              <w:keepNext/>
              <w:keepLines/>
              <w:spacing w:before="20" w:after="20"/>
              <w:jc w:val="center"/>
              <w:rPr>
                <w:lang w:val="en-US"/>
              </w:rPr>
            </w:pPr>
            <w:r w:rsidRPr="00670040">
              <w:rPr>
                <w:lang w:val="en-US"/>
              </w:rPr>
              <w:t>12 cm</w:t>
            </w:r>
          </w:p>
        </w:tc>
        <w:tc>
          <w:tcPr>
            <w:tcW w:w="442" w:type="pct"/>
          </w:tcPr>
          <w:p w14:paraId="13AAF8AE" w14:textId="77777777" w:rsidR="00CE0E58" w:rsidRPr="00670040" w:rsidRDefault="00CE0E58" w:rsidP="00D27B8F">
            <w:pPr>
              <w:pStyle w:val="Tabletext"/>
              <w:keepNext/>
              <w:keepLines/>
              <w:spacing w:before="20" w:after="20"/>
              <w:jc w:val="center"/>
            </w:pPr>
            <w:r w:rsidRPr="00670040">
              <w:rPr>
                <w:lang w:val="en-US"/>
              </w:rPr>
              <w:t>50 cm diameter</w:t>
            </w:r>
          </w:p>
        </w:tc>
        <w:tc>
          <w:tcPr>
            <w:tcW w:w="441" w:type="pct"/>
          </w:tcPr>
          <w:p w14:paraId="2112D699" w14:textId="77777777" w:rsidR="00CE0E58" w:rsidRPr="00670040" w:rsidRDefault="00CE0E58" w:rsidP="00D27B8F">
            <w:pPr>
              <w:pStyle w:val="Tabletext"/>
              <w:keepNext/>
              <w:keepLines/>
              <w:spacing w:before="20" w:after="20"/>
              <w:jc w:val="center"/>
              <w:rPr>
                <w:lang w:val="en-US"/>
              </w:rPr>
            </w:pPr>
            <w:r w:rsidRPr="00670040">
              <w:rPr>
                <w:lang w:val="en-US"/>
              </w:rPr>
              <w:t>30 cm diameter</w:t>
            </w:r>
          </w:p>
        </w:tc>
        <w:tc>
          <w:tcPr>
            <w:tcW w:w="427" w:type="pct"/>
          </w:tcPr>
          <w:p w14:paraId="6ABF6593" w14:textId="77777777" w:rsidR="00CE0E58" w:rsidRPr="00670040" w:rsidRDefault="00CE0E58" w:rsidP="00D27B8F">
            <w:pPr>
              <w:pStyle w:val="Tabletext"/>
              <w:keepNext/>
              <w:keepLines/>
              <w:spacing w:before="20" w:after="20"/>
              <w:jc w:val="center"/>
              <w:rPr>
                <w:lang w:val="en-US"/>
              </w:rPr>
            </w:pPr>
            <w:r w:rsidRPr="00670040">
              <w:rPr>
                <w:lang w:val="en-US"/>
              </w:rPr>
              <w:t>5</w:t>
            </w:r>
            <w:ins w:id="30" w:author="United Kingdom" w:date="2024-07-23T16:40:00Z">
              <w:r>
                <w:rPr>
                  <w:lang w:val="en-US"/>
                </w:rPr>
                <w:t>5</w:t>
              </w:r>
            </w:ins>
            <w:del w:id="31" w:author="United Kingdom" w:date="2024-07-23T16:40:00Z">
              <w:r w:rsidRPr="00670040" w:rsidDel="00E2110C">
                <w:rPr>
                  <w:lang w:val="en-US"/>
                </w:rPr>
                <w:delText>0</w:delText>
              </w:r>
            </w:del>
            <w:r w:rsidRPr="00670040">
              <w:rPr>
                <w:lang w:val="en-US"/>
              </w:rPr>
              <w:t xml:space="preserve"> cm diameter</w:t>
            </w:r>
          </w:p>
        </w:tc>
        <w:tc>
          <w:tcPr>
            <w:tcW w:w="483" w:type="pct"/>
          </w:tcPr>
          <w:p w14:paraId="4BA8A8DF" w14:textId="77777777" w:rsidR="00CE0E58" w:rsidRPr="00670040" w:rsidRDefault="00CE0E58" w:rsidP="00D27B8F">
            <w:pPr>
              <w:pStyle w:val="Tabletext"/>
              <w:keepNext/>
              <w:keepLines/>
              <w:spacing w:before="20" w:after="20"/>
              <w:jc w:val="center"/>
              <w:rPr>
                <w:lang w:val="en-US"/>
              </w:rPr>
            </w:pPr>
            <w:r w:rsidRPr="00670040">
              <w:rPr>
                <w:lang w:val="en-US"/>
              </w:rPr>
              <w:t>30 cm diameter</w:t>
            </w:r>
          </w:p>
        </w:tc>
        <w:tc>
          <w:tcPr>
            <w:tcW w:w="537" w:type="pct"/>
          </w:tcPr>
          <w:p w14:paraId="20633F24" w14:textId="77777777" w:rsidR="00CE0E58" w:rsidRPr="00670040" w:rsidRDefault="00CE0E58" w:rsidP="00D27B8F">
            <w:pPr>
              <w:pStyle w:val="Tabletext"/>
              <w:keepNext/>
              <w:keepLines/>
              <w:spacing w:before="20" w:after="20"/>
              <w:jc w:val="center"/>
              <w:rPr>
                <w:lang w:val="en-US"/>
              </w:rPr>
            </w:pPr>
            <w:r w:rsidRPr="00670040">
              <w:rPr>
                <w:lang w:val="en-US"/>
              </w:rPr>
              <w:t>2 panels 60 </w:t>
            </w:r>
            <w:r w:rsidRPr="00670040">
              <w:rPr>
                <w:rFonts w:ascii="Symbol" w:hAnsi="Symbol"/>
              </w:rPr>
              <w:t></w:t>
            </w:r>
            <w:r w:rsidRPr="00670040">
              <w:rPr>
                <w:lang w:val="en-US"/>
              </w:rPr>
              <w:t> 60 cm</w:t>
            </w:r>
          </w:p>
        </w:tc>
        <w:tc>
          <w:tcPr>
            <w:tcW w:w="538" w:type="pct"/>
          </w:tcPr>
          <w:p w14:paraId="1A7A1089" w14:textId="77777777" w:rsidR="00CE0E58" w:rsidRPr="00670040" w:rsidRDefault="00CE0E58" w:rsidP="00D27B8F">
            <w:pPr>
              <w:pStyle w:val="Tabletext"/>
              <w:keepNext/>
              <w:keepLines/>
              <w:spacing w:before="20" w:after="20"/>
              <w:jc w:val="center"/>
              <w:rPr>
                <w:lang w:val="en-US"/>
              </w:rPr>
            </w:pPr>
            <w:r w:rsidRPr="00670040">
              <w:rPr>
                <w:lang w:val="en-US"/>
              </w:rPr>
              <w:t>20 </w:t>
            </w:r>
            <w:r w:rsidRPr="00670040">
              <w:rPr>
                <w:rFonts w:ascii="Symbol" w:hAnsi="Symbol"/>
              </w:rPr>
              <w:t></w:t>
            </w:r>
            <w:r w:rsidRPr="00670040">
              <w:rPr>
                <w:lang w:val="en-US"/>
              </w:rPr>
              <w:t> 15 cm</w:t>
            </w:r>
          </w:p>
        </w:tc>
      </w:tr>
      <w:tr w:rsidR="00CE0E58" w:rsidRPr="00670040" w14:paraId="3B441479" w14:textId="77777777" w:rsidTr="00D27B8F">
        <w:trPr>
          <w:cantSplit/>
        </w:trPr>
        <w:tc>
          <w:tcPr>
            <w:tcW w:w="805" w:type="pct"/>
          </w:tcPr>
          <w:p w14:paraId="4048B6C1" w14:textId="77777777" w:rsidR="00CE0E58" w:rsidRPr="00670040" w:rsidRDefault="00CE0E58" w:rsidP="00D27B8F">
            <w:pPr>
              <w:pStyle w:val="Tabletext"/>
              <w:keepNext/>
              <w:keepLines/>
              <w:spacing w:before="20" w:after="20"/>
              <w:rPr>
                <w:lang w:val="en-US"/>
              </w:rPr>
            </w:pPr>
            <w:r w:rsidRPr="00670040">
              <w:rPr>
                <w:lang w:val="en-US"/>
              </w:rPr>
              <w:t>Mobile earth station figure of merit (</w:t>
            </w:r>
            <w:r w:rsidRPr="00670040">
              <w:rPr>
                <w:i/>
                <w:iCs/>
                <w:lang w:val="en-US"/>
              </w:rPr>
              <w:t>G</w:t>
            </w:r>
            <w:r w:rsidRPr="00670040">
              <w:rPr>
                <w:lang w:val="en-US"/>
              </w:rPr>
              <w:t>/</w:t>
            </w:r>
            <w:r w:rsidRPr="00670040">
              <w:rPr>
                <w:i/>
                <w:iCs/>
                <w:lang w:val="en-US"/>
              </w:rPr>
              <w:t>T</w:t>
            </w:r>
            <w:r w:rsidRPr="00670040">
              <w:rPr>
                <w:lang w:val="en-US"/>
              </w:rPr>
              <w:t>) (dB(K</w:t>
            </w:r>
            <w:r w:rsidRPr="00670040">
              <w:rPr>
                <w:vertAlign w:val="superscript"/>
                <w:lang w:val="en-US"/>
              </w:rPr>
              <w:t>–1</w:t>
            </w:r>
            <w:r w:rsidRPr="00670040">
              <w:rPr>
                <w:lang w:val="en-US"/>
              </w:rPr>
              <w:t>))</w:t>
            </w:r>
          </w:p>
        </w:tc>
        <w:tc>
          <w:tcPr>
            <w:tcW w:w="517" w:type="pct"/>
          </w:tcPr>
          <w:p w14:paraId="4097CE26" w14:textId="77777777" w:rsidR="00CE0E58" w:rsidRPr="00670040" w:rsidRDefault="00CE0E58" w:rsidP="00D27B8F">
            <w:pPr>
              <w:pStyle w:val="Tabletext"/>
              <w:keepNext/>
              <w:keepLines/>
              <w:spacing w:before="20" w:after="20"/>
              <w:jc w:val="center"/>
            </w:pPr>
            <w:r>
              <w:t>−</w:t>
            </w:r>
            <w:r w:rsidRPr="00670040">
              <w:rPr>
                <w:rFonts w:ascii="Symbol" w:hAnsi="Symbol"/>
              </w:rPr>
              <w:t></w:t>
            </w:r>
            <w:ins w:id="32" w:author="United Kingdom" w:date="2024-07-23T16:40:00Z">
              <w:r>
                <w:rPr>
                  <w:rFonts w:ascii="Symbol" w:hAnsi="Symbol"/>
                </w:rPr>
                <w:t>6</w:t>
              </w:r>
            </w:ins>
            <w:del w:id="33" w:author="United Kingdom" w:date="2024-07-23T16:40:00Z">
              <w:r w:rsidRPr="00670040" w:rsidDel="00E2110C">
                <w:rPr>
                  <w:rFonts w:ascii="Symbol" w:hAnsi="Symbol"/>
                </w:rPr>
                <w:delText></w:delText>
              </w:r>
            </w:del>
          </w:p>
        </w:tc>
        <w:tc>
          <w:tcPr>
            <w:tcW w:w="368" w:type="pct"/>
          </w:tcPr>
          <w:p w14:paraId="1ACC5EF3" w14:textId="77777777" w:rsidR="00CE0E58" w:rsidRPr="00670040" w:rsidRDefault="00CE0E58" w:rsidP="00D27B8F">
            <w:pPr>
              <w:pStyle w:val="Tabletext"/>
              <w:keepNext/>
              <w:keepLines/>
              <w:spacing w:before="20" w:after="20"/>
              <w:jc w:val="center"/>
            </w:pPr>
            <w:r>
              <w:t>−</w:t>
            </w:r>
            <w:r w:rsidRPr="00670040">
              <w:t>23</w:t>
            </w:r>
          </w:p>
        </w:tc>
        <w:tc>
          <w:tcPr>
            <w:tcW w:w="442" w:type="pct"/>
          </w:tcPr>
          <w:p w14:paraId="2D634D45" w14:textId="77777777" w:rsidR="00CE0E58" w:rsidRPr="00670040" w:rsidRDefault="00CE0E58" w:rsidP="00D27B8F">
            <w:pPr>
              <w:pStyle w:val="Tabletext"/>
              <w:keepNext/>
              <w:keepLines/>
              <w:spacing w:before="20" w:after="20"/>
              <w:jc w:val="center"/>
            </w:pPr>
            <w:r>
              <w:t>−</w:t>
            </w:r>
            <w:r w:rsidRPr="00670040">
              <w:t>2</w:t>
            </w:r>
            <w:del w:id="34" w:author="United Kingdom" w:date="2024-07-23T16:40:00Z">
              <w:r w:rsidRPr="00670040" w:rsidDel="00E2110C">
                <w:delText>4</w:delText>
              </w:r>
            </w:del>
            <w:ins w:id="35" w:author="United Kingdom" w:date="2024-07-23T16:40:00Z">
              <w:r>
                <w:t>3</w:t>
              </w:r>
            </w:ins>
          </w:p>
        </w:tc>
        <w:tc>
          <w:tcPr>
            <w:tcW w:w="442" w:type="pct"/>
          </w:tcPr>
          <w:p w14:paraId="5598245C" w14:textId="77777777" w:rsidR="00CE0E58" w:rsidRPr="00670040" w:rsidRDefault="00CE0E58" w:rsidP="00D27B8F">
            <w:pPr>
              <w:pStyle w:val="Tabletext"/>
              <w:keepNext/>
              <w:keepLines/>
              <w:spacing w:before="20" w:after="20"/>
              <w:jc w:val="center"/>
            </w:pPr>
            <w:r>
              <w:t>−</w:t>
            </w:r>
            <w:del w:id="36" w:author="United Kingdom" w:date="2024-07-23T16:40:00Z">
              <w:r w:rsidRPr="00670040" w:rsidDel="00E2110C">
                <w:delText>10</w:delText>
              </w:r>
            </w:del>
            <w:ins w:id="37" w:author="United Kingdom" w:date="2024-07-23T16:40:00Z">
              <w:r>
                <w:t>9</w:t>
              </w:r>
            </w:ins>
          </w:p>
        </w:tc>
        <w:tc>
          <w:tcPr>
            <w:tcW w:w="441" w:type="pct"/>
          </w:tcPr>
          <w:p w14:paraId="48B7C486" w14:textId="77777777" w:rsidR="00CE0E58" w:rsidRPr="00670040" w:rsidRDefault="00CE0E58" w:rsidP="00D27B8F">
            <w:pPr>
              <w:pStyle w:val="Tabletext"/>
              <w:keepNext/>
              <w:keepLines/>
              <w:spacing w:before="20" w:after="20"/>
              <w:jc w:val="center"/>
            </w:pPr>
            <w:r>
              <w:t>−</w:t>
            </w:r>
            <w:del w:id="38" w:author="United Kingdom" w:date="2024-07-23T16:40:00Z">
              <w:r w:rsidRPr="00670040" w:rsidDel="00E2110C">
                <w:delText>15.5</w:delText>
              </w:r>
            </w:del>
            <w:ins w:id="39" w:author="United Kingdom" w:date="2024-07-23T16:40:00Z">
              <w:r>
                <w:t>12</w:t>
              </w:r>
            </w:ins>
          </w:p>
        </w:tc>
        <w:tc>
          <w:tcPr>
            <w:tcW w:w="427" w:type="pct"/>
          </w:tcPr>
          <w:p w14:paraId="4CFB201F" w14:textId="77777777" w:rsidR="00CE0E58" w:rsidRPr="00670040" w:rsidRDefault="00CE0E58" w:rsidP="00D27B8F">
            <w:pPr>
              <w:pStyle w:val="Tabletext"/>
              <w:keepNext/>
              <w:keepLines/>
              <w:spacing w:before="20" w:after="20"/>
              <w:jc w:val="center"/>
            </w:pPr>
            <w:r>
              <w:t>−</w:t>
            </w:r>
            <w:r w:rsidRPr="00670040">
              <w:t>7</w:t>
            </w:r>
            <w:del w:id="40" w:author="United Kingdom" w:date="2024-07-23T16:40:00Z">
              <w:r w:rsidRPr="00670040" w:rsidDel="00E2110C">
                <w:delText>.5</w:delText>
              </w:r>
            </w:del>
          </w:p>
        </w:tc>
        <w:tc>
          <w:tcPr>
            <w:tcW w:w="483" w:type="pct"/>
          </w:tcPr>
          <w:p w14:paraId="590C1E20" w14:textId="77777777" w:rsidR="00CE0E58" w:rsidRPr="00670040" w:rsidRDefault="00CE0E58" w:rsidP="00D27B8F">
            <w:pPr>
              <w:pStyle w:val="Tabletext"/>
              <w:keepNext/>
              <w:keepLines/>
              <w:spacing w:before="20" w:after="20"/>
              <w:jc w:val="center"/>
            </w:pPr>
            <w:r>
              <w:t>−</w:t>
            </w:r>
            <w:r w:rsidRPr="00670040">
              <w:t>15.5</w:t>
            </w:r>
          </w:p>
        </w:tc>
        <w:tc>
          <w:tcPr>
            <w:tcW w:w="537" w:type="pct"/>
          </w:tcPr>
          <w:p w14:paraId="40EC9BCC" w14:textId="77777777" w:rsidR="00CE0E58" w:rsidRPr="00670040" w:rsidRDefault="00CE0E58" w:rsidP="00D27B8F">
            <w:pPr>
              <w:pStyle w:val="Tabletext"/>
              <w:keepNext/>
              <w:keepLines/>
              <w:spacing w:before="20" w:after="20"/>
              <w:jc w:val="center"/>
            </w:pPr>
            <w:r>
              <w:t>−</w:t>
            </w:r>
            <w:r w:rsidRPr="00670040">
              <w:t>13</w:t>
            </w:r>
          </w:p>
        </w:tc>
        <w:tc>
          <w:tcPr>
            <w:tcW w:w="538" w:type="pct"/>
          </w:tcPr>
          <w:p w14:paraId="5021C9B5" w14:textId="77777777" w:rsidR="00CE0E58" w:rsidRPr="00670040" w:rsidRDefault="00CE0E58" w:rsidP="00D27B8F">
            <w:pPr>
              <w:pStyle w:val="Tabletext"/>
              <w:keepNext/>
              <w:keepLines/>
              <w:spacing w:before="20" w:after="20"/>
              <w:jc w:val="center"/>
            </w:pPr>
            <w:r>
              <w:t>−</w:t>
            </w:r>
            <w:del w:id="41" w:author="United Kingdom" w:date="2024-07-23T16:40:00Z">
              <w:r w:rsidRPr="00670040" w:rsidDel="00E2110C">
                <w:delText>20</w:delText>
              </w:r>
            </w:del>
            <w:ins w:id="42" w:author="United Kingdom" w:date="2024-07-23T16:40:00Z">
              <w:r>
                <w:t>19</w:t>
              </w:r>
            </w:ins>
          </w:p>
        </w:tc>
      </w:tr>
      <w:tr w:rsidR="00CE0E58" w:rsidRPr="00670040" w14:paraId="4CFA91DA" w14:textId="77777777" w:rsidTr="00D27B8F">
        <w:trPr>
          <w:cantSplit/>
        </w:trPr>
        <w:tc>
          <w:tcPr>
            <w:tcW w:w="805" w:type="pct"/>
          </w:tcPr>
          <w:p w14:paraId="3DD23921" w14:textId="77777777" w:rsidR="00CE0E58" w:rsidRPr="00670040" w:rsidRDefault="00CE0E58" w:rsidP="006E7BF0">
            <w:pPr>
              <w:pStyle w:val="Tabletext"/>
              <w:keepNext/>
              <w:keepLines/>
              <w:spacing w:before="20" w:after="20"/>
              <w:rPr>
                <w:lang w:val="en-US"/>
              </w:rPr>
            </w:pPr>
            <w:ins w:id="43" w:author="United Kingdom" w:date="2024-07-23T16:40:00Z">
              <w:r>
                <w:rPr>
                  <w:lang w:val="en-US"/>
                </w:rPr>
                <w:t xml:space="preserve">Minimum </w:t>
              </w:r>
            </w:ins>
            <w:r w:rsidRPr="00670040">
              <w:rPr>
                <w:lang w:val="en-US"/>
              </w:rPr>
              <w:t xml:space="preserve">Mobile earth station </w:t>
            </w:r>
            <w:proofErr w:type="spellStart"/>
            <w:r w:rsidRPr="00670040">
              <w:rPr>
                <w:lang w:val="en-US"/>
              </w:rPr>
              <w:t>e.i.r.p</w:t>
            </w:r>
            <w:proofErr w:type="spellEnd"/>
            <w:r w:rsidRPr="00670040">
              <w:rPr>
                <w:lang w:val="en-US"/>
              </w:rPr>
              <w:t>./channel (</w:t>
            </w:r>
            <w:proofErr w:type="spellStart"/>
            <w:r w:rsidRPr="00670040">
              <w:rPr>
                <w:lang w:val="en-US"/>
              </w:rPr>
              <w:t>dBW</w:t>
            </w:r>
            <w:proofErr w:type="spellEnd"/>
            <w:r w:rsidRPr="00670040">
              <w:rPr>
                <w:lang w:val="en-US"/>
              </w:rPr>
              <w:t>)</w:t>
            </w:r>
          </w:p>
        </w:tc>
        <w:tc>
          <w:tcPr>
            <w:tcW w:w="517" w:type="pct"/>
          </w:tcPr>
          <w:p w14:paraId="44E6724B" w14:textId="77777777" w:rsidR="00CE0E58" w:rsidRPr="00670040" w:rsidRDefault="00CE0E58" w:rsidP="006E7BF0">
            <w:pPr>
              <w:pStyle w:val="Tabletext"/>
              <w:keepNext/>
              <w:keepLines/>
              <w:spacing w:before="20" w:after="20"/>
              <w:jc w:val="center"/>
            </w:pPr>
            <w:ins w:id="44" w:author="United Kingdom" w:date="2024-07-23T16:41:00Z">
              <w:r>
                <w:t>8.7</w:t>
              </w:r>
            </w:ins>
            <w:del w:id="45" w:author="United Kingdom" w:date="2024-07-23T16:41:00Z">
              <w:r w:rsidDel="00D409F7">
                <w:delText>−</w:delText>
              </w:r>
              <w:r w:rsidRPr="00670040" w:rsidDel="00D409F7">
                <w:delText>3</w:delText>
              </w:r>
            </w:del>
          </w:p>
        </w:tc>
        <w:tc>
          <w:tcPr>
            <w:tcW w:w="368" w:type="pct"/>
          </w:tcPr>
          <w:p w14:paraId="57BB6FC7" w14:textId="77777777" w:rsidR="00CE0E58" w:rsidRPr="00670040" w:rsidRDefault="00CE0E58" w:rsidP="006E7BF0">
            <w:pPr>
              <w:pStyle w:val="Tabletext"/>
              <w:keepNext/>
              <w:keepLines/>
              <w:spacing w:before="20" w:after="20"/>
              <w:jc w:val="center"/>
            </w:pPr>
            <w:ins w:id="46" w:author="United Kingdom" w:date="2024-07-23T16:41:00Z">
              <w:r>
                <w:t>7.3</w:t>
              </w:r>
            </w:ins>
            <w:del w:id="47" w:author="United Kingdom" w:date="2024-07-23T16:41:00Z">
              <w:r w:rsidRPr="00670040" w:rsidDel="00D409F7">
                <w:delText>11</w:delText>
              </w:r>
            </w:del>
          </w:p>
        </w:tc>
        <w:tc>
          <w:tcPr>
            <w:tcW w:w="442" w:type="pct"/>
          </w:tcPr>
          <w:p w14:paraId="4CBBF88A" w14:textId="77777777" w:rsidR="00CE0E58" w:rsidRPr="00670040" w:rsidRDefault="00CE0E58" w:rsidP="006E7BF0">
            <w:pPr>
              <w:pStyle w:val="Tabletext"/>
              <w:keepNext/>
              <w:keepLines/>
              <w:spacing w:before="20" w:after="20"/>
              <w:jc w:val="center"/>
            </w:pPr>
            <w:ins w:id="48" w:author="United Kingdom" w:date="2024-07-23T16:41:00Z">
              <w:r>
                <w:t>-2</w:t>
              </w:r>
            </w:ins>
            <w:del w:id="49" w:author="United Kingdom" w:date="2024-07-23T16:41:00Z">
              <w:r w:rsidRPr="00670040" w:rsidDel="00D409F7">
                <w:delText>5</w:delText>
              </w:r>
            </w:del>
          </w:p>
        </w:tc>
        <w:tc>
          <w:tcPr>
            <w:tcW w:w="442" w:type="pct"/>
          </w:tcPr>
          <w:p w14:paraId="623A9867" w14:textId="77777777" w:rsidR="00CE0E58" w:rsidRPr="00670040" w:rsidRDefault="00CE0E58" w:rsidP="006E7BF0">
            <w:pPr>
              <w:pStyle w:val="Tabletext"/>
              <w:keepNext/>
              <w:keepLines/>
              <w:spacing w:before="20" w:after="20"/>
              <w:jc w:val="center"/>
            </w:pPr>
            <w:ins w:id="50" w:author="United Kingdom" w:date="2024-07-23T16:41:00Z">
              <w:r w:rsidRPr="00670040">
                <w:t>1</w:t>
              </w:r>
              <w:r>
                <w:t>8</w:t>
              </w:r>
            </w:ins>
            <w:del w:id="51" w:author="United Kingdom" w:date="2024-07-23T16:41:00Z">
              <w:r w:rsidRPr="00670040" w:rsidDel="00D409F7">
                <w:delText>18</w:delText>
              </w:r>
            </w:del>
          </w:p>
        </w:tc>
        <w:tc>
          <w:tcPr>
            <w:tcW w:w="441" w:type="pct"/>
          </w:tcPr>
          <w:p w14:paraId="7CF59230" w14:textId="77777777" w:rsidR="00CE0E58" w:rsidRPr="00670040" w:rsidRDefault="00CE0E58" w:rsidP="006E7BF0">
            <w:pPr>
              <w:pStyle w:val="Tabletext"/>
              <w:keepNext/>
              <w:keepLines/>
              <w:spacing w:before="20" w:after="20"/>
              <w:jc w:val="center"/>
            </w:pPr>
            <w:ins w:id="52" w:author="United Kingdom" w:date="2024-07-23T16:41:00Z">
              <w:r>
                <w:t>13</w:t>
              </w:r>
            </w:ins>
            <w:del w:id="53" w:author="United Kingdom" w:date="2024-07-23T16:41:00Z">
              <w:r w:rsidRPr="00670040" w:rsidDel="00D409F7">
                <w:delText>15.1</w:delText>
              </w:r>
            </w:del>
          </w:p>
        </w:tc>
        <w:tc>
          <w:tcPr>
            <w:tcW w:w="427" w:type="pct"/>
          </w:tcPr>
          <w:p w14:paraId="73F6356B" w14:textId="77777777" w:rsidR="00CE0E58" w:rsidRPr="00670040" w:rsidRDefault="00CE0E58" w:rsidP="006E7BF0">
            <w:pPr>
              <w:pStyle w:val="Tabletext"/>
              <w:keepNext/>
              <w:keepLines/>
              <w:spacing w:before="20" w:after="20"/>
              <w:jc w:val="center"/>
            </w:pPr>
            <w:ins w:id="54" w:author="United Kingdom" w:date="2024-07-23T16:41:00Z">
              <w:r>
                <w:t>16</w:t>
              </w:r>
            </w:ins>
            <w:del w:id="55" w:author="United Kingdom" w:date="2024-07-23T16:41:00Z">
              <w:r w:rsidRPr="00670040" w:rsidDel="00D409F7">
                <w:delText>22</w:delText>
              </w:r>
            </w:del>
          </w:p>
        </w:tc>
        <w:tc>
          <w:tcPr>
            <w:tcW w:w="483" w:type="pct"/>
          </w:tcPr>
          <w:p w14:paraId="476C3EFC" w14:textId="77777777" w:rsidR="00CE0E58" w:rsidRPr="00670040" w:rsidRDefault="00CE0E58" w:rsidP="006E7BF0">
            <w:pPr>
              <w:pStyle w:val="Tabletext"/>
              <w:keepNext/>
              <w:keepLines/>
              <w:spacing w:before="20" w:after="20"/>
              <w:jc w:val="center"/>
            </w:pPr>
            <w:ins w:id="56" w:author="United Kingdom" w:date="2024-07-23T16:41:00Z">
              <w:r>
                <w:t>12.3</w:t>
              </w:r>
            </w:ins>
            <w:del w:id="57" w:author="United Kingdom" w:date="2024-07-23T16:41:00Z">
              <w:r w:rsidRPr="00670040" w:rsidDel="00D409F7">
                <w:delText>15.1</w:delText>
              </w:r>
            </w:del>
          </w:p>
        </w:tc>
        <w:tc>
          <w:tcPr>
            <w:tcW w:w="537" w:type="pct"/>
          </w:tcPr>
          <w:p w14:paraId="1EB91FCB" w14:textId="77777777" w:rsidR="00CE0E58" w:rsidRPr="00670040" w:rsidRDefault="00CE0E58" w:rsidP="006E7BF0">
            <w:pPr>
              <w:pStyle w:val="Tabletext"/>
              <w:keepNext/>
              <w:keepLines/>
              <w:spacing w:before="20" w:after="20"/>
              <w:jc w:val="center"/>
            </w:pPr>
            <w:ins w:id="58" w:author="United Kingdom" w:date="2024-07-23T16:41:00Z">
              <w:r>
                <w:t>13.8</w:t>
              </w:r>
            </w:ins>
            <w:del w:id="59" w:author="United Kingdom" w:date="2024-07-23T16:41:00Z">
              <w:r w:rsidRPr="00670040" w:rsidDel="00D409F7">
                <w:delText>20</w:delText>
              </w:r>
            </w:del>
          </w:p>
        </w:tc>
        <w:tc>
          <w:tcPr>
            <w:tcW w:w="538" w:type="pct"/>
          </w:tcPr>
          <w:p w14:paraId="3F0564D8" w14:textId="77777777" w:rsidR="00CE0E58" w:rsidRPr="00670040" w:rsidRDefault="00CE0E58" w:rsidP="006E7BF0">
            <w:pPr>
              <w:pStyle w:val="Tabletext"/>
              <w:keepNext/>
              <w:keepLines/>
              <w:spacing w:before="20" w:after="20"/>
              <w:jc w:val="center"/>
            </w:pPr>
            <w:ins w:id="60" w:author="United Kingdom" w:date="2024-07-23T16:41:00Z">
              <w:r>
                <w:t>9.7</w:t>
              </w:r>
            </w:ins>
            <w:del w:id="61" w:author="United Kingdom" w:date="2024-07-23T16:41:00Z">
              <w:r w:rsidRPr="00670040" w:rsidDel="00D409F7">
                <w:delText>15.1</w:delText>
              </w:r>
            </w:del>
          </w:p>
        </w:tc>
      </w:tr>
      <w:tr w:rsidR="00CE0E58" w:rsidRPr="00670040" w14:paraId="537DB465" w14:textId="77777777" w:rsidTr="00D27B8F">
        <w:trPr>
          <w:cantSplit/>
          <w:ins w:id="62" w:author="United Kingdom" w:date="2024-07-23T16:40:00Z"/>
        </w:trPr>
        <w:tc>
          <w:tcPr>
            <w:tcW w:w="805" w:type="pct"/>
          </w:tcPr>
          <w:p w14:paraId="43BA3ACD" w14:textId="77777777" w:rsidR="00CE0E58" w:rsidRPr="00670040" w:rsidRDefault="00CE0E58" w:rsidP="005D0EA9">
            <w:pPr>
              <w:pStyle w:val="Tabletext"/>
              <w:keepNext/>
              <w:keepLines/>
              <w:spacing w:before="20" w:after="20"/>
              <w:rPr>
                <w:ins w:id="63" w:author="United Kingdom" w:date="2024-07-23T16:40:00Z"/>
                <w:lang w:val="en-US"/>
              </w:rPr>
            </w:pPr>
            <w:ins w:id="64" w:author="United Kingdom" w:date="2024-07-23T16:41:00Z">
              <w:r>
                <w:rPr>
                  <w:lang w:val="en-US"/>
                </w:rPr>
                <w:t xml:space="preserve">Maximum </w:t>
              </w:r>
              <w:r w:rsidRPr="00670040">
                <w:rPr>
                  <w:lang w:val="en-US"/>
                </w:rPr>
                <w:t xml:space="preserve">Mobile earth station </w:t>
              </w:r>
              <w:proofErr w:type="spellStart"/>
              <w:r w:rsidRPr="00670040">
                <w:rPr>
                  <w:lang w:val="en-US"/>
                </w:rPr>
                <w:t>e.i.r.p</w:t>
              </w:r>
              <w:proofErr w:type="spellEnd"/>
              <w:r w:rsidRPr="00670040">
                <w:rPr>
                  <w:lang w:val="en-US"/>
                </w:rPr>
                <w:t>./channel (</w:t>
              </w:r>
              <w:proofErr w:type="spellStart"/>
              <w:r w:rsidRPr="00670040">
                <w:rPr>
                  <w:lang w:val="en-US"/>
                </w:rPr>
                <w:t>dBW</w:t>
              </w:r>
              <w:proofErr w:type="spellEnd"/>
              <w:r w:rsidRPr="00670040">
                <w:rPr>
                  <w:lang w:val="en-US"/>
                </w:rPr>
                <w:t>)</w:t>
              </w:r>
            </w:ins>
          </w:p>
        </w:tc>
        <w:tc>
          <w:tcPr>
            <w:tcW w:w="517" w:type="pct"/>
          </w:tcPr>
          <w:p w14:paraId="5A6EA5CF" w14:textId="77777777" w:rsidR="00CE0E58" w:rsidRDefault="00CE0E58" w:rsidP="005D0EA9">
            <w:pPr>
              <w:pStyle w:val="Tabletext"/>
              <w:keepNext/>
              <w:keepLines/>
              <w:spacing w:before="20" w:after="20"/>
              <w:jc w:val="center"/>
              <w:rPr>
                <w:ins w:id="65" w:author="United Kingdom" w:date="2024-07-23T16:40:00Z"/>
              </w:rPr>
            </w:pPr>
            <w:ins w:id="66" w:author="United Kingdom" w:date="2024-07-23T16:41:00Z">
              <w:r>
                <w:t>13.5</w:t>
              </w:r>
            </w:ins>
          </w:p>
        </w:tc>
        <w:tc>
          <w:tcPr>
            <w:tcW w:w="368" w:type="pct"/>
          </w:tcPr>
          <w:p w14:paraId="61DBE025" w14:textId="77777777" w:rsidR="00CE0E58" w:rsidRPr="00670040" w:rsidRDefault="00CE0E58" w:rsidP="005D0EA9">
            <w:pPr>
              <w:pStyle w:val="Tabletext"/>
              <w:keepNext/>
              <w:keepLines/>
              <w:spacing w:before="20" w:after="20"/>
              <w:jc w:val="center"/>
              <w:rPr>
                <w:ins w:id="67" w:author="United Kingdom" w:date="2024-07-23T16:40:00Z"/>
              </w:rPr>
            </w:pPr>
            <w:ins w:id="68" w:author="United Kingdom" w:date="2024-07-23T16:41:00Z">
              <w:r>
                <w:t>11</w:t>
              </w:r>
            </w:ins>
          </w:p>
        </w:tc>
        <w:tc>
          <w:tcPr>
            <w:tcW w:w="442" w:type="pct"/>
          </w:tcPr>
          <w:p w14:paraId="4B32E580" w14:textId="77777777" w:rsidR="00CE0E58" w:rsidRPr="00670040" w:rsidRDefault="00CE0E58" w:rsidP="005D0EA9">
            <w:pPr>
              <w:pStyle w:val="Tabletext"/>
              <w:keepNext/>
              <w:keepLines/>
              <w:spacing w:before="20" w:after="20"/>
              <w:jc w:val="center"/>
              <w:rPr>
                <w:ins w:id="69" w:author="United Kingdom" w:date="2024-07-23T16:40:00Z"/>
              </w:rPr>
            </w:pPr>
            <w:ins w:id="70" w:author="United Kingdom" w:date="2024-07-23T16:41:00Z">
              <w:r>
                <w:t>5</w:t>
              </w:r>
            </w:ins>
          </w:p>
        </w:tc>
        <w:tc>
          <w:tcPr>
            <w:tcW w:w="442" w:type="pct"/>
          </w:tcPr>
          <w:p w14:paraId="7A9B3537" w14:textId="77777777" w:rsidR="00CE0E58" w:rsidRPr="00670040" w:rsidRDefault="00CE0E58" w:rsidP="005D0EA9">
            <w:pPr>
              <w:pStyle w:val="Tabletext"/>
              <w:keepNext/>
              <w:keepLines/>
              <w:spacing w:before="20" w:after="20"/>
              <w:jc w:val="center"/>
              <w:rPr>
                <w:ins w:id="71" w:author="United Kingdom" w:date="2024-07-23T16:40:00Z"/>
              </w:rPr>
            </w:pPr>
            <w:ins w:id="72" w:author="United Kingdom" w:date="2024-07-23T16:41:00Z">
              <w:r>
                <w:t>21</w:t>
              </w:r>
            </w:ins>
          </w:p>
        </w:tc>
        <w:tc>
          <w:tcPr>
            <w:tcW w:w="441" w:type="pct"/>
          </w:tcPr>
          <w:p w14:paraId="2F557764" w14:textId="77777777" w:rsidR="00CE0E58" w:rsidRPr="00670040" w:rsidRDefault="00CE0E58" w:rsidP="005D0EA9">
            <w:pPr>
              <w:pStyle w:val="Tabletext"/>
              <w:keepNext/>
              <w:keepLines/>
              <w:spacing w:before="20" w:after="20"/>
              <w:jc w:val="center"/>
              <w:rPr>
                <w:ins w:id="73" w:author="United Kingdom" w:date="2024-07-23T16:40:00Z"/>
              </w:rPr>
            </w:pPr>
            <w:ins w:id="74" w:author="United Kingdom" w:date="2024-07-23T16:41:00Z">
              <w:r>
                <w:t>16</w:t>
              </w:r>
            </w:ins>
          </w:p>
        </w:tc>
        <w:tc>
          <w:tcPr>
            <w:tcW w:w="427" w:type="pct"/>
          </w:tcPr>
          <w:p w14:paraId="7CD20D44" w14:textId="77777777" w:rsidR="00CE0E58" w:rsidRPr="00670040" w:rsidRDefault="00CE0E58" w:rsidP="005D0EA9">
            <w:pPr>
              <w:pStyle w:val="Tabletext"/>
              <w:keepNext/>
              <w:keepLines/>
              <w:spacing w:before="20" w:after="20"/>
              <w:jc w:val="center"/>
              <w:rPr>
                <w:ins w:id="75" w:author="United Kingdom" w:date="2024-07-23T16:40:00Z"/>
              </w:rPr>
            </w:pPr>
            <w:ins w:id="76" w:author="United Kingdom" w:date="2024-07-23T16:41:00Z">
              <w:r>
                <w:t>23</w:t>
              </w:r>
            </w:ins>
          </w:p>
        </w:tc>
        <w:tc>
          <w:tcPr>
            <w:tcW w:w="483" w:type="pct"/>
          </w:tcPr>
          <w:p w14:paraId="2153F705" w14:textId="77777777" w:rsidR="00CE0E58" w:rsidRPr="00670040" w:rsidRDefault="00CE0E58" w:rsidP="005D0EA9">
            <w:pPr>
              <w:pStyle w:val="Tabletext"/>
              <w:keepNext/>
              <w:keepLines/>
              <w:spacing w:before="20" w:after="20"/>
              <w:jc w:val="center"/>
              <w:rPr>
                <w:ins w:id="77" w:author="United Kingdom" w:date="2024-07-23T16:40:00Z"/>
              </w:rPr>
            </w:pPr>
            <w:ins w:id="78" w:author="United Kingdom" w:date="2024-07-23T16:41:00Z">
              <w:r>
                <w:t>16.1</w:t>
              </w:r>
            </w:ins>
          </w:p>
        </w:tc>
        <w:tc>
          <w:tcPr>
            <w:tcW w:w="537" w:type="pct"/>
          </w:tcPr>
          <w:p w14:paraId="2D384479" w14:textId="77777777" w:rsidR="00CE0E58" w:rsidRPr="00670040" w:rsidRDefault="00CE0E58" w:rsidP="005D0EA9">
            <w:pPr>
              <w:pStyle w:val="Tabletext"/>
              <w:keepNext/>
              <w:keepLines/>
              <w:spacing w:before="20" w:after="20"/>
              <w:jc w:val="center"/>
              <w:rPr>
                <w:ins w:id="79" w:author="United Kingdom" w:date="2024-07-23T16:40:00Z"/>
              </w:rPr>
            </w:pPr>
            <w:ins w:id="80" w:author="United Kingdom" w:date="2024-07-23T16:41:00Z">
              <w:r>
                <w:t>22</w:t>
              </w:r>
            </w:ins>
          </w:p>
        </w:tc>
        <w:tc>
          <w:tcPr>
            <w:tcW w:w="538" w:type="pct"/>
          </w:tcPr>
          <w:p w14:paraId="62A79EA3" w14:textId="77777777" w:rsidR="00CE0E58" w:rsidRPr="00670040" w:rsidRDefault="00CE0E58" w:rsidP="005D0EA9">
            <w:pPr>
              <w:pStyle w:val="Tabletext"/>
              <w:keepNext/>
              <w:keepLines/>
              <w:spacing w:before="20" w:after="20"/>
              <w:jc w:val="center"/>
              <w:rPr>
                <w:ins w:id="81" w:author="United Kingdom" w:date="2024-07-23T16:40:00Z"/>
              </w:rPr>
            </w:pPr>
            <w:ins w:id="82" w:author="United Kingdom" w:date="2024-07-23T16:41:00Z">
              <w:r>
                <w:t>17.1</w:t>
              </w:r>
            </w:ins>
          </w:p>
        </w:tc>
      </w:tr>
      <w:tr w:rsidR="00CE0E58" w:rsidRPr="00670040" w14:paraId="6C800B5B" w14:textId="77777777" w:rsidTr="00D27B8F">
        <w:trPr>
          <w:cantSplit/>
        </w:trPr>
        <w:tc>
          <w:tcPr>
            <w:tcW w:w="805" w:type="pct"/>
          </w:tcPr>
          <w:p w14:paraId="187E7716" w14:textId="77777777" w:rsidR="00CE0E58" w:rsidRPr="00670040" w:rsidRDefault="00CE0E58" w:rsidP="005D0EA9">
            <w:pPr>
              <w:pStyle w:val="Tabletext"/>
              <w:keepNext/>
              <w:keepLines/>
              <w:spacing w:before="20" w:after="20"/>
              <w:rPr>
                <w:lang w:val="en-US"/>
              </w:rPr>
            </w:pPr>
            <w:r w:rsidRPr="00670040">
              <w:rPr>
                <w:lang w:val="en-US"/>
              </w:rPr>
              <w:t>User data rate</w:t>
            </w:r>
          </w:p>
        </w:tc>
        <w:tc>
          <w:tcPr>
            <w:tcW w:w="517" w:type="pct"/>
          </w:tcPr>
          <w:p w14:paraId="46AB4C27" w14:textId="77777777" w:rsidR="00CE0E58" w:rsidRPr="00670040" w:rsidRDefault="00CE0E58" w:rsidP="005D0EA9">
            <w:pPr>
              <w:pStyle w:val="Tabletext"/>
              <w:keepNext/>
              <w:keepLines/>
              <w:spacing w:before="20" w:after="20"/>
              <w:jc w:val="center"/>
              <w:rPr>
                <w:lang w:val="en-US"/>
              </w:rPr>
            </w:pPr>
            <w:r w:rsidRPr="00670040">
              <w:rPr>
                <w:lang w:val="en-US"/>
              </w:rPr>
              <w:t>600 bits/s</w:t>
            </w:r>
          </w:p>
        </w:tc>
        <w:tc>
          <w:tcPr>
            <w:tcW w:w="368" w:type="pct"/>
          </w:tcPr>
          <w:p w14:paraId="349540BF" w14:textId="77777777" w:rsidR="00CE0E58" w:rsidRPr="00670040" w:rsidRDefault="00CE0E58" w:rsidP="005D0EA9">
            <w:pPr>
              <w:pStyle w:val="Tabletext"/>
              <w:keepNext/>
              <w:keepLines/>
              <w:spacing w:before="20" w:after="20"/>
              <w:jc w:val="center"/>
              <w:rPr>
                <w:lang w:val="en-US"/>
              </w:rPr>
            </w:pPr>
            <w:r w:rsidRPr="00670040">
              <w:rPr>
                <w:lang w:val="en-US"/>
              </w:rPr>
              <w:t>600 bit/s</w:t>
            </w:r>
          </w:p>
        </w:tc>
        <w:tc>
          <w:tcPr>
            <w:tcW w:w="442" w:type="pct"/>
          </w:tcPr>
          <w:p w14:paraId="5CE1AB4A" w14:textId="77777777" w:rsidR="00CE0E58" w:rsidRPr="00670040" w:rsidRDefault="00CE0E58" w:rsidP="005D0EA9">
            <w:pPr>
              <w:pStyle w:val="Tabletext"/>
              <w:keepNext/>
              <w:keepLines/>
              <w:spacing w:before="20" w:after="20"/>
              <w:jc w:val="center"/>
              <w:rPr>
                <w:lang w:val="en-US"/>
              </w:rPr>
            </w:pPr>
            <w:r w:rsidRPr="00670040">
              <w:rPr>
                <w:lang w:val="en-US"/>
              </w:rPr>
              <w:t>Voice service</w:t>
            </w:r>
          </w:p>
        </w:tc>
        <w:tc>
          <w:tcPr>
            <w:tcW w:w="442" w:type="pct"/>
          </w:tcPr>
          <w:p w14:paraId="58750FCC" w14:textId="77777777" w:rsidR="00CE0E58" w:rsidRPr="00670040" w:rsidRDefault="00CE0E58" w:rsidP="005D0EA9">
            <w:pPr>
              <w:pStyle w:val="Tabletext"/>
              <w:keepNext/>
              <w:keepLines/>
              <w:spacing w:before="20" w:after="20"/>
              <w:jc w:val="center"/>
              <w:rPr>
                <w:lang w:val="en-US"/>
              </w:rPr>
            </w:pPr>
            <w:r w:rsidRPr="00670040">
              <w:rPr>
                <w:lang w:val="en-US"/>
              </w:rPr>
              <w:t>500  kbit/s</w:t>
            </w:r>
          </w:p>
        </w:tc>
        <w:tc>
          <w:tcPr>
            <w:tcW w:w="441" w:type="pct"/>
          </w:tcPr>
          <w:p w14:paraId="1DEBDDC0" w14:textId="77777777" w:rsidR="00CE0E58" w:rsidRPr="00670040" w:rsidRDefault="00CE0E58" w:rsidP="005D0EA9">
            <w:pPr>
              <w:pStyle w:val="Tabletext"/>
              <w:keepNext/>
              <w:keepLines/>
              <w:spacing w:before="20" w:after="20"/>
              <w:jc w:val="center"/>
              <w:rPr>
                <w:lang w:val="en-US"/>
              </w:rPr>
            </w:pPr>
            <w:r w:rsidRPr="00670040">
              <w:rPr>
                <w:lang w:val="en-US"/>
              </w:rPr>
              <w:t>250 kbit/s</w:t>
            </w:r>
          </w:p>
        </w:tc>
        <w:tc>
          <w:tcPr>
            <w:tcW w:w="427" w:type="pct"/>
          </w:tcPr>
          <w:p w14:paraId="7CA6E404" w14:textId="77777777" w:rsidR="00CE0E58" w:rsidRPr="00670040" w:rsidRDefault="00CE0E58" w:rsidP="005D0EA9">
            <w:pPr>
              <w:pStyle w:val="Tabletext"/>
              <w:keepNext/>
              <w:keepLines/>
              <w:spacing w:before="20" w:after="20"/>
              <w:jc w:val="center"/>
              <w:rPr>
                <w:lang w:val="en-US"/>
              </w:rPr>
            </w:pPr>
            <w:r w:rsidRPr="00670040">
              <w:t>500 kbit/s</w:t>
            </w:r>
          </w:p>
        </w:tc>
        <w:tc>
          <w:tcPr>
            <w:tcW w:w="483" w:type="pct"/>
          </w:tcPr>
          <w:p w14:paraId="2986626B" w14:textId="77777777" w:rsidR="00CE0E58" w:rsidRPr="00670040" w:rsidRDefault="00CE0E58" w:rsidP="005D0EA9">
            <w:pPr>
              <w:pStyle w:val="Tabletext"/>
              <w:keepNext/>
              <w:keepLines/>
              <w:spacing w:before="20" w:after="20"/>
              <w:jc w:val="center"/>
              <w:rPr>
                <w:lang w:val="en-US"/>
              </w:rPr>
            </w:pPr>
            <w:r w:rsidRPr="00670040">
              <w:t>250 kbit/s</w:t>
            </w:r>
          </w:p>
        </w:tc>
        <w:tc>
          <w:tcPr>
            <w:tcW w:w="537" w:type="pct"/>
          </w:tcPr>
          <w:p w14:paraId="237A6B2E" w14:textId="77777777" w:rsidR="00CE0E58" w:rsidRPr="00670040" w:rsidRDefault="00CE0E58" w:rsidP="005D0EA9">
            <w:pPr>
              <w:pStyle w:val="Tabletext"/>
              <w:keepNext/>
              <w:keepLines/>
              <w:spacing w:before="20" w:after="20"/>
              <w:jc w:val="center"/>
              <w:rPr>
                <w:lang w:val="en-US"/>
              </w:rPr>
            </w:pPr>
            <w:r w:rsidRPr="00670040">
              <w:rPr>
                <w:lang w:val="en-US"/>
              </w:rPr>
              <w:t>500 kbit/s</w:t>
            </w:r>
          </w:p>
        </w:tc>
        <w:tc>
          <w:tcPr>
            <w:tcW w:w="538" w:type="pct"/>
          </w:tcPr>
          <w:p w14:paraId="2A6E820E" w14:textId="77777777" w:rsidR="00CE0E58" w:rsidRPr="00670040" w:rsidRDefault="00CE0E58" w:rsidP="005D0EA9">
            <w:pPr>
              <w:pStyle w:val="Tabletext"/>
              <w:keepNext/>
              <w:keepLines/>
              <w:spacing w:before="20" w:after="20"/>
              <w:jc w:val="center"/>
              <w:rPr>
                <w:lang w:val="en-US"/>
              </w:rPr>
            </w:pPr>
            <w:r w:rsidRPr="00670040">
              <w:rPr>
                <w:lang w:val="en-US"/>
              </w:rPr>
              <w:t>250 kbit/s</w:t>
            </w:r>
          </w:p>
        </w:tc>
      </w:tr>
      <w:tr w:rsidR="00CE0E58" w:rsidRPr="00670040" w14:paraId="18630372" w14:textId="77777777" w:rsidTr="00D27B8F">
        <w:trPr>
          <w:cantSplit/>
        </w:trPr>
        <w:tc>
          <w:tcPr>
            <w:tcW w:w="805" w:type="pct"/>
          </w:tcPr>
          <w:p w14:paraId="07408BB6" w14:textId="77777777" w:rsidR="00CE0E58" w:rsidRPr="00670040" w:rsidRDefault="00CE0E58" w:rsidP="005D0EA9">
            <w:pPr>
              <w:pStyle w:val="Tabletext"/>
              <w:keepNext/>
              <w:keepLines/>
              <w:rPr>
                <w:lang w:val="en-US"/>
              </w:rPr>
            </w:pPr>
            <w:r w:rsidRPr="00670040">
              <w:rPr>
                <w:lang w:val="en-US"/>
              </w:rPr>
              <w:t>Modulation</w:t>
            </w:r>
          </w:p>
        </w:tc>
        <w:tc>
          <w:tcPr>
            <w:tcW w:w="517" w:type="pct"/>
          </w:tcPr>
          <w:p w14:paraId="523C7D16" w14:textId="77777777" w:rsidR="00CE0E58" w:rsidRPr="00670040" w:rsidRDefault="00CE0E58" w:rsidP="005D0EA9">
            <w:pPr>
              <w:pStyle w:val="Tabletext"/>
              <w:keepNext/>
              <w:keepLines/>
              <w:jc w:val="center"/>
              <w:rPr>
                <w:lang w:val="en-US"/>
              </w:rPr>
            </w:pPr>
            <w:r w:rsidRPr="00670040">
              <w:rPr>
                <w:lang w:val="en-US"/>
              </w:rPr>
              <w:t>32ary FSK</w:t>
            </w:r>
          </w:p>
        </w:tc>
        <w:tc>
          <w:tcPr>
            <w:tcW w:w="368" w:type="pct"/>
          </w:tcPr>
          <w:p w14:paraId="7597A921" w14:textId="77777777" w:rsidR="00CE0E58" w:rsidRPr="00670040" w:rsidRDefault="00CE0E58" w:rsidP="005D0EA9">
            <w:pPr>
              <w:pStyle w:val="Tabletext"/>
              <w:keepNext/>
              <w:keepLines/>
              <w:jc w:val="center"/>
              <w:rPr>
                <w:lang w:val="en-US"/>
              </w:rPr>
            </w:pPr>
            <w:r w:rsidRPr="00670040">
              <w:rPr>
                <w:lang w:val="en-US"/>
              </w:rPr>
              <w:t>BPSK</w:t>
            </w:r>
          </w:p>
        </w:tc>
        <w:tc>
          <w:tcPr>
            <w:tcW w:w="442" w:type="pct"/>
          </w:tcPr>
          <w:p w14:paraId="564045A8" w14:textId="77777777" w:rsidR="00CE0E58" w:rsidRPr="00670040" w:rsidRDefault="00CE0E58" w:rsidP="005D0EA9">
            <w:pPr>
              <w:pStyle w:val="Tabletext"/>
              <w:keepNext/>
              <w:keepLines/>
              <w:jc w:val="center"/>
              <w:rPr>
                <w:lang w:val="en-US"/>
              </w:rPr>
            </w:pPr>
            <w:r w:rsidRPr="00670040">
              <w:rPr>
                <w:lang w:val="en-US"/>
              </w:rPr>
              <w:t>GMSK</w:t>
            </w:r>
          </w:p>
        </w:tc>
        <w:tc>
          <w:tcPr>
            <w:tcW w:w="442" w:type="pct"/>
          </w:tcPr>
          <w:p w14:paraId="7ABD22CE" w14:textId="77777777" w:rsidR="00CE0E58" w:rsidRPr="00670040" w:rsidRDefault="00CE0E58" w:rsidP="005D0EA9">
            <w:pPr>
              <w:pStyle w:val="Tabletext"/>
              <w:keepNext/>
              <w:keepLines/>
              <w:jc w:val="center"/>
              <w:rPr>
                <w:lang w:val="en-US"/>
              </w:rPr>
            </w:pPr>
            <w:r w:rsidRPr="00670040">
              <w:rPr>
                <w:lang w:val="en-US"/>
              </w:rPr>
              <w:t>16-QAM</w:t>
            </w:r>
          </w:p>
        </w:tc>
        <w:tc>
          <w:tcPr>
            <w:tcW w:w="441" w:type="pct"/>
          </w:tcPr>
          <w:p w14:paraId="44ED44CD" w14:textId="77777777" w:rsidR="00CE0E58" w:rsidRPr="00670040" w:rsidRDefault="00CE0E58" w:rsidP="005D0EA9">
            <w:pPr>
              <w:pStyle w:val="Tabletext"/>
              <w:keepNext/>
              <w:keepLines/>
              <w:jc w:val="center"/>
              <w:rPr>
                <w:lang w:val="en-US"/>
              </w:rPr>
            </w:pPr>
            <w:r w:rsidRPr="00670040">
              <w:rPr>
                <w:lang w:val="en-US"/>
              </w:rPr>
              <w:t>16-QAM</w:t>
            </w:r>
          </w:p>
        </w:tc>
        <w:tc>
          <w:tcPr>
            <w:tcW w:w="427" w:type="pct"/>
          </w:tcPr>
          <w:p w14:paraId="5D755200" w14:textId="77777777" w:rsidR="00CE0E58" w:rsidRPr="00670040" w:rsidRDefault="00CE0E58" w:rsidP="005D0EA9">
            <w:pPr>
              <w:pStyle w:val="Tabletext"/>
              <w:keepNext/>
              <w:keepLines/>
              <w:jc w:val="center"/>
              <w:rPr>
                <w:lang w:val="en-US"/>
              </w:rPr>
            </w:pPr>
            <w:r w:rsidRPr="00670040">
              <w:rPr>
                <w:lang w:val="en-US"/>
              </w:rPr>
              <w:t>16-QAM</w:t>
            </w:r>
          </w:p>
        </w:tc>
        <w:tc>
          <w:tcPr>
            <w:tcW w:w="483" w:type="pct"/>
          </w:tcPr>
          <w:p w14:paraId="78D7A88E" w14:textId="77777777" w:rsidR="00CE0E58" w:rsidRPr="00670040" w:rsidRDefault="00CE0E58" w:rsidP="005D0EA9">
            <w:pPr>
              <w:pStyle w:val="Tabletext"/>
              <w:keepNext/>
              <w:keepLines/>
              <w:jc w:val="center"/>
              <w:rPr>
                <w:lang w:val="en-US"/>
              </w:rPr>
            </w:pPr>
            <w:r w:rsidRPr="00670040">
              <w:rPr>
                <w:lang w:val="en-US"/>
              </w:rPr>
              <w:t>16-QAM</w:t>
            </w:r>
          </w:p>
        </w:tc>
        <w:tc>
          <w:tcPr>
            <w:tcW w:w="537" w:type="pct"/>
          </w:tcPr>
          <w:p w14:paraId="046A58A2" w14:textId="77777777" w:rsidR="00CE0E58" w:rsidRPr="00670040" w:rsidRDefault="00CE0E58" w:rsidP="005D0EA9">
            <w:pPr>
              <w:pStyle w:val="Tabletext"/>
              <w:keepNext/>
              <w:keepLines/>
              <w:jc w:val="center"/>
              <w:rPr>
                <w:lang w:val="en-US"/>
              </w:rPr>
            </w:pPr>
            <w:r w:rsidRPr="00670040">
              <w:rPr>
                <w:lang w:val="en-US"/>
              </w:rPr>
              <w:t>16-QAM</w:t>
            </w:r>
          </w:p>
        </w:tc>
        <w:tc>
          <w:tcPr>
            <w:tcW w:w="538" w:type="pct"/>
          </w:tcPr>
          <w:p w14:paraId="7ED6FADE" w14:textId="77777777" w:rsidR="00CE0E58" w:rsidRPr="00670040" w:rsidRDefault="00CE0E58" w:rsidP="005D0EA9">
            <w:pPr>
              <w:pStyle w:val="Tabletext"/>
              <w:keepNext/>
              <w:keepLines/>
              <w:jc w:val="center"/>
              <w:rPr>
                <w:lang w:val="en-US"/>
              </w:rPr>
            </w:pPr>
            <w:r w:rsidRPr="00670040">
              <w:rPr>
                <w:lang w:val="en-US"/>
              </w:rPr>
              <w:t>16-QAM</w:t>
            </w:r>
          </w:p>
        </w:tc>
      </w:tr>
      <w:tr w:rsidR="00CE0E58" w:rsidRPr="00670040" w14:paraId="42E1EC98" w14:textId="77777777" w:rsidTr="00D27B8F">
        <w:trPr>
          <w:cantSplit/>
          <w:ins w:id="83" w:author="United Kingdom" w:date="2024-07-23T16:43:00Z"/>
        </w:trPr>
        <w:tc>
          <w:tcPr>
            <w:tcW w:w="805" w:type="pct"/>
          </w:tcPr>
          <w:p w14:paraId="2987FC5D" w14:textId="77777777" w:rsidR="00CE0E58" w:rsidRPr="007D428C" w:rsidRDefault="00CE0E58" w:rsidP="00425C5C">
            <w:pPr>
              <w:pStyle w:val="Tabletext"/>
              <w:keepNext/>
              <w:keepLines/>
              <w:rPr>
                <w:ins w:id="84" w:author="United Kingdom" w:date="2024-07-23T16:43:00Z"/>
                <w:lang w:val="it-IT"/>
              </w:rPr>
            </w:pPr>
            <w:ins w:id="85" w:author="United Kingdom" w:date="2024-07-23T16:43:00Z">
              <w:r>
                <w:t xml:space="preserve">Minimum </w:t>
              </w:r>
              <w:r w:rsidRPr="00670040">
                <w:t xml:space="preserve">Satellite </w:t>
              </w:r>
              <w:proofErr w:type="spellStart"/>
              <w:r w:rsidRPr="00670040">
                <w:t>e.i.r.p</w:t>
              </w:r>
              <w:proofErr w:type="spellEnd"/>
              <w:r w:rsidRPr="00670040">
                <w:t>./channel (</w:t>
              </w:r>
              <w:proofErr w:type="spellStart"/>
              <w:r w:rsidRPr="00670040">
                <w:t>dBW</w:t>
              </w:r>
              <w:proofErr w:type="spellEnd"/>
              <w:r w:rsidRPr="00670040">
                <w:t>)</w:t>
              </w:r>
            </w:ins>
          </w:p>
        </w:tc>
        <w:tc>
          <w:tcPr>
            <w:tcW w:w="517" w:type="pct"/>
          </w:tcPr>
          <w:p w14:paraId="60E94E5B" w14:textId="77777777" w:rsidR="00CE0E58" w:rsidRPr="00670040" w:rsidRDefault="00CE0E58" w:rsidP="00425C5C">
            <w:pPr>
              <w:pStyle w:val="Tabletext"/>
              <w:keepNext/>
              <w:keepLines/>
              <w:jc w:val="center"/>
              <w:rPr>
                <w:ins w:id="86" w:author="United Kingdom" w:date="2024-07-23T16:43:00Z"/>
                <w:lang w:val="en-US"/>
              </w:rPr>
            </w:pPr>
            <w:ins w:id="87" w:author="United Kingdom" w:date="2024-07-23T16:43:00Z">
              <w:r>
                <w:t>22.30</w:t>
              </w:r>
            </w:ins>
          </w:p>
        </w:tc>
        <w:tc>
          <w:tcPr>
            <w:tcW w:w="368" w:type="pct"/>
          </w:tcPr>
          <w:p w14:paraId="716FD957" w14:textId="77777777" w:rsidR="00CE0E58" w:rsidRPr="00670040" w:rsidRDefault="00CE0E58" w:rsidP="00425C5C">
            <w:pPr>
              <w:pStyle w:val="Tabletext"/>
              <w:keepNext/>
              <w:keepLines/>
              <w:jc w:val="center"/>
              <w:rPr>
                <w:ins w:id="88" w:author="United Kingdom" w:date="2024-07-23T16:43:00Z"/>
                <w:lang w:val="en-US"/>
              </w:rPr>
            </w:pPr>
            <w:ins w:id="89" w:author="United Kingdom" w:date="2024-07-23T16:43:00Z">
              <w:r>
                <w:t>16.6</w:t>
              </w:r>
            </w:ins>
          </w:p>
        </w:tc>
        <w:tc>
          <w:tcPr>
            <w:tcW w:w="442" w:type="pct"/>
          </w:tcPr>
          <w:p w14:paraId="6AF1C81A" w14:textId="77777777" w:rsidR="00CE0E58" w:rsidRPr="00670040" w:rsidRDefault="00CE0E58" w:rsidP="00425C5C">
            <w:pPr>
              <w:pStyle w:val="Tabletext"/>
              <w:keepNext/>
              <w:keepLines/>
              <w:jc w:val="center"/>
              <w:rPr>
                <w:ins w:id="90" w:author="United Kingdom" w:date="2024-07-23T16:43:00Z"/>
                <w:lang w:val="en-US"/>
              </w:rPr>
            </w:pPr>
            <w:ins w:id="91" w:author="United Kingdom" w:date="2024-07-23T16:43:00Z">
              <w:r>
                <w:t>40.5</w:t>
              </w:r>
            </w:ins>
          </w:p>
        </w:tc>
        <w:tc>
          <w:tcPr>
            <w:tcW w:w="442" w:type="pct"/>
          </w:tcPr>
          <w:p w14:paraId="5896840E" w14:textId="77777777" w:rsidR="00CE0E58" w:rsidRPr="00670040" w:rsidRDefault="00CE0E58" w:rsidP="00425C5C">
            <w:pPr>
              <w:pStyle w:val="Tabletext"/>
              <w:keepNext/>
              <w:keepLines/>
              <w:jc w:val="center"/>
              <w:rPr>
                <w:ins w:id="92" w:author="United Kingdom" w:date="2024-07-23T16:43:00Z"/>
                <w:lang w:val="en-US"/>
              </w:rPr>
            </w:pPr>
            <w:ins w:id="93" w:author="United Kingdom" w:date="2024-07-23T16:43:00Z">
              <w:r w:rsidRPr="00670040">
                <w:t>40</w:t>
              </w:r>
              <w:r>
                <w:t>.5</w:t>
              </w:r>
            </w:ins>
          </w:p>
        </w:tc>
        <w:tc>
          <w:tcPr>
            <w:tcW w:w="441" w:type="pct"/>
          </w:tcPr>
          <w:p w14:paraId="2154FB9B" w14:textId="77777777" w:rsidR="00CE0E58" w:rsidRPr="00670040" w:rsidRDefault="00CE0E58" w:rsidP="00425C5C">
            <w:pPr>
              <w:pStyle w:val="Tabletext"/>
              <w:keepNext/>
              <w:keepLines/>
              <w:jc w:val="center"/>
              <w:rPr>
                <w:ins w:id="94" w:author="United Kingdom" w:date="2024-07-23T16:43:00Z"/>
                <w:lang w:val="en-US"/>
              </w:rPr>
            </w:pPr>
            <w:ins w:id="95" w:author="United Kingdom" w:date="2024-07-23T16:43:00Z">
              <w:r w:rsidRPr="00670040">
                <w:t>40</w:t>
              </w:r>
              <w:r>
                <w:t>.5</w:t>
              </w:r>
            </w:ins>
          </w:p>
        </w:tc>
        <w:tc>
          <w:tcPr>
            <w:tcW w:w="427" w:type="pct"/>
          </w:tcPr>
          <w:p w14:paraId="54454013" w14:textId="77777777" w:rsidR="00CE0E58" w:rsidRPr="00670040" w:rsidRDefault="00CE0E58" w:rsidP="00425C5C">
            <w:pPr>
              <w:pStyle w:val="Tabletext"/>
              <w:keepNext/>
              <w:keepLines/>
              <w:jc w:val="center"/>
              <w:rPr>
                <w:ins w:id="96" w:author="United Kingdom" w:date="2024-07-23T16:43:00Z"/>
                <w:lang w:val="en-US"/>
              </w:rPr>
            </w:pPr>
            <w:ins w:id="97" w:author="United Kingdom" w:date="2024-07-23T16:43:00Z">
              <w:r w:rsidRPr="00670040">
                <w:t>40</w:t>
              </w:r>
              <w:r>
                <w:t>.5</w:t>
              </w:r>
            </w:ins>
          </w:p>
        </w:tc>
        <w:tc>
          <w:tcPr>
            <w:tcW w:w="483" w:type="pct"/>
          </w:tcPr>
          <w:p w14:paraId="7FB7FFC6" w14:textId="77777777" w:rsidR="00CE0E58" w:rsidRPr="00670040" w:rsidRDefault="00CE0E58" w:rsidP="00425C5C">
            <w:pPr>
              <w:pStyle w:val="Tabletext"/>
              <w:keepNext/>
              <w:keepLines/>
              <w:jc w:val="center"/>
              <w:rPr>
                <w:ins w:id="98" w:author="United Kingdom" w:date="2024-07-23T16:43:00Z"/>
                <w:lang w:val="en-US"/>
              </w:rPr>
            </w:pPr>
            <w:ins w:id="99" w:author="United Kingdom" w:date="2024-07-23T16:43:00Z">
              <w:r w:rsidRPr="00670040">
                <w:t>40</w:t>
              </w:r>
              <w:r>
                <w:t>.5</w:t>
              </w:r>
            </w:ins>
          </w:p>
        </w:tc>
        <w:tc>
          <w:tcPr>
            <w:tcW w:w="537" w:type="pct"/>
          </w:tcPr>
          <w:p w14:paraId="50DC5E31" w14:textId="77777777" w:rsidR="00CE0E58" w:rsidRPr="00670040" w:rsidRDefault="00CE0E58" w:rsidP="00425C5C">
            <w:pPr>
              <w:pStyle w:val="Tabletext"/>
              <w:keepNext/>
              <w:keepLines/>
              <w:jc w:val="center"/>
              <w:rPr>
                <w:ins w:id="100" w:author="United Kingdom" w:date="2024-07-23T16:43:00Z"/>
                <w:lang w:val="en-US"/>
              </w:rPr>
            </w:pPr>
            <w:ins w:id="101" w:author="United Kingdom" w:date="2024-07-23T16:43:00Z">
              <w:r w:rsidRPr="00670040">
                <w:t>40</w:t>
              </w:r>
              <w:r>
                <w:t>.5</w:t>
              </w:r>
            </w:ins>
          </w:p>
        </w:tc>
        <w:tc>
          <w:tcPr>
            <w:tcW w:w="538" w:type="pct"/>
          </w:tcPr>
          <w:p w14:paraId="31166308" w14:textId="77777777" w:rsidR="00CE0E58" w:rsidRPr="00670040" w:rsidRDefault="00CE0E58" w:rsidP="00425C5C">
            <w:pPr>
              <w:pStyle w:val="Tabletext"/>
              <w:keepNext/>
              <w:keepLines/>
              <w:jc w:val="center"/>
              <w:rPr>
                <w:ins w:id="102" w:author="United Kingdom" w:date="2024-07-23T16:43:00Z"/>
                <w:lang w:val="en-US"/>
              </w:rPr>
            </w:pPr>
            <w:ins w:id="103" w:author="United Kingdom" w:date="2024-07-23T16:43:00Z">
              <w:r w:rsidRPr="00670040">
                <w:t>40</w:t>
              </w:r>
              <w:r>
                <w:t>.5</w:t>
              </w:r>
            </w:ins>
          </w:p>
        </w:tc>
      </w:tr>
      <w:tr w:rsidR="00CE0E58" w:rsidRPr="00670040" w14:paraId="5F20EE03" w14:textId="77777777" w:rsidTr="00D27B8F">
        <w:trPr>
          <w:cantSplit/>
          <w:ins w:id="104" w:author="United Kingdom" w:date="2024-07-23T16:43:00Z"/>
        </w:trPr>
        <w:tc>
          <w:tcPr>
            <w:tcW w:w="805" w:type="pct"/>
          </w:tcPr>
          <w:p w14:paraId="703E5005" w14:textId="77777777" w:rsidR="00CE0E58" w:rsidRPr="00B72731" w:rsidRDefault="00CE0E58" w:rsidP="00B81465">
            <w:pPr>
              <w:pStyle w:val="Tabletext"/>
              <w:keepNext/>
              <w:keepLines/>
              <w:rPr>
                <w:ins w:id="105" w:author="United Kingdom" w:date="2024-07-23T16:43:00Z"/>
                <w:lang w:val="fr-FR"/>
                <w:rPrChange w:id="106" w:author="Chang, Ruoting" w:date="2024-09-30T09:22:00Z" w16du:dateUtc="2024-09-30T07:22:00Z">
                  <w:rPr>
                    <w:ins w:id="107" w:author="United Kingdom" w:date="2024-07-23T16:43:00Z"/>
                    <w:lang w:val="en-US"/>
                  </w:rPr>
                </w:rPrChange>
              </w:rPr>
            </w:pPr>
            <w:ins w:id="108" w:author="United Kingdom" w:date="2024-07-23T16:43:00Z">
              <w:r>
                <w:t xml:space="preserve">Maximum satellite </w:t>
              </w:r>
              <w:proofErr w:type="spellStart"/>
              <w:r>
                <w:t>e.i.r.p</w:t>
              </w:r>
              <w:proofErr w:type="spellEnd"/>
              <w:r>
                <w:t>/channel (</w:t>
              </w:r>
              <w:proofErr w:type="spellStart"/>
              <w:r>
                <w:t>dBW</w:t>
              </w:r>
              <w:proofErr w:type="spellEnd"/>
              <w:r>
                <w:t>)</w:t>
              </w:r>
            </w:ins>
          </w:p>
        </w:tc>
        <w:tc>
          <w:tcPr>
            <w:tcW w:w="517" w:type="pct"/>
          </w:tcPr>
          <w:p w14:paraId="2190B0A0" w14:textId="77777777" w:rsidR="00CE0E58" w:rsidRPr="00670040" w:rsidRDefault="00CE0E58" w:rsidP="00B81465">
            <w:pPr>
              <w:pStyle w:val="Tabletext"/>
              <w:keepNext/>
              <w:keepLines/>
              <w:jc w:val="center"/>
              <w:rPr>
                <w:ins w:id="109" w:author="United Kingdom" w:date="2024-07-23T16:43:00Z"/>
                <w:lang w:val="en-US"/>
              </w:rPr>
            </w:pPr>
            <w:ins w:id="110" w:author="United Kingdom" w:date="2024-07-23T16:43:00Z">
              <w:r>
                <w:t>27.4</w:t>
              </w:r>
            </w:ins>
          </w:p>
        </w:tc>
        <w:tc>
          <w:tcPr>
            <w:tcW w:w="368" w:type="pct"/>
          </w:tcPr>
          <w:p w14:paraId="46D4B7AD" w14:textId="77777777" w:rsidR="00CE0E58" w:rsidRPr="00670040" w:rsidRDefault="00CE0E58" w:rsidP="00B81465">
            <w:pPr>
              <w:pStyle w:val="Tabletext"/>
              <w:keepNext/>
              <w:keepLines/>
              <w:jc w:val="center"/>
              <w:rPr>
                <w:ins w:id="111" w:author="United Kingdom" w:date="2024-07-23T16:43:00Z"/>
                <w:lang w:val="en-US"/>
              </w:rPr>
            </w:pPr>
            <w:ins w:id="112" w:author="United Kingdom" w:date="2024-07-23T16:43:00Z">
              <w:r>
                <w:t>21.8</w:t>
              </w:r>
            </w:ins>
          </w:p>
        </w:tc>
        <w:tc>
          <w:tcPr>
            <w:tcW w:w="442" w:type="pct"/>
          </w:tcPr>
          <w:p w14:paraId="6997419C" w14:textId="77777777" w:rsidR="00CE0E58" w:rsidRPr="00670040" w:rsidRDefault="00CE0E58" w:rsidP="00B81465">
            <w:pPr>
              <w:pStyle w:val="Tabletext"/>
              <w:keepNext/>
              <w:keepLines/>
              <w:jc w:val="center"/>
              <w:rPr>
                <w:ins w:id="113" w:author="United Kingdom" w:date="2024-07-23T16:43:00Z"/>
                <w:lang w:val="en-US"/>
              </w:rPr>
            </w:pPr>
            <w:ins w:id="114" w:author="United Kingdom" w:date="2024-07-23T16:43:00Z">
              <w:r>
                <w:t>44.5</w:t>
              </w:r>
            </w:ins>
          </w:p>
        </w:tc>
        <w:tc>
          <w:tcPr>
            <w:tcW w:w="442" w:type="pct"/>
          </w:tcPr>
          <w:p w14:paraId="6ABCEEBD" w14:textId="77777777" w:rsidR="00CE0E58" w:rsidRPr="00670040" w:rsidRDefault="00CE0E58" w:rsidP="00B81465">
            <w:pPr>
              <w:pStyle w:val="Tabletext"/>
              <w:keepNext/>
              <w:keepLines/>
              <w:jc w:val="center"/>
              <w:rPr>
                <w:ins w:id="115" w:author="United Kingdom" w:date="2024-07-23T16:43:00Z"/>
                <w:lang w:val="en-US"/>
              </w:rPr>
            </w:pPr>
            <w:ins w:id="116" w:author="United Kingdom" w:date="2024-07-23T16:43:00Z">
              <w:r>
                <w:t>44.5</w:t>
              </w:r>
            </w:ins>
          </w:p>
        </w:tc>
        <w:tc>
          <w:tcPr>
            <w:tcW w:w="441" w:type="pct"/>
          </w:tcPr>
          <w:p w14:paraId="6D1FA62B" w14:textId="77777777" w:rsidR="00CE0E58" w:rsidRPr="00670040" w:rsidRDefault="00CE0E58" w:rsidP="00B81465">
            <w:pPr>
              <w:pStyle w:val="Tabletext"/>
              <w:keepNext/>
              <w:keepLines/>
              <w:jc w:val="center"/>
              <w:rPr>
                <w:ins w:id="117" w:author="United Kingdom" w:date="2024-07-23T16:43:00Z"/>
                <w:lang w:val="en-US"/>
              </w:rPr>
            </w:pPr>
            <w:ins w:id="118" w:author="United Kingdom" w:date="2024-07-23T16:43:00Z">
              <w:r>
                <w:t>44.5</w:t>
              </w:r>
            </w:ins>
          </w:p>
        </w:tc>
        <w:tc>
          <w:tcPr>
            <w:tcW w:w="427" w:type="pct"/>
          </w:tcPr>
          <w:p w14:paraId="7236B3D5" w14:textId="77777777" w:rsidR="00CE0E58" w:rsidRPr="00670040" w:rsidRDefault="00CE0E58" w:rsidP="00B81465">
            <w:pPr>
              <w:pStyle w:val="Tabletext"/>
              <w:keepNext/>
              <w:keepLines/>
              <w:jc w:val="center"/>
              <w:rPr>
                <w:ins w:id="119" w:author="United Kingdom" w:date="2024-07-23T16:43:00Z"/>
                <w:lang w:val="en-US"/>
              </w:rPr>
            </w:pPr>
            <w:ins w:id="120" w:author="United Kingdom" w:date="2024-07-23T16:43:00Z">
              <w:r>
                <w:t>44.5</w:t>
              </w:r>
            </w:ins>
          </w:p>
        </w:tc>
        <w:tc>
          <w:tcPr>
            <w:tcW w:w="483" w:type="pct"/>
          </w:tcPr>
          <w:p w14:paraId="379DE818" w14:textId="77777777" w:rsidR="00CE0E58" w:rsidRPr="00670040" w:rsidRDefault="00CE0E58" w:rsidP="00B81465">
            <w:pPr>
              <w:pStyle w:val="Tabletext"/>
              <w:keepNext/>
              <w:keepLines/>
              <w:jc w:val="center"/>
              <w:rPr>
                <w:ins w:id="121" w:author="United Kingdom" w:date="2024-07-23T16:43:00Z"/>
                <w:lang w:val="en-US"/>
              </w:rPr>
            </w:pPr>
            <w:ins w:id="122" w:author="United Kingdom" w:date="2024-07-23T16:43:00Z">
              <w:r>
                <w:t>44.5</w:t>
              </w:r>
            </w:ins>
          </w:p>
        </w:tc>
        <w:tc>
          <w:tcPr>
            <w:tcW w:w="537" w:type="pct"/>
          </w:tcPr>
          <w:p w14:paraId="3FDDA1FB" w14:textId="77777777" w:rsidR="00CE0E58" w:rsidRPr="00670040" w:rsidRDefault="00CE0E58" w:rsidP="00B81465">
            <w:pPr>
              <w:pStyle w:val="Tabletext"/>
              <w:keepNext/>
              <w:keepLines/>
              <w:jc w:val="center"/>
              <w:rPr>
                <w:ins w:id="123" w:author="United Kingdom" w:date="2024-07-23T16:43:00Z"/>
                <w:lang w:val="en-US"/>
              </w:rPr>
            </w:pPr>
            <w:ins w:id="124" w:author="United Kingdom" w:date="2024-07-23T16:43:00Z">
              <w:r>
                <w:t>44.5</w:t>
              </w:r>
            </w:ins>
          </w:p>
        </w:tc>
        <w:tc>
          <w:tcPr>
            <w:tcW w:w="538" w:type="pct"/>
          </w:tcPr>
          <w:p w14:paraId="349BFC0A" w14:textId="77777777" w:rsidR="00CE0E58" w:rsidRPr="00670040" w:rsidRDefault="00CE0E58" w:rsidP="00B81465">
            <w:pPr>
              <w:pStyle w:val="Tabletext"/>
              <w:keepNext/>
              <w:keepLines/>
              <w:jc w:val="center"/>
              <w:rPr>
                <w:ins w:id="125" w:author="United Kingdom" w:date="2024-07-23T16:43:00Z"/>
                <w:lang w:val="en-US"/>
              </w:rPr>
            </w:pPr>
            <w:ins w:id="126" w:author="United Kingdom" w:date="2024-07-23T16:43:00Z">
              <w:r>
                <w:t>44.5</w:t>
              </w:r>
            </w:ins>
          </w:p>
        </w:tc>
      </w:tr>
    </w:tbl>
    <w:p w14:paraId="065061F9" w14:textId="77777777" w:rsidR="007E4318" w:rsidRDefault="007E4318">
      <w:r>
        <w:br w:type="page"/>
      </w:r>
    </w:p>
    <w:p w14:paraId="223CE19F" w14:textId="39F8EA30" w:rsidR="007E4318" w:rsidRDefault="007E4318" w:rsidP="007E4318">
      <w:pPr>
        <w:pStyle w:val="TableNo"/>
      </w:pPr>
      <w:r>
        <w:rPr>
          <w:rFonts w:eastAsia="SimSun"/>
          <w:szCs w:val="24"/>
          <w:lang w:val="en-US"/>
        </w:rPr>
        <w:lastRenderedPageBreak/>
        <w:br/>
      </w:r>
      <w:r w:rsidRPr="002A7534">
        <w:rPr>
          <w:rFonts w:eastAsia="SimSun"/>
          <w:szCs w:val="24"/>
          <w:lang w:val="en-US"/>
        </w:rPr>
        <w:t xml:space="preserve">TABLE </w:t>
      </w:r>
      <w:r>
        <w:rPr>
          <w:rFonts w:eastAsia="SimSun"/>
          <w:szCs w:val="24"/>
          <w:lang w:val="en-US"/>
        </w:rPr>
        <w:t>2</w:t>
      </w:r>
      <w:r w:rsidRPr="002A7534">
        <w:rPr>
          <w:rFonts w:eastAsia="SimSun"/>
          <w:szCs w:val="24"/>
          <w:lang w:val="en-US"/>
        </w:rPr>
        <w:t xml:space="preserve"> (</w:t>
      </w:r>
      <w:r w:rsidRPr="00437D32">
        <w:rPr>
          <w:rFonts w:eastAsia="SimSun"/>
          <w:i/>
          <w:iCs/>
          <w:caps w:val="0"/>
          <w:szCs w:val="24"/>
          <w:lang w:val="en-US"/>
        </w:rPr>
        <w:t>end</w:t>
      </w:r>
      <w:r w:rsidRPr="002A7534">
        <w:rPr>
          <w:rFonts w:eastAsia="SimSun"/>
          <w:szCs w:val="24"/>
          <w:lang w:val="en-US"/>
        </w:rPr>
        <w:t>)</w:t>
      </w:r>
    </w:p>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9"/>
        <w:gridCol w:w="1495"/>
        <w:gridCol w:w="1064"/>
        <w:gridCol w:w="1278"/>
        <w:gridCol w:w="1278"/>
        <w:gridCol w:w="1275"/>
        <w:gridCol w:w="1235"/>
        <w:gridCol w:w="1397"/>
        <w:gridCol w:w="1553"/>
        <w:gridCol w:w="1272"/>
        <w:gridCol w:w="283"/>
      </w:tblGrid>
      <w:tr w:rsidR="007E4318" w:rsidRPr="00670040" w14:paraId="4FF02CA6" w14:textId="77777777" w:rsidTr="00437D32">
        <w:trPr>
          <w:cantSplit/>
        </w:trPr>
        <w:tc>
          <w:tcPr>
            <w:tcW w:w="805" w:type="pct"/>
            <w:vMerge w:val="restart"/>
          </w:tcPr>
          <w:p w14:paraId="2EAA1D1B" w14:textId="77777777" w:rsidR="007E4318" w:rsidRDefault="007E4318" w:rsidP="007E4318">
            <w:pPr>
              <w:pStyle w:val="Tablehead"/>
              <w:rPr>
                <w:lang w:val="en-US"/>
              </w:rPr>
            </w:pPr>
          </w:p>
        </w:tc>
        <w:tc>
          <w:tcPr>
            <w:tcW w:w="517" w:type="pct"/>
            <w:vMerge w:val="restart"/>
            <w:vAlign w:val="center"/>
          </w:tcPr>
          <w:p w14:paraId="4F2B5FA9" w14:textId="142F87AC" w:rsidR="007E4318" w:rsidRDefault="007E4318" w:rsidP="00437D32">
            <w:pPr>
              <w:pStyle w:val="Tablehead"/>
              <w:rPr>
                <w:lang w:val="en-US"/>
              </w:rPr>
            </w:pPr>
            <w:proofErr w:type="spellStart"/>
            <w:r w:rsidRPr="00670040">
              <w:rPr>
                <w:lang w:val="es-ES_tradnl"/>
              </w:rPr>
              <w:t>IDP</w:t>
            </w:r>
            <w:proofErr w:type="spellEnd"/>
          </w:p>
        </w:tc>
        <w:tc>
          <w:tcPr>
            <w:tcW w:w="368" w:type="pct"/>
            <w:vMerge w:val="restart"/>
            <w:vAlign w:val="center"/>
          </w:tcPr>
          <w:p w14:paraId="4E01C1D7" w14:textId="7A238A7E" w:rsidR="007E4318" w:rsidRPr="00670040" w:rsidRDefault="007E4318" w:rsidP="00437D32">
            <w:pPr>
              <w:pStyle w:val="Tablehead"/>
              <w:rPr>
                <w:lang w:val="en-US"/>
              </w:rPr>
            </w:pPr>
            <w:r w:rsidRPr="00670040">
              <w:rPr>
                <w:lang w:val="es-ES_tradnl"/>
              </w:rPr>
              <w:t>C</w:t>
            </w:r>
          </w:p>
        </w:tc>
        <w:tc>
          <w:tcPr>
            <w:tcW w:w="442" w:type="pct"/>
            <w:vMerge w:val="restart"/>
            <w:vAlign w:val="center"/>
          </w:tcPr>
          <w:p w14:paraId="34764114" w14:textId="626B2909" w:rsidR="007E4318" w:rsidRDefault="007E4318" w:rsidP="00437D32">
            <w:pPr>
              <w:pStyle w:val="Tablehead"/>
              <w:rPr>
                <w:lang w:val="en-US"/>
              </w:rPr>
            </w:pPr>
            <w:r w:rsidRPr="00670040">
              <w:rPr>
                <w:lang w:val="es-ES_tradnl"/>
              </w:rPr>
              <w:t xml:space="preserve">Hand </w:t>
            </w:r>
            <w:proofErr w:type="spellStart"/>
            <w:r w:rsidRPr="00670040">
              <w:rPr>
                <w:lang w:val="es-ES_tradnl"/>
              </w:rPr>
              <w:t>held</w:t>
            </w:r>
            <w:proofErr w:type="spellEnd"/>
            <w:r w:rsidRPr="00670040">
              <w:rPr>
                <w:lang w:val="es-ES_tradnl"/>
              </w:rPr>
              <w:t xml:space="preserve"> (</w:t>
            </w:r>
            <w:proofErr w:type="spellStart"/>
            <w:r w:rsidRPr="00670040">
              <w:rPr>
                <w:lang w:val="es-ES_tradnl"/>
              </w:rPr>
              <w:t>GSPS</w:t>
            </w:r>
            <w:proofErr w:type="spellEnd"/>
            <w:r w:rsidRPr="00670040">
              <w:rPr>
                <w:lang w:val="es-ES_tradnl"/>
              </w:rPr>
              <w:t>)</w:t>
            </w:r>
          </w:p>
        </w:tc>
        <w:tc>
          <w:tcPr>
            <w:tcW w:w="883" w:type="pct"/>
            <w:gridSpan w:val="2"/>
            <w:vAlign w:val="center"/>
          </w:tcPr>
          <w:p w14:paraId="46662C6C" w14:textId="190A6B42" w:rsidR="007E4318" w:rsidRPr="00670040" w:rsidRDefault="007E4318" w:rsidP="007E4318">
            <w:pPr>
              <w:pStyle w:val="Tablehead"/>
              <w:rPr>
                <w:lang w:val="en-US"/>
              </w:rPr>
            </w:pPr>
            <w:proofErr w:type="spellStart"/>
            <w:r w:rsidRPr="00670040">
              <w:rPr>
                <w:lang w:val="es-ES_tradnl"/>
              </w:rPr>
              <w:t>Land</w:t>
            </w:r>
            <w:proofErr w:type="spellEnd"/>
            <w:r w:rsidRPr="00670040">
              <w:rPr>
                <w:lang w:val="es-ES_tradnl"/>
              </w:rPr>
              <w:t xml:space="preserve"> </w:t>
            </w:r>
          </w:p>
        </w:tc>
        <w:tc>
          <w:tcPr>
            <w:tcW w:w="910" w:type="pct"/>
            <w:gridSpan w:val="2"/>
            <w:vAlign w:val="center"/>
          </w:tcPr>
          <w:p w14:paraId="4CFF9791" w14:textId="3FC181FE" w:rsidR="007E4318" w:rsidRPr="00670040" w:rsidRDefault="007E4318" w:rsidP="007E4318">
            <w:pPr>
              <w:pStyle w:val="Tablehead"/>
              <w:rPr>
                <w:lang w:val="en-US"/>
              </w:rPr>
            </w:pPr>
            <w:proofErr w:type="spellStart"/>
            <w:r w:rsidRPr="00670040">
              <w:rPr>
                <w:lang w:val="es-ES_tradnl"/>
              </w:rPr>
              <w:t>Maritime</w:t>
            </w:r>
            <w:proofErr w:type="spellEnd"/>
            <w:r w:rsidRPr="00670040">
              <w:rPr>
                <w:lang w:val="es-ES_tradnl"/>
              </w:rPr>
              <w:t xml:space="preserve"> </w:t>
            </w:r>
          </w:p>
        </w:tc>
        <w:tc>
          <w:tcPr>
            <w:tcW w:w="1075" w:type="pct"/>
            <w:gridSpan w:val="3"/>
          </w:tcPr>
          <w:p w14:paraId="66D9E341" w14:textId="7DA4BDE5" w:rsidR="007E4318" w:rsidRPr="00670040" w:rsidRDefault="007E4318" w:rsidP="007E4318">
            <w:pPr>
              <w:pStyle w:val="Tablehead"/>
              <w:rPr>
                <w:lang w:val="en-US"/>
              </w:rPr>
            </w:pPr>
            <w:r w:rsidRPr="00670040">
              <w:rPr>
                <w:lang w:val="en-US"/>
              </w:rPr>
              <w:t>Aeronautical</w:t>
            </w:r>
          </w:p>
        </w:tc>
      </w:tr>
      <w:tr w:rsidR="007E4318" w:rsidRPr="00670040" w14:paraId="4FF90403" w14:textId="77777777" w:rsidTr="00A96D65">
        <w:trPr>
          <w:cantSplit/>
        </w:trPr>
        <w:tc>
          <w:tcPr>
            <w:tcW w:w="805" w:type="pct"/>
            <w:vMerge/>
          </w:tcPr>
          <w:p w14:paraId="75A15B68" w14:textId="77777777" w:rsidR="007E4318" w:rsidRDefault="007E4318" w:rsidP="007E4318">
            <w:pPr>
              <w:pStyle w:val="Tablehead"/>
              <w:rPr>
                <w:lang w:val="en-US"/>
              </w:rPr>
            </w:pPr>
          </w:p>
        </w:tc>
        <w:tc>
          <w:tcPr>
            <w:tcW w:w="517" w:type="pct"/>
            <w:vMerge/>
            <w:vAlign w:val="center"/>
          </w:tcPr>
          <w:p w14:paraId="4A3CA92E" w14:textId="22CC56ED" w:rsidR="007E4318" w:rsidRDefault="007E4318" w:rsidP="007E4318">
            <w:pPr>
              <w:pStyle w:val="Tablehead"/>
              <w:rPr>
                <w:lang w:val="en-US"/>
              </w:rPr>
            </w:pPr>
          </w:p>
        </w:tc>
        <w:tc>
          <w:tcPr>
            <w:tcW w:w="368" w:type="pct"/>
            <w:vMerge/>
            <w:vAlign w:val="center"/>
          </w:tcPr>
          <w:p w14:paraId="1433220E" w14:textId="406EEA69" w:rsidR="007E4318" w:rsidRPr="00670040" w:rsidRDefault="007E4318" w:rsidP="007E4318">
            <w:pPr>
              <w:pStyle w:val="Tablehead"/>
              <w:rPr>
                <w:lang w:val="en-US"/>
              </w:rPr>
            </w:pPr>
          </w:p>
        </w:tc>
        <w:tc>
          <w:tcPr>
            <w:tcW w:w="442" w:type="pct"/>
            <w:vMerge/>
            <w:vAlign w:val="center"/>
          </w:tcPr>
          <w:p w14:paraId="08AE2C7C" w14:textId="7620C67A" w:rsidR="007E4318" w:rsidRDefault="007E4318" w:rsidP="007E4318">
            <w:pPr>
              <w:pStyle w:val="Tablehead"/>
              <w:rPr>
                <w:lang w:val="en-US"/>
              </w:rPr>
            </w:pPr>
          </w:p>
        </w:tc>
        <w:tc>
          <w:tcPr>
            <w:tcW w:w="442" w:type="pct"/>
          </w:tcPr>
          <w:p w14:paraId="1CED49C5" w14:textId="484D6699" w:rsidR="007E4318" w:rsidRPr="00670040" w:rsidRDefault="007E4318" w:rsidP="007E4318">
            <w:pPr>
              <w:pStyle w:val="Tablehead"/>
              <w:rPr>
                <w:lang w:val="en-US"/>
              </w:rPr>
            </w:pPr>
            <w:r w:rsidRPr="00670040">
              <w:rPr>
                <w:lang w:val="en-US"/>
              </w:rPr>
              <w:t>High gain</w:t>
            </w:r>
          </w:p>
        </w:tc>
        <w:tc>
          <w:tcPr>
            <w:tcW w:w="441" w:type="pct"/>
          </w:tcPr>
          <w:p w14:paraId="5633D14C" w14:textId="5C65C709" w:rsidR="007E4318" w:rsidRPr="00670040" w:rsidRDefault="007E4318" w:rsidP="007E4318">
            <w:pPr>
              <w:pStyle w:val="Tablehead"/>
              <w:rPr>
                <w:lang w:val="en-US"/>
              </w:rPr>
            </w:pPr>
            <w:r w:rsidRPr="00670040">
              <w:rPr>
                <w:lang w:val="en-US"/>
              </w:rPr>
              <w:t>Low gain</w:t>
            </w:r>
          </w:p>
        </w:tc>
        <w:tc>
          <w:tcPr>
            <w:tcW w:w="427" w:type="pct"/>
          </w:tcPr>
          <w:p w14:paraId="1CF13C6F" w14:textId="47917ABD" w:rsidR="007E4318" w:rsidRPr="00670040" w:rsidRDefault="007E4318" w:rsidP="007E4318">
            <w:pPr>
              <w:pStyle w:val="Tablehead"/>
              <w:rPr>
                <w:lang w:val="en-US"/>
              </w:rPr>
            </w:pPr>
            <w:r w:rsidRPr="00670040">
              <w:rPr>
                <w:lang w:val="en-US"/>
              </w:rPr>
              <w:t>High gain</w:t>
            </w:r>
          </w:p>
        </w:tc>
        <w:tc>
          <w:tcPr>
            <w:tcW w:w="483" w:type="pct"/>
          </w:tcPr>
          <w:p w14:paraId="6DA83069" w14:textId="331E6FAA" w:rsidR="007E4318" w:rsidRPr="00670040" w:rsidRDefault="007E4318" w:rsidP="007E4318">
            <w:pPr>
              <w:pStyle w:val="Tablehead"/>
              <w:rPr>
                <w:lang w:val="en-US"/>
              </w:rPr>
            </w:pPr>
            <w:r w:rsidRPr="00670040">
              <w:rPr>
                <w:lang w:val="en-US"/>
              </w:rPr>
              <w:t>Low gain</w:t>
            </w:r>
          </w:p>
        </w:tc>
        <w:tc>
          <w:tcPr>
            <w:tcW w:w="537" w:type="pct"/>
          </w:tcPr>
          <w:p w14:paraId="68560DEC" w14:textId="31AE9FC8" w:rsidR="007E4318" w:rsidRPr="00670040" w:rsidRDefault="007E4318" w:rsidP="007E4318">
            <w:pPr>
              <w:pStyle w:val="Tablehead"/>
              <w:rPr>
                <w:lang w:val="en-US"/>
              </w:rPr>
            </w:pPr>
            <w:r w:rsidRPr="00670040">
              <w:rPr>
                <w:lang w:val="en-US"/>
              </w:rPr>
              <w:t>High gain</w:t>
            </w:r>
          </w:p>
        </w:tc>
        <w:tc>
          <w:tcPr>
            <w:tcW w:w="538" w:type="pct"/>
            <w:gridSpan w:val="2"/>
          </w:tcPr>
          <w:p w14:paraId="48611896" w14:textId="13347907" w:rsidR="007E4318" w:rsidRPr="00670040" w:rsidRDefault="007E4318" w:rsidP="007E4318">
            <w:pPr>
              <w:pStyle w:val="Tablehead"/>
              <w:rPr>
                <w:lang w:val="en-US"/>
              </w:rPr>
            </w:pPr>
            <w:r w:rsidRPr="00670040">
              <w:rPr>
                <w:lang w:val="en-US"/>
              </w:rPr>
              <w:t>Low gain</w:t>
            </w:r>
          </w:p>
        </w:tc>
      </w:tr>
      <w:tr w:rsidR="00CE0E58" w:rsidRPr="00670040" w14:paraId="42DD598C" w14:textId="77777777" w:rsidTr="00D27B8F">
        <w:trPr>
          <w:cantSplit/>
        </w:trPr>
        <w:tc>
          <w:tcPr>
            <w:tcW w:w="805" w:type="pct"/>
          </w:tcPr>
          <w:p w14:paraId="0D57D5E4" w14:textId="5FACE169" w:rsidR="00CE0E58" w:rsidRDefault="00CE0E58" w:rsidP="00771A78">
            <w:pPr>
              <w:pStyle w:val="Tabletext"/>
              <w:keepNext/>
              <w:keepLines/>
              <w:rPr>
                <w:ins w:id="127" w:author="United Kingdom" w:date="2024-07-23T16:44:00Z"/>
                <w:lang w:val="en-US"/>
              </w:rPr>
            </w:pPr>
            <w:ins w:id="128" w:author="United Kingdom" w:date="2024-07-23T16:44:00Z">
              <w:r>
                <w:rPr>
                  <w:lang w:val="en-US"/>
                </w:rPr>
                <w:t xml:space="preserve">Uplink </w:t>
              </w:r>
            </w:ins>
          </w:p>
          <w:p w14:paraId="7DB53569" w14:textId="77777777" w:rsidR="00CE0E58" w:rsidRPr="00670040" w:rsidRDefault="00CE0E58" w:rsidP="00771A78">
            <w:pPr>
              <w:pStyle w:val="Tabletext"/>
              <w:keepNext/>
              <w:keepLines/>
              <w:spacing w:before="20" w:after="20"/>
              <w:rPr>
                <w:lang w:val="en-US"/>
              </w:rPr>
            </w:pPr>
            <w:ins w:id="129" w:author="United Kingdom" w:date="2024-07-23T16:44:00Z">
              <w:r>
                <w:rPr>
                  <w:lang w:val="en-US"/>
                </w:rPr>
                <w:t>c</w:t>
              </w:r>
              <w:r w:rsidRPr="00670040">
                <w:rPr>
                  <w:lang w:val="en-US"/>
                </w:rPr>
                <w:t>hannel spacing</w:t>
              </w:r>
              <w:r w:rsidRPr="00670040">
                <w:rPr>
                  <w:lang w:val="en-US"/>
                </w:rPr>
                <w:br/>
                <w:t>(nominal) (kHz)</w:t>
              </w:r>
            </w:ins>
            <w:del w:id="130" w:author="United Kingdom" w:date="2024-07-23T16:44:00Z">
              <w:r w:rsidRPr="00670040" w:rsidDel="004D6664">
                <w:delText xml:space="preserve">Typical </w:delText>
              </w:r>
              <w:r w:rsidRPr="00670040" w:rsidDel="004D6664">
                <w:rPr>
                  <w:i/>
                  <w:iCs/>
                </w:rPr>
                <w:delText>C</w:delText>
              </w:r>
              <w:r w:rsidRPr="00670040" w:rsidDel="004D6664">
                <w:delText>/</w:delText>
              </w:r>
              <w:r w:rsidRPr="00670040" w:rsidDel="004D6664">
                <w:rPr>
                  <w:i/>
                  <w:iCs/>
                </w:rPr>
                <w:delText>N</w:delText>
              </w:r>
              <w:r w:rsidRPr="00670040" w:rsidDel="004D6664">
                <w:rPr>
                  <w:vertAlign w:val="subscript"/>
                </w:rPr>
                <w:delText>0</w:delText>
              </w:r>
              <w:r w:rsidRPr="00670040" w:rsidDel="004D6664">
                <w:rPr>
                  <w:position w:val="-4"/>
                </w:rPr>
                <w:delText xml:space="preserve"> </w:delText>
              </w:r>
              <w:r w:rsidRPr="00670040" w:rsidDel="004D6664">
                <w:delText>for communication channel (dB(Hz))</w:delText>
              </w:r>
            </w:del>
          </w:p>
        </w:tc>
        <w:tc>
          <w:tcPr>
            <w:tcW w:w="517" w:type="pct"/>
          </w:tcPr>
          <w:p w14:paraId="2BCEF615" w14:textId="77777777" w:rsidR="00CE0E58" w:rsidRPr="00670040" w:rsidRDefault="00CE0E58" w:rsidP="00771A78">
            <w:pPr>
              <w:pStyle w:val="Tabletext"/>
              <w:keepNext/>
              <w:keepLines/>
              <w:spacing w:before="20" w:after="20"/>
              <w:jc w:val="center"/>
            </w:pPr>
            <w:ins w:id="131" w:author="United Kingdom" w:date="2024-07-23T16:44:00Z">
              <w:r>
                <w:rPr>
                  <w:lang w:val="en-US"/>
                </w:rPr>
                <w:t>2.5</w:t>
              </w:r>
            </w:ins>
            <w:del w:id="132" w:author="United Kingdom" w:date="2024-07-23T16:44:00Z">
              <w:r w:rsidRPr="00670040" w:rsidDel="004D6664">
                <w:delText>27</w:delText>
              </w:r>
            </w:del>
          </w:p>
        </w:tc>
        <w:tc>
          <w:tcPr>
            <w:tcW w:w="368" w:type="pct"/>
          </w:tcPr>
          <w:p w14:paraId="3DC33DB3" w14:textId="77777777" w:rsidR="00CE0E58" w:rsidRPr="00670040" w:rsidRDefault="00CE0E58" w:rsidP="00771A78">
            <w:pPr>
              <w:pStyle w:val="Tabletext"/>
              <w:keepNext/>
              <w:keepLines/>
              <w:spacing w:before="20" w:after="20"/>
              <w:jc w:val="center"/>
            </w:pPr>
            <w:ins w:id="133" w:author="United Kingdom" w:date="2024-07-23T16:44:00Z">
              <w:r w:rsidRPr="00670040">
                <w:rPr>
                  <w:lang w:val="en-US"/>
                </w:rPr>
                <w:t>5</w:t>
              </w:r>
            </w:ins>
            <w:del w:id="134" w:author="United Kingdom" w:date="2024-07-23T16:44:00Z">
              <w:r w:rsidRPr="00670040" w:rsidDel="004D6664">
                <w:delText>32</w:delText>
              </w:r>
            </w:del>
          </w:p>
        </w:tc>
        <w:tc>
          <w:tcPr>
            <w:tcW w:w="442" w:type="pct"/>
          </w:tcPr>
          <w:p w14:paraId="0622CD1B" w14:textId="77777777" w:rsidR="00CE0E58" w:rsidRPr="00670040" w:rsidRDefault="00CE0E58" w:rsidP="00771A78">
            <w:pPr>
              <w:pStyle w:val="Tabletext"/>
              <w:keepNext/>
              <w:keepLines/>
              <w:spacing w:before="20" w:after="20"/>
              <w:jc w:val="center"/>
            </w:pPr>
            <w:ins w:id="135" w:author="United Kingdom" w:date="2024-07-23T16:44:00Z">
              <w:r>
                <w:rPr>
                  <w:lang w:val="en-US"/>
                </w:rPr>
                <w:t>50</w:t>
              </w:r>
            </w:ins>
            <w:del w:id="136" w:author="United Kingdom" w:date="2024-07-23T16:44:00Z">
              <w:r w:rsidRPr="00670040" w:rsidDel="004D6664">
                <w:delText>51</w:delText>
              </w:r>
            </w:del>
          </w:p>
        </w:tc>
        <w:tc>
          <w:tcPr>
            <w:tcW w:w="442" w:type="pct"/>
          </w:tcPr>
          <w:p w14:paraId="00232675" w14:textId="77777777" w:rsidR="00CE0E58" w:rsidRPr="00670040" w:rsidRDefault="00CE0E58" w:rsidP="00771A78">
            <w:pPr>
              <w:pStyle w:val="Tabletext"/>
              <w:keepNext/>
              <w:keepLines/>
              <w:spacing w:before="20" w:after="20"/>
              <w:jc w:val="center"/>
            </w:pPr>
            <w:ins w:id="137" w:author="United Kingdom" w:date="2024-07-23T16:44:00Z">
              <w:r w:rsidRPr="00670040">
                <w:rPr>
                  <w:lang w:val="en-US"/>
                </w:rPr>
                <w:t>200</w:t>
              </w:r>
            </w:ins>
            <w:del w:id="138" w:author="United Kingdom" w:date="2024-07-23T16:44:00Z">
              <w:r w:rsidRPr="00670040" w:rsidDel="004D6664">
                <w:delText>67</w:delText>
              </w:r>
            </w:del>
          </w:p>
        </w:tc>
        <w:tc>
          <w:tcPr>
            <w:tcW w:w="441" w:type="pct"/>
          </w:tcPr>
          <w:p w14:paraId="5F86F8F8" w14:textId="77777777" w:rsidR="00CE0E58" w:rsidRPr="00670040" w:rsidRDefault="00CE0E58" w:rsidP="00771A78">
            <w:pPr>
              <w:pStyle w:val="Tabletext"/>
              <w:keepNext/>
              <w:keepLines/>
              <w:spacing w:before="20" w:after="20"/>
              <w:jc w:val="center"/>
            </w:pPr>
            <w:ins w:id="139" w:author="United Kingdom" w:date="2024-07-23T16:44:00Z">
              <w:r w:rsidRPr="00670040">
                <w:rPr>
                  <w:lang w:val="en-US"/>
                </w:rPr>
                <w:t>200</w:t>
              </w:r>
            </w:ins>
            <w:del w:id="140" w:author="United Kingdom" w:date="2024-07-23T16:44:00Z">
              <w:r w:rsidRPr="00670040" w:rsidDel="004D6664">
                <w:delText>57</w:delText>
              </w:r>
            </w:del>
          </w:p>
        </w:tc>
        <w:tc>
          <w:tcPr>
            <w:tcW w:w="427" w:type="pct"/>
          </w:tcPr>
          <w:p w14:paraId="580A3136" w14:textId="77777777" w:rsidR="00CE0E58" w:rsidRPr="00670040" w:rsidRDefault="00CE0E58" w:rsidP="00771A78">
            <w:pPr>
              <w:pStyle w:val="Tabletext"/>
              <w:keepNext/>
              <w:keepLines/>
              <w:spacing w:before="20" w:after="20"/>
              <w:jc w:val="center"/>
            </w:pPr>
            <w:ins w:id="141" w:author="United Kingdom" w:date="2024-07-23T16:44:00Z">
              <w:r w:rsidRPr="00670040">
                <w:rPr>
                  <w:lang w:val="en-US"/>
                </w:rPr>
                <w:t>200</w:t>
              </w:r>
            </w:ins>
            <w:del w:id="142" w:author="United Kingdom" w:date="2024-07-23T16:44:00Z">
              <w:r w:rsidRPr="00670040" w:rsidDel="004D6664">
                <w:delText>67</w:delText>
              </w:r>
            </w:del>
          </w:p>
        </w:tc>
        <w:tc>
          <w:tcPr>
            <w:tcW w:w="483" w:type="pct"/>
          </w:tcPr>
          <w:p w14:paraId="1A0EDB28" w14:textId="77777777" w:rsidR="00CE0E58" w:rsidRPr="00670040" w:rsidRDefault="00CE0E58" w:rsidP="00771A78">
            <w:pPr>
              <w:pStyle w:val="Tabletext"/>
              <w:keepNext/>
              <w:keepLines/>
              <w:spacing w:before="20" w:after="20"/>
              <w:jc w:val="center"/>
            </w:pPr>
            <w:ins w:id="143" w:author="United Kingdom" w:date="2024-07-23T16:44:00Z">
              <w:r w:rsidRPr="00670040">
                <w:rPr>
                  <w:lang w:val="en-US"/>
                </w:rPr>
                <w:t>200</w:t>
              </w:r>
            </w:ins>
            <w:del w:id="144" w:author="United Kingdom" w:date="2024-07-23T16:44:00Z">
              <w:r w:rsidRPr="00670040" w:rsidDel="004D6664">
                <w:delText>57</w:delText>
              </w:r>
            </w:del>
          </w:p>
        </w:tc>
        <w:tc>
          <w:tcPr>
            <w:tcW w:w="537" w:type="pct"/>
          </w:tcPr>
          <w:p w14:paraId="46FA4EA5" w14:textId="77777777" w:rsidR="00CE0E58" w:rsidRPr="00670040" w:rsidRDefault="00CE0E58" w:rsidP="00771A78">
            <w:pPr>
              <w:pStyle w:val="Tabletext"/>
              <w:keepNext/>
              <w:keepLines/>
              <w:spacing w:before="20" w:after="20"/>
              <w:jc w:val="center"/>
            </w:pPr>
            <w:ins w:id="145" w:author="United Kingdom" w:date="2024-07-23T16:44:00Z">
              <w:r w:rsidRPr="00670040">
                <w:rPr>
                  <w:lang w:val="en-US"/>
                </w:rPr>
                <w:t>200</w:t>
              </w:r>
            </w:ins>
            <w:del w:id="146" w:author="United Kingdom" w:date="2024-07-23T16:44:00Z">
              <w:r w:rsidRPr="00670040" w:rsidDel="004D6664">
                <w:delText>67</w:delText>
              </w:r>
            </w:del>
          </w:p>
        </w:tc>
        <w:tc>
          <w:tcPr>
            <w:tcW w:w="538" w:type="pct"/>
            <w:gridSpan w:val="2"/>
          </w:tcPr>
          <w:p w14:paraId="0BA7E3DD" w14:textId="77777777" w:rsidR="00CE0E58" w:rsidRPr="00670040" w:rsidRDefault="00CE0E58" w:rsidP="00771A78">
            <w:pPr>
              <w:pStyle w:val="Tabletext"/>
              <w:keepNext/>
              <w:keepLines/>
              <w:spacing w:before="20" w:after="20"/>
              <w:jc w:val="center"/>
            </w:pPr>
            <w:ins w:id="147" w:author="United Kingdom" w:date="2024-07-23T16:44:00Z">
              <w:r w:rsidRPr="00670040">
                <w:rPr>
                  <w:lang w:val="en-US"/>
                </w:rPr>
                <w:t>200</w:t>
              </w:r>
            </w:ins>
            <w:del w:id="148" w:author="United Kingdom" w:date="2024-07-23T16:44:00Z">
              <w:r w:rsidRPr="00670040" w:rsidDel="004D6664">
                <w:delText>57</w:delText>
              </w:r>
            </w:del>
          </w:p>
        </w:tc>
      </w:tr>
      <w:tr w:rsidR="00CE0E58" w:rsidRPr="00670040" w14:paraId="4CC5C79A" w14:textId="77777777" w:rsidTr="00D27B8F">
        <w:trPr>
          <w:cantSplit/>
          <w:ins w:id="149" w:author="United Kingdom" w:date="2024-07-23T16:44:00Z"/>
        </w:trPr>
        <w:tc>
          <w:tcPr>
            <w:tcW w:w="805" w:type="pct"/>
          </w:tcPr>
          <w:p w14:paraId="40C1158B" w14:textId="77777777" w:rsidR="00CE0E58" w:rsidRPr="00B72731" w:rsidRDefault="00CE0E58" w:rsidP="004A6AEF">
            <w:pPr>
              <w:pStyle w:val="Tabletext"/>
              <w:keepNext/>
              <w:keepLines/>
              <w:spacing w:before="20" w:after="20"/>
              <w:rPr>
                <w:ins w:id="150" w:author="United Kingdom" w:date="2024-07-23T16:44:00Z"/>
                <w:lang w:val="en-US"/>
                <w:rPrChange w:id="151" w:author="Chang, Ruoting" w:date="2024-09-30T09:22:00Z" w16du:dateUtc="2024-09-30T07:22:00Z">
                  <w:rPr>
                    <w:ins w:id="152" w:author="United Kingdom" w:date="2024-07-23T16:44:00Z"/>
                  </w:rPr>
                </w:rPrChange>
              </w:rPr>
            </w:pPr>
            <w:ins w:id="153" w:author="United Kingdom" w:date="2024-07-23T16:44:00Z">
              <w:r>
                <w:rPr>
                  <w:lang w:val="en-US"/>
                </w:rPr>
                <w:t>Downlink channel spacing (nominal) (kHz)</w:t>
              </w:r>
            </w:ins>
          </w:p>
        </w:tc>
        <w:tc>
          <w:tcPr>
            <w:tcW w:w="517" w:type="pct"/>
          </w:tcPr>
          <w:p w14:paraId="4A644C7D" w14:textId="77777777" w:rsidR="00CE0E58" w:rsidRPr="00670040" w:rsidRDefault="00CE0E58" w:rsidP="004A6AEF">
            <w:pPr>
              <w:pStyle w:val="Tabletext"/>
              <w:keepNext/>
              <w:keepLines/>
              <w:spacing w:before="20" w:after="20"/>
              <w:jc w:val="center"/>
              <w:rPr>
                <w:ins w:id="154" w:author="United Kingdom" w:date="2024-07-23T16:44:00Z"/>
              </w:rPr>
            </w:pPr>
            <w:ins w:id="155" w:author="United Kingdom" w:date="2024-07-23T16:44:00Z">
              <w:r>
                <w:rPr>
                  <w:lang w:val="en-US"/>
                </w:rPr>
                <w:t>2.5</w:t>
              </w:r>
            </w:ins>
          </w:p>
        </w:tc>
        <w:tc>
          <w:tcPr>
            <w:tcW w:w="368" w:type="pct"/>
          </w:tcPr>
          <w:p w14:paraId="04D72CD5" w14:textId="77777777" w:rsidR="00CE0E58" w:rsidRPr="00670040" w:rsidRDefault="00CE0E58" w:rsidP="004A6AEF">
            <w:pPr>
              <w:pStyle w:val="Tabletext"/>
              <w:keepNext/>
              <w:keepLines/>
              <w:spacing w:before="20" w:after="20"/>
              <w:jc w:val="center"/>
              <w:rPr>
                <w:ins w:id="156" w:author="United Kingdom" w:date="2024-07-23T16:44:00Z"/>
              </w:rPr>
            </w:pPr>
            <w:ins w:id="157" w:author="United Kingdom" w:date="2024-07-23T16:44:00Z">
              <w:r>
                <w:rPr>
                  <w:lang w:val="en-US"/>
                </w:rPr>
                <w:t>5</w:t>
              </w:r>
            </w:ins>
          </w:p>
        </w:tc>
        <w:tc>
          <w:tcPr>
            <w:tcW w:w="442" w:type="pct"/>
          </w:tcPr>
          <w:p w14:paraId="4DDF9D8D" w14:textId="77777777" w:rsidR="00CE0E58" w:rsidRPr="00670040" w:rsidRDefault="00CE0E58" w:rsidP="004A6AEF">
            <w:pPr>
              <w:pStyle w:val="Tabletext"/>
              <w:keepNext/>
              <w:keepLines/>
              <w:spacing w:before="20" w:after="20"/>
              <w:jc w:val="center"/>
              <w:rPr>
                <w:ins w:id="158" w:author="United Kingdom" w:date="2024-07-23T16:44:00Z"/>
              </w:rPr>
            </w:pPr>
            <w:ins w:id="159" w:author="United Kingdom" w:date="2024-07-23T16:44:00Z">
              <w:r>
                <w:rPr>
                  <w:lang w:val="en-US"/>
                </w:rPr>
                <w:t>200</w:t>
              </w:r>
            </w:ins>
          </w:p>
        </w:tc>
        <w:tc>
          <w:tcPr>
            <w:tcW w:w="442" w:type="pct"/>
          </w:tcPr>
          <w:p w14:paraId="16AC1094" w14:textId="77777777" w:rsidR="00CE0E58" w:rsidRPr="00670040" w:rsidRDefault="00CE0E58" w:rsidP="004A6AEF">
            <w:pPr>
              <w:pStyle w:val="Tabletext"/>
              <w:keepNext/>
              <w:keepLines/>
              <w:spacing w:before="20" w:after="20"/>
              <w:jc w:val="center"/>
              <w:rPr>
                <w:ins w:id="160" w:author="United Kingdom" w:date="2024-07-23T16:44:00Z"/>
              </w:rPr>
            </w:pPr>
            <w:ins w:id="161" w:author="United Kingdom" w:date="2024-07-23T16:44:00Z">
              <w:r>
                <w:rPr>
                  <w:lang w:val="en-US"/>
                </w:rPr>
                <w:t>200</w:t>
              </w:r>
            </w:ins>
          </w:p>
        </w:tc>
        <w:tc>
          <w:tcPr>
            <w:tcW w:w="441" w:type="pct"/>
          </w:tcPr>
          <w:p w14:paraId="6204B5E3" w14:textId="77777777" w:rsidR="00CE0E58" w:rsidRPr="00670040" w:rsidRDefault="00CE0E58" w:rsidP="004A6AEF">
            <w:pPr>
              <w:pStyle w:val="Tabletext"/>
              <w:keepNext/>
              <w:keepLines/>
              <w:spacing w:before="20" w:after="20"/>
              <w:jc w:val="center"/>
              <w:rPr>
                <w:ins w:id="162" w:author="United Kingdom" w:date="2024-07-23T16:44:00Z"/>
              </w:rPr>
            </w:pPr>
            <w:ins w:id="163" w:author="United Kingdom" w:date="2024-07-23T16:44:00Z">
              <w:r>
                <w:rPr>
                  <w:lang w:val="en-US"/>
                </w:rPr>
                <w:t>200</w:t>
              </w:r>
            </w:ins>
          </w:p>
        </w:tc>
        <w:tc>
          <w:tcPr>
            <w:tcW w:w="427" w:type="pct"/>
          </w:tcPr>
          <w:p w14:paraId="69C2A12D" w14:textId="77777777" w:rsidR="00CE0E58" w:rsidRPr="00670040" w:rsidRDefault="00CE0E58" w:rsidP="004A6AEF">
            <w:pPr>
              <w:pStyle w:val="Tabletext"/>
              <w:keepNext/>
              <w:keepLines/>
              <w:spacing w:before="20" w:after="20"/>
              <w:jc w:val="center"/>
              <w:rPr>
                <w:ins w:id="164" w:author="United Kingdom" w:date="2024-07-23T16:44:00Z"/>
              </w:rPr>
            </w:pPr>
            <w:ins w:id="165" w:author="United Kingdom" w:date="2024-07-23T16:44:00Z">
              <w:r>
                <w:rPr>
                  <w:lang w:val="en-US"/>
                </w:rPr>
                <w:t>200</w:t>
              </w:r>
            </w:ins>
          </w:p>
        </w:tc>
        <w:tc>
          <w:tcPr>
            <w:tcW w:w="483" w:type="pct"/>
          </w:tcPr>
          <w:p w14:paraId="6AAE21C6" w14:textId="77777777" w:rsidR="00CE0E58" w:rsidRPr="00670040" w:rsidRDefault="00CE0E58" w:rsidP="004A6AEF">
            <w:pPr>
              <w:pStyle w:val="Tabletext"/>
              <w:keepNext/>
              <w:keepLines/>
              <w:spacing w:before="20" w:after="20"/>
              <w:jc w:val="center"/>
              <w:rPr>
                <w:ins w:id="166" w:author="United Kingdom" w:date="2024-07-23T16:44:00Z"/>
              </w:rPr>
            </w:pPr>
            <w:ins w:id="167" w:author="United Kingdom" w:date="2024-07-23T16:44:00Z">
              <w:r>
                <w:rPr>
                  <w:lang w:val="en-US"/>
                </w:rPr>
                <w:t>200</w:t>
              </w:r>
            </w:ins>
          </w:p>
        </w:tc>
        <w:tc>
          <w:tcPr>
            <w:tcW w:w="537" w:type="pct"/>
          </w:tcPr>
          <w:p w14:paraId="35528E62" w14:textId="77777777" w:rsidR="00CE0E58" w:rsidRPr="00670040" w:rsidRDefault="00CE0E58" w:rsidP="004A6AEF">
            <w:pPr>
              <w:pStyle w:val="Tabletext"/>
              <w:keepNext/>
              <w:keepLines/>
              <w:spacing w:before="20" w:after="20"/>
              <w:jc w:val="center"/>
              <w:rPr>
                <w:ins w:id="168" w:author="United Kingdom" w:date="2024-07-23T16:44:00Z"/>
              </w:rPr>
            </w:pPr>
            <w:ins w:id="169" w:author="United Kingdom" w:date="2024-07-23T16:44:00Z">
              <w:r>
                <w:rPr>
                  <w:lang w:val="en-US"/>
                </w:rPr>
                <w:t>200</w:t>
              </w:r>
            </w:ins>
          </w:p>
        </w:tc>
        <w:tc>
          <w:tcPr>
            <w:tcW w:w="538" w:type="pct"/>
            <w:gridSpan w:val="2"/>
          </w:tcPr>
          <w:p w14:paraId="3B2D1D31" w14:textId="77777777" w:rsidR="00CE0E58" w:rsidRPr="00670040" w:rsidRDefault="00CE0E58" w:rsidP="004A6AEF">
            <w:pPr>
              <w:pStyle w:val="Tabletext"/>
              <w:keepNext/>
              <w:keepLines/>
              <w:spacing w:before="20" w:after="20"/>
              <w:jc w:val="center"/>
              <w:rPr>
                <w:ins w:id="170" w:author="United Kingdom" w:date="2024-07-23T16:44:00Z"/>
              </w:rPr>
            </w:pPr>
            <w:ins w:id="171" w:author="United Kingdom" w:date="2024-07-23T16:44:00Z">
              <w:r>
                <w:rPr>
                  <w:lang w:val="en-US"/>
                </w:rPr>
                <w:t>200</w:t>
              </w:r>
            </w:ins>
          </w:p>
        </w:tc>
      </w:tr>
      <w:tr w:rsidR="00CE0E58" w:rsidRPr="00670040" w:rsidDel="004A6AEF" w14:paraId="4901ECF1" w14:textId="77777777" w:rsidTr="00D27B8F">
        <w:trPr>
          <w:cantSplit/>
          <w:del w:id="172" w:author="United Kingdom" w:date="2024-07-23T16:45:00Z"/>
        </w:trPr>
        <w:tc>
          <w:tcPr>
            <w:tcW w:w="805" w:type="pct"/>
          </w:tcPr>
          <w:p w14:paraId="5A8740E0" w14:textId="77777777" w:rsidR="00CE0E58" w:rsidRPr="00670040" w:rsidDel="004A6AEF" w:rsidRDefault="00CE0E58" w:rsidP="004A6AEF">
            <w:pPr>
              <w:pStyle w:val="Tabletext"/>
              <w:keepNext/>
              <w:keepLines/>
              <w:spacing w:before="20" w:after="20"/>
              <w:rPr>
                <w:del w:id="173" w:author="United Kingdom" w:date="2024-07-23T16:45:00Z"/>
              </w:rPr>
            </w:pPr>
            <w:del w:id="174" w:author="United Kingdom" w:date="2024-07-23T16:45:00Z">
              <w:r w:rsidRPr="00670040" w:rsidDel="004A6AEF">
                <w:delText>Satellite e.i.r.p./channel (dBW)</w:delText>
              </w:r>
            </w:del>
          </w:p>
        </w:tc>
        <w:tc>
          <w:tcPr>
            <w:tcW w:w="517" w:type="pct"/>
          </w:tcPr>
          <w:p w14:paraId="11D0BABA" w14:textId="77777777" w:rsidR="00CE0E58" w:rsidRPr="00670040" w:rsidDel="004A6AEF" w:rsidRDefault="00CE0E58" w:rsidP="004A6AEF">
            <w:pPr>
              <w:pStyle w:val="Tabletext"/>
              <w:keepNext/>
              <w:keepLines/>
              <w:spacing w:before="20" w:after="20"/>
              <w:jc w:val="center"/>
              <w:rPr>
                <w:del w:id="175" w:author="United Kingdom" w:date="2024-07-23T16:45:00Z"/>
              </w:rPr>
            </w:pPr>
            <w:del w:id="176" w:author="United Kingdom" w:date="2024-07-23T16:45:00Z">
              <w:r w:rsidRPr="00670040" w:rsidDel="004A6AEF">
                <w:delText>20</w:delText>
              </w:r>
            </w:del>
          </w:p>
        </w:tc>
        <w:tc>
          <w:tcPr>
            <w:tcW w:w="368" w:type="pct"/>
          </w:tcPr>
          <w:p w14:paraId="0F9833E3" w14:textId="77777777" w:rsidR="00CE0E58" w:rsidRPr="00670040" w:rsidDel="004A6AEF" w:rsidRDefault="00CE0E58" w:rsidP="004A6AEF">
            <w:pPr>
              <w:pStyle w:val="Tabletext"/>
              <w:keepNext/>
              <w:keepLines/>
              <w:spacing w:before="20" w:after="20"/>
              <w:jc w:val="center"/>
              <w:rPr>
                <w:del w:id="177" w:author="United Kingdom" w:date="2024-07-23T16:45:00Z"/>
              </w:rPr>
            </w:pPr>
            <w:del w:id="178" w:author="United Kingdom" w:date="2024-07-23T16:45:00Z">
              <w:r w:rsidRPr="00670040" w:rsidDel="004A6AEF">
                <w:delText>20</w:delText>
              </w:r>
            </w:del>
          </w:p>
        </w:tc>
        <w:tc>
          <w:tcPr>
            <w:tcW w:w="442" w:type="pct"/>
          </w:tcPr>
          <w:p w14:paraId="5D0B356C" w14:textId="77777777" w:rsidR="00CE0E58" w:rsidRPr="00670040" w:rsidDel="004A6AEF" w:rsidRDefault="00CE0E58" w:rsidP="004A6AEF">
            <w:pPr>
              <w:pStyle w:val="Tabletext"/>
              <w:keepNext/>
              <w:keepLines/>
              <w:spacing w:before="20" w:after="20"/>
              <w:jc w:val="center"/>
              <w:rPr>
                <w:del w:id="179" w:author="United Kingdom" w:date="2024-07-23T16:45:00Z"/>
              </w:rPr>
            </w:pPr>
            <w:del w:id="180" w:author="United Kingdom" w:date="2024-07-23T16:45:00Z">
              <w:r w:rsidRPr="00670040" w:rsidDel="004A6AEF">
                <w:delText>43</w:delText>
              </w:r>
            </w:del>
          </w:p>
        </w:tc>
        <w:tc>
          <w:tcPr>
            <w:tcW w:w="442" w:type="pct"/>
          </w:tcPr>
          <w:p w14:paraId="120D65A6" w14:textId="77777777" w:rsidR="00CE0E58" w:rsidRPr="00670040" w:rsidDel="004A6AEF" w:rsidRDefault="00CE0E58" w:rsidP="004A6AEF">
            <w:pPr>
              <w:pStyle w:val="Tabletext"/>
              <w:keepNext/>
              <w:keepLines/>
              <w:spacing w:before="20" w:after="20"/>
              <w:jc w:val="center"/>
              <w:rPr>
                <w:del w:id="181" w:author="United Kingdom" w:date="2024-07-23T16:45:00Z"/>
              </w:rPr>
            </w:pPr>
            <w:del w:id="182" w:author="United Kingdom" w:date="2024-07-23T16:45:00Z">
              <w:r w:rsidRPr="00670040" w:rsidDel="004A6AEF">
                <w:delText>40.5</w:delText>
              </w:r>
            </w:del>
          </w:p>
        </w:tc>
        <w:tc>
          <w:tcPr>
            <w:tcW w:w="441" w:type="pct"/>
          </w:tcPr>
          <w:p w14:paraId="27015CFC" w14:textId="77777777" w:rsidR="00CE0E58" w:rsidRPr="00670040" w:rsidDel="004A6AEF" w:rsidRDefault="00CE0E58" w:rsidP="004A6AEF">
            <w:pPr>
              <w:pStyle w:val="Tabletext"/>
              <w:keepNext/>
              <w:keepLines/>
              <w:spacing w:before="20" w:after="20"/>
              <w:jc w:val="center"/>
              <w:rPr>
                <w:del w:id="183" w:author="United Kingdom" w:date="2024-07-23T16:45:00Z"/>
              </w:rPr>
            </w:pPr>
            <w:del w:id="184" w:author="United Kingdom" w:date="2024-07-23T16:45:00Z">
              <w:r w:rsidRPr="00670040" w:rsidDel="004A6AEF">
                <w:delText>40.5</w:delText>
              </w:r>
            </w:del>
          </w:p>
        </w:tc>
        <w:tc>
          <w:tcPr>
            <w:tcW w:w="427" w:type="pct"/>
          </w:tcPr>
          <w:p w14:paraId="7A58F48D" w14:textId="77777777" w:rsidR="00CE0E58" w:rsidRPr="00670040" w:rsidDel="004A6AEF" w:rsidRDefault="00CE0E58" w:rsidP="004A6AEF">
            <w:pPr>
              <w:pStyle w:val="Tabletext"/>
              <w:keepNext/>
              <w:keepLines/>
              <w:spacing w:before="20" w:after="20"/>
              <w:jc w:val="center"/>
              <w:rPr>
                <w:del w:id="185" w:author="United Kingdom" w:date="2024-07-23T16:45:00Z"/>
              </w:rPr>
            </w:pPr>
            <w:del w:id="186" w:author="United Kingdom" w:date="2024-07-23T16:45:00Z">
              <w:r w:rsidRPr="00670040" w:rsidDel="004A6AEF">
                <w:delText>40.5</w:delText>
              </w:r>
            </w:del>
          </w:p>
        </w:tc>
        <w:tc>
          <w:tcPr>
            <w:tcW w:w="483" w:type="pct"/>
          </w:tcPr>
          <w:p w14:paraId="41AAD097" w14:textId="77777777" w:rsidR="00CE0E58" w:rsidRPr="00670040" w:rsidDel="004A6AEF" w:rsidRDefault="00CE0E58" w:rsidP="004A6AEF">
            <w:pPr>
              <w:pStyle w:val="Tabletext"/>
              <w:keepNext/>
              <w:keepLines/>
              <w:spacing w:before="20" w:after="20"/>
              <w:jc w:val="center"/>
              <w:rPr>
                <w:del w:id="187" w:author="United Kingdom" w:date="2024-07-23T16:45:00Z"/>
              </w:rPr>
            </w:pPr>
            <w:del w:id="188" w:author="United Kingdom" w:date="2024-07-23T16:45:00Z">
              <w:r w:rsidRPr="00670040" w:rsidDel="004A6AEF">
                <w:delText>40.5</w:delText>
              </w:r>
            </w:del>
          </w:p>
        </w:tc>
        <w:tc>
          <w:tcPr>
            <w:tcW w:w="537" w:type="pct"/>
          </w:tcPr>
          <w:p w14:paraId="51110500" w14:textId="77777777" w:rsidR="00CE0E58" w:rsidRPr="00670040" w:rsidDel="004A6AEF" w:rsidRDefault="00CE0E58" w:rsidP="004A6AEF">
            <w:pPr>
              <w:pStyle w:val="Tabletext"/>
              <w:keepNext/>
              <w:keepLines/>
              <w:spacing w:before="20" w:after="20"/>
              <w:jc w:val="center"/>
              <w:rPr>
                <w:del w:id="189" w:author="United Kingdom" w:date="2024-07-23T16:45:00Z"/>
              </w:rPr>
            </w:pPr>
            <w:del w:id="190" w:author="United Kingdom" w:date="2024-07-23T16:45:00Z">
              <w:r w:rsidRPr="00670040" w:rsidDel="004A6AEF">
                <w:delText>40.5</w:delText>
              </w:r>
            </w:del>
          </w:p>
        </w:tc>
        <w:tc>
          <w:tcPr>
            <w:tcW w:w="538" w:type="pct"/>
            <w:gridSpan w:val="2"/>
          </w:tcPr>
          <w:p w14:paraId="14F9AA2B" w14:textId="77777777" w:rsidR="00CE0E58" w:rsidRPr="00670040" w:rsidDel="004A6AEF" w:rsidRDefault="00CE0E58" w:rsidP="004A6AEF">
            <w:pPr>
              <w:pStyle w:val="Tabletext"/>
              <w:keepNext/>
              <w:keepLines/>
              <w:spacing w:before="20" w:after="20"/>
              <w:jc w:val="center"/>
              <w:rPr>
                <w:del w:id="191" w:author="United Kingdom" w:date="2024-07-23T16:45:00Z"/>
              </w:rPr>
            </w:pPr>
            <w:del w:id="192" w:author="United Kingdom" w:date="2024-07-23T16:45:00Z">
              <w:r w:rsidRPr="00670040" w:rsidDel="004A6AEF">
                <w:delText>40.5</w:delText>
              </w:r>
            </w:del>
          </w:p>
        </w:tc>
      </w:tr>
      <w:tr w:rsidR="00CE0E58" w:rsidRPr="00670040" w:rsidDel="004A6AEF" w14:paraId="035ACBB7" w14:textId="77777777" w:rsidTr="00D27B8F">
        <w:trPr>
          <w:cantSplit/>
          <w:del w:id="193" w:author="United Kingdom" w:date="2024-07-23T16:45:00Z"/>
        </w:trPr>
        <w:tc>
          <w:tcPr>
            <w:tcW w:w="805" w:type="pct"/>
          </w:tcPr>
          <w:p w14:paraId="69EBB1AA" w14:textId="77777777" w:rsidR="00CE0E58" w:rsidRPr="00670040" w:rsidDel="004A6AEF" w:rsidRDefault="00CE0E58" w:rsidP="004A6AEF">
            <w:pPr>
              <w:pStyle w:val="Tabletext"/>
              <w:keepNext/>
              <w:keepLines/>
              <w:rPr>
                <w:del w:id="194" w:author="United Kingdom" w:date="2024-07-23T16:45:00Z"/>
                <w:lang w:val="en-US"/>
              </w:rPr>
            </w:pPr>
            <w:del w:id="195" w:author="United Kingdom" w:date="2024-07-23T16:45:00Z">
              <w:r w:rsidRPr="00670040" w:rsidDel="004A6AEF">
                <w:rPr>
                  <w:lang w:val="en-US"/>
                </w:rPr>
                <w:delText>Channel spacing</w:delText>
              </w:r>
              <w:r w:rsidRPr="00670040" w:rsidDel="004A6AEF">
                <w:rPr>
                  <w:lang w:val="en-US"/>
                </w:rPr>
                <w:br/>
                <w:delText>(nominal) (kHz)</w:delText>
              </w:r>
            </w:del>
          </w:p>
        </w:tc>
        <w:tc>
          <w:tcPr>
            <w:tcW w:w="517" w:type="pct"/>
          </w:tcPr>
          <w:p w14:paraId="120BB7FA" w14:textId="77777777" w:rsidR="00CE0E58" w:rsidRPr="00670040" w:rsidDel="004A6AEF" w:rsidRDefault="00CE0E58" w:rsidP="004A6AEF">
            <w:pPr>
              <w:pStyle w:val="Tabletext"/>
              <w:keepNext/>
              <w:keepLines/>
              <w:spacing w:before="20" w:after="20"/>
              <w:jc w:val="center"/>
              <w:rPr>
                <w:del w:id="196" w:author="United Kingdom" w:date="2024-07-23T16:45:00Z"/>
                <w:lang w:val="en-US"/>
              </w:rPr>
            </w:pPr>
            <w:del w:id="197" w:author="United Kingdom" w:date="2024-07-23T16:45:00Z">
              <w:r w:rsidRPr="00670040" w:rsidDel="004A6AEF">
                <w:rPr>
                  <w:lang w:val="en-US"/>
                </w:rPr>
                <w:delText>5</w:delText>
              </w:r>
            </w:del>
          </w:p>
        </w:tc>
        <w:tc>
          <w:tcPr>
            <w:tcW w:w="368" w:type="pct"/>
          </w:tcPr>
          <w:p w14:paraId="669DB6E7" w14:textId="77777777" w:rsidR="00CE0E58" w:rsidRPr="00670040" w:rsidDel="004A6AEF" w:rsidRDefault="00CE0E58" w:rsidP="004A6AEF">
            <w:pPr>
              <w:pStyle w:val="Tabletext"/>
              <w:keepNext/>
              <w:keepLines/>
              <w:spacing w:before="20" w:after="20"/>
              <w:jc w:val="center"/>
              <w:rPr>
                <w:del w:id="198" w:author="United Kingdom" w:date="2024-07-23T16:45:00Z"/>
                <w:lang w:val="en-US"/>
              </w:rPr>
            </w:pPr>
            <w:del w:id="199" w:author="United Kingdom" w:date="2024-07-23T16:45:00Z">
              <w:r w:rsidRPr="00670040" w:rsidDel="004A6AEF">
                <w:rPr>
                  <w:lang w:val="en-US"/>
                </w:rPr>
                <w:delText>5</w:delText>
              </w:r>
            </w:del>
          </w:p>
        </w:tc>
        <w:tc>
          <w:tcPr>
            <w:tcW w:w="442" w:type="pct"/>
          </w:tcPr>
          <w:p w14:paraId="4B7EA7E4" w14:textId="77777777" w:rsidR="00CE0E58" w:rsidRPr="00670040" w:rsidDel="004A6AEF" w:rsidRDefault="00CE0E58" w:rsidP="004A6AEF">
            <w:pPr>
              <w:pStyle w:val="Tabletext"/>
              <w:keepNext/>
              <w:keepLines/>
              <w:spacing w:before="20" w:after="20"/>
              <w:jc w:val="center"/>
              <w:rPr>
                <w:del w:id="200" w:author="United Kingdom" w:date="2024-07-23T16:45:00Z"/>
                <w:lang w:val="en-US"/>
              </w:rPr>
            </w:pPr>
            <w:del w:id="201" w:author="United Kingdom" w:date="2024-07-23T16:45:00Z">
              <w:r w:rsidRPr="00670040" w:rsidDel="004A6AEF">
                <w:rPr>
                  <w:lang w:val="en-US"/>
                </w:rPr>
                <w:delText>200</w:delText>
              </w:r>
            </w:del>
          </w:p>
        </w:tc>
        <w:tc>
          <w:tcPr>
            <w:tcW w:w="442" w:type="pct"/>
          </w:tcPr>
          <w:p w14:paraId="54FBA5DA" w14:textId="77777777" w:rsidR="00CE0E58" w:rsidRPr="00670040" w:rsidDel="004A6AEF" w:rsidRDefault="00CE0E58" w:rsidP="004A6AEF">
            <w:pPr>
              <w:pStyle w:val="Tabletext"/>
              <w:keepNext/>
              <w:keepLines/>
              <w:spacing w:before="20" w:after="20"/>
              <w:jc w:val="center"/>
              <w:rPr>
                <w:del w:id="202" w:author="United Kingdom" w:date="2024-07-23T16:45:00Z"/>
                <w:lang w:val="en-US"/>
              </w:rPr>
            </w:pPr>
            <w:del w:id="203" w:author="United Kingdom" w:date="2024-07-23T16:45:00Z">
              <w:r w:rsidRPr="00670040" w:rsidDel="004A6AEF">
                <w:rPr>
                  <w:lang w:val="en-US"/>
                </w:rPr>
                <w:delText>200</w:delText>
              </w:r>
            </w:del>
          </w:p>
        </w:tc>
        <w:tc>
          <w:tcPr>
            <w:tcW w:w="441" w:type="pct"/>
          </w:tcPr>
          <w:p w14:paraId="551675BC" w14:textId="77777777" w:rsidR="00CE0E58" w:rsidRPr="00670040" w:rsidDel="004A6AEF" w:rsidRDefault="00CE0E58" w:rsidP="004A6AEF">
            <w:pPr>
              <w:pStyle w:val="Tabletext"/>
              <w:keepNext/>
              <w:keepLines/>
              <w:spacing w:before="20" w:after="20"/>
              <w:jc w:val="center"/>
              <w:rPr>
                <w:del w:id="204" w:author="United Kingdom" w:date="2024-07-23T16:45:00Z"/>
                <w:lang w:val="en-US"/>
              </w:rPr>
            </w:pPr>
            <w:del w:id="205" w:author="United Kingdom" w:date="2024-07-23T16:45:00Z">
              <w:r w:rsidRPr="00670040" w:rsidDel="004A6AEF">
                <w:rPr>
                  <w:lang w:val="en-US"/>
                </w:rPr>
                <w:delText>200</w:delText>
              </w:r>
            </w:del>
          </w:p>
        </w:tc>
        <w:tc>
          <w:tcPr>
            <w:tcW w:w="427" w:type="pct"/>
          </w:tcPr>
          <w:p w14:paraId="59AF8975" w14:textId="77777777" w:rsidR="00CE0E58" w:rsidRPr="00670040" w:rsidDel="004A6AEF" w:rsidRDefault="00CE0E58" w:rsidP="004A6AEF">
            <w:pPr>
              <w:pStyle w:val="Tabletext"/>
              <w:keepNext/>
              <w:keepLines/>
              <w:spacing w:before="20" w:after="20"/>
              <w:jc w:val="center"/>
              <w:rPr>
                <w:del w:id="206" w:author="United Kingdom" w:date="2024-07-23T16:45:00Z"/>
                <w:lang w:val="en-US"/>
              </w:rPr>
            </w:pPr>
            <w:del w:id="207" w:author="United Kingdom" w:date="2024-07-23T16:45:00Z">
              <w:r w:rsidRPr="00670040" w:rsidDel="004A6AEF">
                <w:rPr>
                  <w:lang w:val="en-US"/>
                </w:rPr>
                <w:delText>200</w:delText>
              </w:r>
            </w:del>
          </w:p>
        </w:tc>
        <w:tc>
          <w:tcPr>
            <w:tcW w:w="483" w:type="pct"/>
          </w:tcPr>
          <w:p w14:paraId="3E393761" w14:textId="77777777" w:rsidR="00CE0E58" w:rsidRPr="00670040" w:rsidDel="004A6AEF" w:rsidRDefault="00CE0E58" w:rsidP="004A6AEF">
            <w:pPr>
              <w:pStyle w:val="Tabletext"/>
              <w:keepNext/>
              <w:keepLines/>
              <w:spacing w:before="20" w:after="20"/>
              <w:jc w:val="center"/>
              <w:rPr>
                <w:del w:id="208" w:author="United Kingdom" w:date="2024-07-23T16:45:00Z"/>
                <w:lang w:val="en-US"/>
              </w:rPr>
            </w:pPr>
            <w:del w:id="209" w:author="United Kingdom" w:date="2024-07-23T16:45:00Z">
              <w:r w:rsidRPr="00670040" w:rsidDel="004A6AEF">
                <w:rPr>
                  <w:lang w:val="en-US"/>
                </w:rPr>
                <w:delText>200</w:delText>
              </w:r>
            </w:del>
          </w:p>
        </w:tc>
        <w:tc>
          <w:tcPr>
            <w:tcW w:w="537" w:type="pct"/>
          </w:tcPr>
          <w:p w14:paraId="340E50F7" w14:textId="77777777" w:rsidR="00CE0E58" w:rsidRPr="00670040" w:rsidDel="004A6AEF" w:rsidRDefault="00CE0E58" w:rsidP="004A6AEF">
            <w:pPr>
              <w:pStyle w:val="Tabletext"/>
              <w:keepNext/>
              <w:keepLines/>
              <w:spacing w:before="20" w:after="20"/>
              <w:jc w:val="center"/>
              <w:rPr>
                <w:del w:id="210" w:author="United Kingdom" w:date="2024-07-23T16:45:00Z"/>
                <w:lang w:val="en-US"/>
              </w:rPr>
            </w:pPr>
            <w:del w:id="211" w:author="United Kingdom" w:date="2024-07-23T16:45:00Z">
              <w:r w:rsidRPr="00670040" w:rsidDel="004A6AEF">
                <w:rPr>
                  <w:lang w:val="en-US"/>
                </w:rPr>
                <w:delText>200</w:delText>
              </w:r>
            </w:del>
          </w:p>
        </w:tc>
        <w:tc>
          <w:tcPr>
            <w:tcW w:w="538" w:type="pct"/>
            <w:gridSpan w:val="2"/>
          </w:tcPr>
          <w:p w14:paraId="2444ED92" w14:textId="77777777" w:rsidR="00CE0E58" w:rsidRPr="00670040" w:rsidDel="004A6AEF" w:rsidRDefault="00CE0E58" w:rsidP="004A6AEF">
            <w:pPr>
              <w:pStyle w:val="Tabletext"/>
              <w:keepNext/>
              <w:keepLines/>
              <w:spacing w:before="20" w:after="20"/>
              <w:jc w:val="center"/>
              <w:rPr>
                <w:del w:id="212" w:author="United Kingdom" w:date="2024-07-23T16:45:00Z"/>
                <w:lang w:val="en-US"/>
              </w:rPr>
            </w:pPr>
            <w:del w:id="213" w:author="United Kingdom" w:date="2024-07-23T16:45:00Z">
              <w:r w:rsidRPr="00670040" w:rsidDel="004A6AEF">
                <w:rPr>
                  <w:lang w:val="en-US"/>
                </w:rPr>
                <w:delText>200</w:delText>
              </w:r>
            </w:del>
          </w:p>
        </w:tc>
      </w:tr>
      <w:tr w:rsidR="00CE0E58" w:rsidRPr="00670040" w14:paraId="7A323649" w14:textId="77777777" w:rsidTr="00D27B8F">
        <w:trPr>
          <w:cantSplit/>
        </w:trPr>
        <w:tc>
          <w:tcPr>
            <w:tcW w:w="805" w:type="pct"/>
          </w:tcPr>
          <w:p w14:paraId="4D45DE82" w14:textId="77777777" w:rsidR="00CE0E58" w:rsidRPr="00670040" w:rsidRDefault="00CE0E58" w:rsidP="00C13610">
            <w:pPr>
              <w:pStyle w:val="Tabletext"/>
              <w:rPr>
                <w:lang w:val="en-US"/>
              </w:rPr>
            </w:pPr>
            <w:r w:rsidRPr="00670040">
              <w:rPr>
                <w:lang w:val="en-US"/>
              </w:rPr>
              <w:t>Satellite peak antenna gain</w:t>
            </w:r>
            <w:r w:rsidRPr="00670040">
              <w:rPr>
                <w:vertAlign w:val="superscript"/>
                <w:lang w:val="en-US"/>
              </w:rPr>
              <w:t xml:space="preserve"> </w:t>
            </w:r>
            <w:del w:id="214" w:author="United Kingdom" w:date="2024-07-23T16:45:00Z">
              <w:r w:rsidRPr="00670040" w:rsidDel="00C13610">
                <w:rPr>
                  <w:vertAlign w:val="superscript"/>
                  <w:lang w:val="en-US"/>
                </w:rPr>
                <w:delText>(1)</w:delText>
              </w:r>
            </w:del>
            <w:r w:rsidRPr="00670040">
              <w:rPr>
                <w:lang w:val="en-US"/>
              </w:rPr>
              <w:t xml:space="preserve"> (</w:t>
            </w:r>
            <w:proofErr w:type="spellStart"/>
            <w:r w:rsidRPr="00670040">
              <w:rPr>
                <w:lang w:val="en-US"/>
              </w:rPr>
              <w:t>dBi</w:t>
            </w:r>
            <w:proofErr w:type="spellEnd"/>
            <w:r w:rsidRPr="00670040">
              <w:rPr>
                <w:lang w:val="en-US"/>
              </w:rPr>
              <w:t>)</w:t>
            </w:r>
          </w:p>
        </w:tc>
        <w:tc>
          <w:tcPr>
            <w:tcW w:w="517" w:type="pct"/>
          </w:tcPr>
          <w:p w14:paraId="0C75EF75" w14:textId="77777777" w:rsidR="00CE0E58" w:rsidRPr="00670040" w:rsidRDefault="00CE0E58" w:rsidP="00C13610">
            <w:pPr>
              <w:pStyle w:val="Tabletext"/>
              <w:spacing w:before="20" w:after="20"/>
              <w:jc w:val="center"/>
              <w:rPr>
                <w:lang w:val="en-US"/>
              </w:rPr>
            </w:pPr>
            <w:ins w:id="215" w:author="United Kingdom" w:date="2024-07-23T16:45:00Z">
              <w:r>
                <w:rPr>
                  <w:lang w:val="en-US"/>
                </w:rPr>
                <w:t>22</w:t>
              </w:r>
            </w:ins>
            <w:del w:id="216" w:author="United Kingdom" w:date="2024-07-23T16:45:00Z">
              <w:r w:rsidRPr="00670040" w:rsidDel="00BA76F3">
                <w:rPr>
                  <w:lang w:val="en-US"/>
                </w:rPr>
                <w:delText>18</w:delText>
              </w:r>
            </w:del>
          </w:p>
        </w:tc>
        <w:tc>
          <w:tcPr>
            <w:tcW w:w="368" w:type="pct"/>
          </w:tcPr>
          <w:p w14:paraId="237000E5" w14:textId="77777777" w:rsidR="00CE0E58" w:rsidRPr="00670040" w:rsidRDefault="00CE0E58" w:rsidP="00C13610">
            <w:pPr>
              <w:pStyle w:val="Tabletext"/>
              <w:spacing w:before="20" w:after="20"/>
              <w:jc w:val="center"/>
              <w:rPr>
                <w:lang w:val="en-US"/>
              </w:rPr>
            </w:pPr>
            <w:ins w:id="217" w:author="United Kingdom" w:date="2024-07-23T16:45:00Z">
              <w:r>
                <w:rPr>
                  <w:lang w:val="en-US"/>
                </w:rPr>
                <w:t>22</w:t>
              </w:r>
            </w:ins>
            <w:del w:id="218" w:author="United Kingdom" w:date="2024-07-23T16:45:00Z">
              <w:r w:rsidRPr="00670040" w:rsidDel="00BA76F3">
                <w:rPr>
                  <w:lang w:val="en-US"/>
                </w:rPr>
                <w:delText>18</w:delText>
              </w:r>
            </w:del>
          </w:p>
        </w:tc>
        <w:tc>
          <w:tcPr>
            <w:tcW w:w="442" w:type="pct"/>
          </w:tcPr>
          <w:p w14:paraId="1ADF1D2C" w14:textId="77777777" w:rsidR="00CE0E58" w:rsidRPr="00670040" w:rsidRDefault="00CE0E58" w:rsidP="00C13610">
            <w:pPr>
              <w:pStyle w:val="Tabletext"/>
              <w:spacing w:before="20" w:after="20"/>
              <w:jc w:val="center"/>
              <w:rPr>
                <w:lang w:val="en-US"/>
              </w:rPr>
            </w:pPr>
            <w:ins w:id="219" w:author="United Kingdom" w:date="2024-07-23T16:45:00Z">
              <w:r>
                <w:rPr>
                  <w:lang w:val="en-US"/>
                </w:rPr>
                <w:t>44</w:t>
              </w:r>
            </w:ins>
            <w:del w:id="220" w:author="United Kingdom" w:date="2024-07-23T16:45:00Z">
              <w:r w:rsidRPr="00670040" w:rsidDel="00BA76F3">
                <w:rPr>
                  <w:lang w:val="en-US"/>
                </w:rPr>
                <w:delText>41</w:delText>
              </w:r>
            </w:del>
          </w:p>
        </w:tc>
        <w:tc>
          <w:tcPr>
            <w:tcW w:w="442" w:type="pct"/>
          </w:tcPr>
          <w:p w14:paraId="7C6EDB80" w14:textId="77777777" w:rsidR="00CE0E58" w:rsidRPr="00670040" w:rsidRDefault="00CE0E58" w:rsidP="00C13610">
            <w:pPr>
              <w:pStyle w:val="Tabletext"/>
              <w:spacing w:before="20" w:after="20"/>
              <w:jc w:val="center"/>
              <w:rPr>
                <w:lang w:val="en-US"/>
              </w:rPr>
            </w:pPr>
            <w:ins w:id="221" w:author="United Kingdom" w:date="2024-07-23T16:45:00Z">
              <w:r w:rsidRPr="00670040">
                <w:rPr>
                  <w:lang w:val="en-US"/>
                </w:rPr>
                <w:t>4</w:t>
              </w:r>
              <w:r>
                <w:rPr>
                  <w:lang w:val="en-US"/>
                </w:rPr>
                <w:t>4</w:t>
              </w:r>
            </w:ins>
            <w:del w:id="222" w:author="United Kingdom" w:date="2024-07-23T16:45:00Z">
              <w:r w:rsidRPr="00670040" w:rsidDel="00BA76F3">
                <w:rPr>
                  <w:lang w:val="en-US"/>
                </w:rPr>
                <w:delText>41</w:delText>
              </w:r>
            </w:del>
          </w:p>
        </w:tc>
        <w:tc>
          <w:tcPr>
            <w:tcW w:w="441" w:type="pct"/>
          </w:tcPr>
          <w:p w14:paraId="43E7B862" w14:textId="77777777" w:rsidR="00CE0E58" w:rsidRPr="00670040" w:rsidRDefault="00CE0E58" w:rsidP="00C13610">
            <w:pPr>
              <w:pStyle w:val="Tabletext"/>
              <w:spacing w:before="20" w:after="20"/>
              <w:jc w:val="center"/>
              <w:rPr>
                <w:lang w:val="en-US"/>
              </w:rPr>
            </w:pPr>
            <w:ins w:id="223" w:author="United Kingdom" w:date="2024-07-23T16:45:00Z">
              <w:r w:rsidRPr="00670040">
                <w:rPr>
                  <w:lang w:val="en-US"/>
                </w:rPr>
                <w:t>4</w:t>
              </w:r>
              <w:r>
                <w:rPr>
                  <w:lang w:val="en-US"/>
                </w:rPr>
                <w:t>4</w:t>
              </w:r>
            </w:ins>
            <w:del w:id="224" w:author="United Kingdom" w:date="2024-07-23T16:45:00Z">
              <w:r w:rsidRPr="00670040" w:rsidDel="00BA76F3">
                <w:rPr>
                  <w:lang w:val="en-US"/>
                </w:rPr>
                <w:delText>41</w:delText>
              </w:r>
            </w:del>
          </w:p>
        </w:tc>
        <w:tc>
          <w:tcPr>
            <w:tcW w:w="427" w:type="pct"/>
          </w:tcPr>
          <w:p w14:paraId="2B995D3F" w14:textId="77777777" w:rsidR="00CE0E58" w:rsidRPr="00670040" w:rsidRDefault="00CE0E58" w:rsidP="00C13610">
            <w:pPr>
              <w:pStyle w:val="Tabletext"/>
              <w:spacing w:before="20" w:after="20"/>
              <w:jc w:val="center"/>
              <w:rPr>
                <w:lang w:val="en-US"/>
              </w:rPr>
            </w:pPr>
            <w:ins w:id="225" w:author="United Kingdom" w:date="2024-07-23T16:45:00Z">
              <w:r w:rsidRPr="00670040">
                <w:rPr>
                  <w:lang w:val="en-US"/>
                </w:rPr>
                <w:t>4</w:t>
              </w:r>
              <w:r>
                <w:rPr>
                  <w:lang w:val="en-US"/>
                </w:rPr>
                <w:t>4</w:t>
              </w:r>
            </w:ins>
            <w:del w:id="226" w:author="United Kingdom" w:date="2024-07-23T16:45:00Z">
              <w:r w:rsidRPr="00670040" w:rsidDel="00BA76F3">
                <w:rPr>
                  <w:lang w:val="en-US"/>
                </w:rPr>
                <w:delText>41</w:delText>
              </w:r>
            </w:del>
          </w:p>
        </w:tc>
        <w:tc>
          <w:tcPr>
            <w:tcW w:w="483" w:type="pct"/>
          </w:tcPr>
          <w:p w14:paraId="359B04F7" w14:textId="77777777" w:rsidR="00CE0E58" w:rsidRPr="00670040" w:rsidRDefault="00CE0E58" w:rsidP="00C13610">
            <w:pPr>
              <w:pStyle w:val="Tabletext"/>
              <w:spacing w:before="20" w:after="20"/>
              <w:jc w:val="center"/>
              <w:rPr>
                <w:lang w:val="en-US"/>
              </w:rPr>
            </w:pPr>
            <w:ins w:id="227" w:author="United Kingdom" w:date="2024-07-23T16:45:00Z">
              <w:r w:rsidRPr="00670040">
                <w:rPr>
                  <w:lang w:val="en-US"/>
                </w:rPr>
                <w:t>4</w:t>
              </w:r>
              <w:r>
                <w:rPr>
                  <w:lang w:val="en-US"/>
                </w:rPr>
                <w:t>4</w:t>
              </w:r>
            </w:ins>
            <w:del w:id="228" w:author="United Kingdom" w:date="2024-07-23T16:45:00Z">
              <w:r w:rsidRPr="00670040" w:rsidDel="00BA76F3">
                <w:rPr>
                  <w:lang w:val="en-US"/>
                </w:rPr>
                <w:delText>41</w:delText>
              </w:r>
            </w:del>
          </w:p>
        </w:tc>
        <w:tc>
          <w:tcPr>
            <w:tcW w:w="537" w:type="pct"/>
          </w:tcPr>
          <w:p w14:paraId="171A51B9" w14:textId="77777777" w:rsidR="00CE0E58" w:rsidRPr="00670040" w:rsidRDefault="00CE0E58" w:rsidP="00C13610">
            <w:pPr>
              <w:pStyle w:val="Tabletext"/>
              <w:spacing w:before="20" w:after="20"/>
              <w:jc w:val="center"/>
              <w:rPr>
                <w:lang w:val="en-US"/>
              </w:rPr>
            </w:pPr>
            <w:ins w:id="229" w:author="United Kingdom" w:date="2024-07-23T16:45:00Z">
              <w:r w:rsidRPr="00670040">
                <w:rPr>
                  <w:lang w:val="en-US"/>
                </w:rPr>
                <w:t>4</w:t>
              </w:r>
              <w:r>
                <w:rPr>
                  <w:lang w:val="en-US"/>
                </w:rPr>
                <w:t>4</w:t>
              </w:r>
            </w:ins>
            <w:del w:id="230" w:author="United Kingdom" w:date="2024-07-23T16:45:00Z">
              <w:r w:rsidRPr="00670040" w:rsidDel="00BA76F3">
                <w:rPr>
                  <w:lang w:val="en-US"/>
                </w:rPr>
                <w:delText>41</w:delText>
              </w:r>
            </w:del>
          </w:p>
        </w:tc>
        <w:tc>
          <w:tcPr>
            <w:tcW w:w="538" w:type="pct"/>
            <w:gridSpan w:val="2"/>
          </w:tcPr>
          <w:p w14:paraId="67BDDF73" w14:textId="77777777" w:rsidR="00CE0E58" w:rsidRPr="00670040" w:rsidRDefault="00CE0E58" w:rsidP="00C13610">
            <w:pPr>
              <w:pStyle w:val="Tabletext"/>
              <w:spacing w:before="20" w:after="20"/>
              <w:jc w:val="center"/>
              <w:rPr>
                <w:lang w:val="en-US"/>
              </w:rPr>
            </w:pPr>
            <w:ins w:id="231" w:author="United Kingdom" w:date="2024-07-23T16:45:00Z">
              <w:r w:rsidRPr="00670040">
                <w:rPr>
                  <w:lang w:val="en-US"/>
                </w:rPr>
                <w:t>4</w:t>
              </w:r>
              <w:r>
                <w:rPr>
                  <w:lang w:val="en-US"/>
                </w:rPr>
                <w:t>4</w:t>
              </w:r>
            </w:ins>
            <w:del w:id="232" w:author="United Kingdom" w:date="2024-07-23T16:45:00Z">
              <w:r w:rsidRPr="00670040" w:rsidDel="00BA76F3">
                <w:rPr>
                  <w:lang w:val="en-US"/>
                </w:rPr>
                <w:delText>41</w:delText>
              </w:r>
            </w:del>
          </w:p>
        </w:tc>
      </w:tr>
      <w:tr w:rsidR="00CE0E58" w:rsidRPr="00670040" w14:paraId="5AFBD4C6" w14:textId="77777777" w:rsidTr="00D27B8F">
        <w:trPr>
          <w:cantSplit/>
          <w:ins w:id="233" w:author="United Kingdom" w:date="2024-07-23T16:45:00Z"/>
        </w:trPr>
        <w:tc>
          <w:tcPr>
            <w:tcW w:w="805" w:type="pct"/>
          </w:tcPr>
          <w:p w14:paraId="735983DB" w14:textId="77777777" w:rsidR="00CE0E58" w:rsidRPr="00670040" w:rsidRDefault="00CE0E58" w:rsidP="00B60C48">
            <w:pPr>
              <w:pStyle w:val="Tabletext"/>
              <w:rPr>
                <w:ins w:id="234" w:author="United Kingdom" w:date="2024-07-23T16:45:00Z"/>
                <w:lang w:val="en-US"/>
              </w:rPr>
            </w:pPr>
            <w:ins w:id="235" w:author="United Kingdom" w:date="2024-07-23T16:45:00Z">
              <w:r>
                <w:rPr>
                  <w:lang w:val="en-US"/>
                </w:rPr>
                <w:t>Satellite noise temperature (K)</w:t>
              </w:r>
            </w:ins>
          </w:p>
        </w:tc>
        <w:tc>
          <w:tcPr>
            <w:tcW w:w="517" w:type="pct"/>
          </w:tcPr>
          <w:p w14:paraId="4C2453C8" w14:textId="77777777" w:rsidR="00CE0E58" w:rsidRDefault="00CE0E58" w:rsidP="00B60C48">
            <w:pPr>
              <w:pStyle w:val="Tabletext"/>
              <w:spacing w:before="20" w:after="20"/>
              <w:jc w:val="center"/>
              <w:rPr>
                <w:ins w:id="236" w:author="United Kingdom" w:date="2024-07-23T16:45:00Z"/>
                <w:lang w:val="en-US"/>
              </w:rPr>
            </w:pPr>
            <w:ins w:id="237" w:author="United Kingdom" w:date="2024-07-23T16:45:00Z">
              <w:r>
                <w:rPr>
                  <w:lang w:val="en-US"/>
                </w:rPr>
                <w:t>630</w:t>
              </w:r>
            </w:ins>
          </w:p>
        </w:tc>
        <w:tc>
          <w:tcPr>
            <w:tcW w:w="368" w:type="pct"/>
          </w:tcPr>
          <w:p w14:paraId="28AEF6CD" w14:textId="77777777" w:rsidR="00CE0E58" w:rsidRDefault="00CE0E58" w:rsidP="00B60C48">
            <w:pPr>
              <w:pStyle w:val="Tabletext"/>
              <w:spacing w:before="20" w:after="20"/>
              <w:jc w:val="center"/>
              <w:rPr>
                <w:ins w:id="238" w:author="United Kingdom" w:date="2024-07-23T16:45:00Z"/>
                <w:lang w:val="en-US"/>
              </w:rPr>
            </w:pPr>
            <w:ins w:id="239" w:author="United Kingdom" w:date="2024-07-23T16:45:00Z">
              <w:r>
                <w:rPr>
                  <w:lang w:val="en-US"/>
                </w:rPr>
                <w:t>630</w:t>
              </w:r>
            </w:ins>
          </w:p>
        </w:tc>
        <w:tc>
          <w:tcPr>
            <w:tcW w:w="442" w:type="pct"/>
          </w:tcPr>
          <w:p w14:paraId="5B3ED377" w14:textId="77777777" w:rsidR="00CE0E58" w:rsidRDefault="00CE0E58" w:rsidP="00B60C48">
            <w:pPr>
              <w:pStyle w:val="Tabletext"/>
              <w:spacing w:before="20" w:after="20"/>
              <w:jc w:val="center"/>
              <w:rPr>
                <w:ins w:id="240" w:author="United Kingdom" w:date="2024-07-23T16:45:00Z"/>
                <w:lang w:val="en-US"/>
              </w:rPr>
            </w:pPr>
            <w:ins w:id="241" w:author="United Kingdom" w:date="2024-07-23T16:45:00Z">
              <w:r>
                <w:rPr>
                  <w:lang w:val="en-US"/>
                </w:rPr>
                <w:t>630</w:t>
              </w:r>
            </w:ins>
          </w:p>
        </w:tc>
        <w:tc>
          <w:tcPr>
            <w:tcW w:w="442" w:type="pct"/>
          </w:tcPr>
          <w:p w14:paraId="14435087" w14:textId="77777777" w:rsidR="00CE0E58" w:rsidRPr="00670040" w:rsidRDefault="00CE0E58" w:rsidP="00B60C48">
            <w:pPr>
              <w:pStyle w:val="Tabletext"/>
              <w:spacing w:before="20" w:after="20"/>
              <w:jc w:val="center"/>
              <w:rPr>
                <w:ins w:id="242" w:author="United Kingdom" w:date="2024-07-23T16:45:00Z"/>
                <w:lang w:val="en-US"/>
              </w:rPr>
            </w:pPr>
            <w:ins w:id="243" w:author="United Kingdom" w:date="2024-07-23T16:45:00Z">
              <w:r>
                <w:rPr>
                  <w:lang w:val="en-US"/>
                </w:rPr>
                <w:t>630</w:t>
              </w:r>
            </w:ins>
          </w:p>
        </w:tc>
        <w:tc>
          <w:tcPr>
            <w:tcW w:w="441" w:type="pct"/>
          </w:tcPr>
          <w:p w14:paraId="75750BC7" w14:textId="77777777" w:rsidR="00CE0E58" w:rsidRPr="00670040" w:rsidRDefault="00CE0E58" w:rsidP="00B60C48">
            <w:pPr>
              <w:pStyle w:val="Tabletext"/>
              <w:spacing w:before="20" w:after="20"/>
              <w:jc w:val="center"/>
              <w:rPr>
                <w:ins w:id="244" w:author="United Kingdom" w:date="2024-07-23T16:45:00Z"/>
                <w:lang w:val="en-US"/>
              </w:rPr>
            </w:pPr>
            <w:ins w:id="245" w:author="United Kingdom" w:date="2024-07-23T16:45:00Z">
              <w:r>
                <w:rPr>
                  <w:lang w:val="en-US"/>
                </w:rPr>
                <w:t>630</w:t>
              </w:r>
            </w:ins>
          </w:p>
        </w:tc>
        <w:tc>
          <w:tcPr>
            <w:tcW w:w="427" w:type="pct"/>
          </w:tcPr>
          <w:p w14:paraId="2651CF19" w14:textId="77777777" w:rsidR="00CE0E58" w:rsidRPr="00670040" w:rsidRDefault="00CE0E58" w:rsidP="00B60C48">
            <w:pPr>
              <w:pStyle w:val="Tabletext"/>
              <w:spacing w:before="20" w:after="20"/>
              <w:jc w:val="center"/>
              <w:rPr>
                <w:ins w:id="246" w:author="United Kingdom" w:date="2024-07-23T16:45:00Z"/>
                <w:lang w:val="en-US"/>
              </w:rPr>
            </w:pPr>
            <w:ins w:id="247" w:author="United Kingdom" w:date="2024-07-23T16:45:00Z">
              <w:r>
                <w:rPr>
                  <w:lang w:val="en-US"/>
                </w:rPr>
                <w:t>630</w:t>
              </w:r>
            </w:ins>
          </w:p>
        </w:tc>
        <w:tc>
          <w:tcPr>
            <w:tcW w:w="483" w:type="pct"/>
          </w:tcPr>
          <w:p w14:paraId="2B82CB06" w14:textId="77777777" w:rsidR="00CE0E58" w:rsidRPr="00670040" w:rsidRDefault="00CE0E58" w:rsidP="00B60C48">
            <w:pPr>
              <w:pStyle w:val="Tabletext"/>
              <w:spacing w:before="20" w:after="20"/>
              <w:jc w:val="center"/>
              <w:rPr>
                <w:ins w:id="248" w:author="United Kingdom" w:date="2024-07-23T16:45:00Z"/>
                <w:lang w:val="en-US"/>
              </w:rPr>
            </w:pPr>
            <w:ins w:id="249" w:author="United Kingdom" w:date="2024-07-23T16:45:00Z">
              <w:r>
                <w:rPr>
                  <w:lang w:val="en-US"/>
                </w:rPr>
                <w:t>630</w:t>
              </w:r>
            </w:ins>
          </w:p>
        </w:tc>
        <w:tc>
          <w:tcPr>
            <w:tcW w:w="537" w:type="pct"/>
          </w:tcPr>
          <w:p w14:paraId="53B36FF5" w14:textId="77777777" w:rsidR="00CE0E58" w:rsidRPr="00670040" w:rsidRDefault="00CE0E58" w:rsidP="00B60C48">
            <w:pPr>
              <w:pStyle w:val="Tabletext"/>
              <w:spacing w:before="20" w:after="20"/>
              <w:jc w:val="center"/>
              <w:rPr>
                <w:ins w:id="250" w:author="United Kingdom" w:date="2024-07-23T16:45:00Z"/>
                <w:lang w:val="en-US"/>
              </w:rPr>
            </w:pPr>
            <w:ins w:id="251" w:author="United Kingdom" w:date="2024-07-23T16:45:00Z">
              <w:r>
                <w:rPr>
                  <w:lang w:val="en-US"/>
                </w:rPr>
                <w:t>630</w:t>
              </w:r>
            </w:ins>
          </w:p>
        </w:tc>
        <w:tc>
          <w:tcPr>
            <w:tcW w:w="538" w:type="pct"/>
            <w:gridSpan w:val="2"/>
          </w:tcPr>
          <w:p w14:paraId="25DAEE7C" w14:textId="77777777" w:rsidR="00CE0E58" w:rsidRPr="00670040" w:rsidRDefault="00CE0E58" w:rsidP="00B60C48">
            <w:pPr>
              <w:pStyle w:val="Tabletext"/>
              <w:spacing w:before="20" w:after="20"/>
              <w:jc w:val="center"/>
              <w:rPr>
                <w:ins w:id="252" w:author="United Kingdom" w:date="2024-07-23T16:45:00Z"/>
                <w:lang w:val="en-US"/>
              </w:rPr>
            </w:pPr>
            <w:ins w:id="253" w:author="United Kingdom" w:date="2024-07-23T16:45:00Z">
              <w:r>
                <w:rPr>
                  <w:lang w:val="en-US"/>
                </w:rPr>
                <w:t>630</w:t>
              </w:r>
            </w:ins>
          </w:p>
        </w:tc>
      </w:tr>
      <w:tr w:rsidR="00CE0E58" w:rsidRPr="001316E2" w14:paraId="6DEBB070" w14:textId="77777777" w:rsidTr="00D27B8F">
        <w:trPr>
          <w:gridAfter w:val="1"/>
          <w:wAfter w:w="98" w:type="pct"/>
          <w:cantSplit/>
        </w:trPr>
        <w:tc>
          <w:tcPr>
            <w:tcW w:w="4902" w:type="pct"/>
            <w:gridSpan w:val="10"/>
            <w:tcBorders>
              <w:left w:val="nil"/>
              <w:bottom w:val="nil"/>
              <w:right w:val="nil"/>
            </w:tcBorders>
          </w:tcPr>
          <w:p w14:paraId="0A1EA5F2" w14:textId="77777777" w:rsidR="00CE0E58" w:rsidRPr="00670040" w:rsidDel="00C13610" w:rsidRDefault="00CE0E58" w:rsidP="00B60C48">
            <w:pPr>
              <w:pStyle w:val="Tabletext"/>
              <w:rPr>
                <w:del w:id="254" w:author="United Kingdom" w:date="2024-07-23T16:45:00Z"/>
                <w:lang w:val="en-US"/>
              </w:rPr>
            </w:pPr>
            <w:del w:id="255" w:author="United Kingdom" w:date="2024-07-23T16:45:00Z">
              <w:r w:rsidRPr="00670040" w:rsidDel="00C13610">
                <w:rPr>
                  <w:vertAlign w:val="superscript"/>
                  <w:lang w:val="en-US"/>
                </w:rPr>
                <w:delText>(1)</w:delText>
              </w:r>
              <w:r w:rsidRPr="00670040" w:rsidDel="00C13610">
                <w:rPr>
                  <w:lang w:val="en-US"/>
                </w:rPr>
                <w:tab/>
                <w:delText>Nominal value for first and second generation satellites.</w:delText>
              </w:r>
            </w:del>
          </w:p>
          <w:p w14:paraId="54D0EB9C" w14:textId="77777777" w:rsidR="00CE0E58" w:rsidRPr="00670040" w:rsidRDefault="00CE0E58" w:rsidP="00B60C48">
            <w:pPr>
              <w:pStyle w:val="Tabletext"/>
            </w:pPr>
            <w:r w:rsidRPr="00670040">
              <w:t>NOTE 1 – See the legend for special terms and symbols at the end of Table 4.</w:t>
            </w:r>
          </w:p>
        </w:tc>
      </w:tr>
    </w:tbl>
    <w:p w14:paraId="05DCA0B1" w14:textId="77777777" w:rsidR="00CE0E58" w:rsidRDefault="00CE0E58" w:rsidP="00183118">
      <w:pPr>
        <w:keepNext/>
        <w:spacing w:before="560" w:after="120"/>
        <w:jc w:val="center"/>
        <w:rPr>
          <w:rFonts w:eastAsia="SimSun"/>
          <w:caps/>
          <w:sz w:val="20"/>
        </w:rPr>
        <w:sectPr w:rsidR="00CE0E58" w:rsidSect="00CE0E58">
          <w:headerReference w:type="even" r:id="rId15"/>
          <w:headerReference w:type="default" r:id="rId16"/>
          <w:footerReference w:type="default" r:id="rId17"/>
          <w:headerReference w:type="first" r:id="rId18"/>
          <w:pgSz w:w="16834" w:h="11907" w:orient="landscape" w:code="9"/>
          <w:pgMar w:top="1134" w:right="1418" w:bottom="1134" w:left="1134" w:header="720" w:footer="482" w:gutter="0"/>
          <w:paperSrc w:first="15" w:other="15"/>
          <w:cols w:space="720"/>
          <w:docGrid w:linePitch="326"/>
        </w:sectPr>
      </w:pPr>
    </w:p>
    <w:p w14:paraId="7C0D5E45" w14:textId="77777777" w:rsidR="00CE0E58" w:rsidRPr="00E8684F" w:rsidRDefault="00CE0E58" w:rsidP="006A7D0B">
      <w:pPr>
        <w:pStyle w:val="TableNo"/>
        <w:spacing w:before="240"/>
        <w:rPr>
          <w:rFonts w:eastAsia="SimSun"/>
        </w:rPr>
      </w:pPr>
      <w:r w:rsidRPr="00E8684F">
        <w:rPr>
          <w:rFonts w:eastAsia="SimSun"/>
        </w:rPr>
        <w:lastRenderedPageBreak/>
        <w:t>TABLE 3</w:t>
      </w:r>
    </w:p>
    <w:p w14:paraId="27E67135" w14:textId="77777777" w:rsidR="00CE0E58" w:rsidRPr="00E8684F" w:rsidRDefault="00CE0E58" w:rsidP="00D54F8A">
      <w:pPr>
        <w:pStyle w:val="Tabletitle"/>
        <w:rPr>
          <w:rFonts w:eastAsia="SimSun"/>
        </w:rPr>
      </w:pPr>
      <w:r w:rsidRPr="00E8684F">
        <w:rPr>
          <w:rFonts w:eastAsia="SimSun"/>
        </w:rPr>
        <w:t>National/regional GSO system overview</w:t>
      </w:r>
    </w:p>
    <w:tbl>
      <w:tblPr>
        <w:tblW w:w="101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Change w:id="256" w:author="United Kingdom" w:date="2024-07-23T16:36:00Z">
          <w:tblPr>
            <w:tblW w:w="112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PrChange>
      </w:tblPr>
      <w:tblGrid>
        <w:gridCol w:w="11"/>
        <w:gridCol w:w="2343"/>
        <w:gridCol w:w="1446"/>
        <w:gridCol w:w="1827"/>
        <w:gridCol w:w="2285"/>
        <w:gridCol w:w="2281"/>
        <w:tblGridChange w:id="257">
          <w:tblGrid>
            <w:gridCol w:w="11"/>
            <w:gridCol w:w="1"/>
            <w:gridCol w:w="2342"/>
            <w:gridCol w:w="249"/>
            <w:gridCol w:w="266"/>
            <w:gridCol w:w="931"/>
            <w:gridCol w:w="402"/>
            <w:gridCol w:w="430"/>
            <w:gridCol w:w="995"/>
            <w:gridCol w:w="595"/>
            <w:gridCol w:w="637"/>
            <w:gridCol w:w="1053"/>
            <w:gridCol w:w="834"/>
            <w:gridCol w:w="893"/>
            <w:gridCol w:w="554"/>
            <w:gridCol w:w="1075"/>
            <w:gridCol w:w="1151"/>
          </w:tblGrid>
        </w:tblGridChange>
      </w:tblGrid>
      <w:tr w:rsidR="00CE0E58" w14:paraId="10B600EF" w14:textId="77777777" w:rsidTr="00E32D47">
        <w:trPr>
          <w:gridBefore w:val="1"/>
          <w:wBefore w:w="11" w:type="dxa"/>
          <w:cantSplit/>
          <w:trHeight w:val="289"/>
          <w:jc w:val="center"/>
          <w:trPrChange w:id="258" w:author="United Kingdom" w:date="2024-07-23T16:36:00Z">
            <w:trPr>
              <w:gridBefore w:val="2"/>
              <w:gridAfter w:val="0"/>
              <w:wBefore w:w="12" w:type="dxa"/>
              <w:cantSplit/>
              <w:trHeight w:val="324"/>
              <w:jc w:val="center"/>
            </w:trPr>
          </w:trPrChange>
        </w:trPr>
        <w:tc>
          <w:tcPr>
            <w:tcW w:w="2343" w:type="dxa"/>
            <w:tcBorders>
              <w:top w:val="nil"/>
              <w:left w:val="nil"/>
              <w:bottom w:val="nil"/>
              <w:right w:val="single" w:sz="4" w:space="0" w:color="auto"/>
            </w:tcBorders>
            <w:tcMar>
              <w:left w:w="108" w:type="dxa"/>
              <w:right w:w="108" w:type="dxa"/>
            </w:tcMar>
            <w:tcPrChange w:id="259" w:author="United Kingdom" w:date="2024-07-23T16:36:00Z">
              <w:tcPr>
                <w:tcW w:w="2591" w:type="dxa"/>
                <w:gridSpan w:val="2"/>
                <w:tcBorders>
                  <w:top w:val="nil"/>
                  <w:left w:val="nil"/>
                  <w:bottom w:val="nil"/>
                  <w:right w:val="single" w:sz="4" w:space="0" w:color="auto"/>
                </w:tcBorders>
                <w:tcMar>
                  <w:left w:w="108" w:type="dxa"/>
                  <w:right w:w="108" w:type="dxa"/>
                </w:tcMar>
              </w:tcPr>
            </w:tcPrChange>
          </w:tcPr>
          <w:p w14:paraId="4E91C6B6" w14:textId="77777777" w:rsidR="00CE0E58" w:rsidRPr="00E8684F" w:rsidRDefault="00CE0E58" w:rsidP="00A45B1C">
            <w:pPr>
              <w:spacing w:before="40" w:after="40"/>
            </w:pPr>
          </w:p>
        </w:tc>
        <w:tc>
          <w:tcPr>
            <w:tcW w:w="1446" w:type="dxa"/>
            <w:vMerge w:val="restart"/>
            <w:tcBorders>
              <w:left w:val="single" w:sz="4" w:space="0" w:color="auto"/>
            </w:tcBorders>
            <w:tcMar>
              <w:left w:w="108" w:type="dxa"/>
              <w:right w:w="108" w:type="dxa"/>
            </w:tcMar>
            <w:vAlign w:val="center"/>
            <w:tcPrChange w:id="260" w:author="United Kingdom" w:date="2024-07-23T16:36:00Z">
              <w:tcPr>
                <w:tcW w:w="1599" w:type="dxa"/>
                <w:gridSpan w:val="3"/>
                <w:vMerge w:val="restart"/>
                <w:tcBorders>
                  <w:left w:val="single" w:sz="4" w:space="0" w:color="auto"/>
                </w:tcBorders>
                <w:tcMar>
                  <w:left w:w="108" w:type="dxa"/>
                  <w:right w:w="108" w:type="dxa"/>
                </w:tcMar>
                <w:vAlign w:val="center"/>
              </w:tcPr>
            </w:tcPrChange>
          </w:tcPr>
          <w:p w14:paraId="49810065" w14:textId="77777777" w:rsidR="00CE0E58" w:rsidRDefault="00CE0E58" w:rsidP="00A45B1C">
            <w:pPr>
              <w:pStyle w:val="Tablehead"/>
              <w:rPr>
                <w:lang w:val="en-US"/>
              </w:rPr>
            </w:pPr>
            <w:smartTag w:uri="urn:schemas-microsoft-com:office:smarttags" w:element="place">
              <w:smartTag w:uri="urn:schemas-microsoft-com:office:smarttags" w:element="country-region">
                <w:r>
                  <w:rPr>
                    <w:lang w:val="en-US"/>
                  </w:rPr>
                  <w:t>Australia</w:t>
                </w:r>
              </w:smartTag>
            </w:smartTag>
          </w:p>
        </w:tc>
        <w:tc>
          <w:tcPr>
            <w:tcW w:w="1827" w:type="dxa"/>
            <w:vMerge w:val="restart"/>
            <w:tcMar>
              <w:left w:w="108" w:type="dxa"/>
              <w:right w:w="108" w:type="dxa"/>
            </w:tcMar>
            <w:vAlign w:val="center"/>
            <w:tcPrChange w:id="261" w:author="United Kingdom" w:date="2024-07-23T16:36:00Z">
              <w:tcPr>
                <w:tcW w:w="2020" w:type="dxa"/>
                <w:gridSpan w:val="3"/>
                <w:vMerge w:val="restart"/>
                <w:tcMar>
                  <w:left w:w="108" w:type="dxa"/>
                  <w:right w:w="108" w:type="dxa"/>
                </w:tcMar>
                <w:vAlign w:val="center"/>
              </w:tcPr>
            </w:tcPrChange>
          </w:tcPr>
          <w:p w14:paraId="74F8F915" w14:textId="77777777" w:rsidR="00CE0E58" w:rsidRDefault="00CE0E58" w:rsidP="00A45B1C">
            <w:pPr>
              <w:pStyle w:val="Tablehead"/>
              <w:rPr>
                <w:lang w:val="en-US"/>
              </w:rPr>
            </w:pPr>
            <w:smartTag w:uri="urn:schemas-microsoft-com:office:smarttags" w:element="country-region">
              <w:r>
                <w:rPr>
                  <w:lang w:val="en-US"/>
                </w:rPr>
                <w:t>Canada</w:t>
              </w:r>
            </w:smartTag>
            <w:r>
              <w:rPr>
                <w:lang w:val="en-US"/>
              </w:rPr>
              <w:t>/</w:t>
            </w:r>
            <w:r>
              <w:rPr>
                <w:lang w:val="en-US"/>
              </w:rPr>
              <w:br/>
            </w:r>
            <w:smartTag w:uri="urn:schemas-microsoft-com:office:smarttags" w:element="place">
              <w:smartTag w:uri="urn:schemas-microsoft-com:office:smarttags" w:element="country-region">
                <w:r>
                  <w:rPr>
                    <w:lang w:val="en-US"/>
                  </w:rPr>
                  <w:t xml:space="preserve">United States </w:t>
                </w:r>
                <w:r>
                  <w:rPr>
                    <w:lang w:val="en-US"/>
                  </w:rPr>
                  <w:br/>
                  <w:t>of America</w:t>
                </w:r>
              </w:smartTag>
            </w:smartTag>
          </w:p>
        </w:tc>
        <w:tc>
          <w:tcPr>
            <w:tcW w:w="2283" w:type="dxa"/>
            <w:tcMar>
              <w:left w:w="108" w:type="dxa"/>
              <w:right w:w="108" w:type="dxa"/>
            </w:tcMar>
            <w:vAlign w:val="center"/>
            <w:tcPrChange w:id="262" w:author="United Kingdom" w:date="2024-07-23T16:36:00Z">
              <w:tcPr>
                <w:tcW w:w="2524" w:type="dxa"/>
                <w:gridSpan w:val="3"/>
                <w:tcMar>
                  <w:left w:w="108" w:type="dxa"/>
                  <w:right w:w="108" w:type="dxa"/>
                </w:tcMar>
                <w:vAlign w:val="center"/>
              </w:tcPr>
            </w:tcPrChange>
          </w:tcPr>
          <w:p w14:paraId="0E788508" w14:textId="77777777" w:rsidR="00CE0E58" w:rsidRDefault="00CE0E58" w:rsidP="00A45B1C">
            <w:pPr>
              <w:pStyle w:val="Tablehead"/>
              <w:rPr>
                <w:lang w:val="es-ES_tradnl"/>
              </w:rPr>
            </w:pPr>
            <w:proofErr w:type="spellStart"/>
            <w:r>
              <w:rPr>
                <w:lang w:val="es-ES_tradnl"/>
              </w:rPr>
              <w:t>Japan</w:t>
            </w:r>
            <w:proofErr w:type="spellEnd"/>
          </w:p>
        </w:tc>
        <w:tc>
          <w:tcPr>
            <w:tcW w:w="2281" w:type="dxa"/>
            <w:vMerge w:val="restart"/>
            <w:tcPrChange w:id="263" w:author="United Kingdom" w:date="2024-07-23T16:36:00Z">
              <w:tcPr>
                <w:tcW w:w="2522" w:type="dxa"/>
                <w:gridSpan w:val="3"/>
                <w:vMerge w:val="restart"/>
              </w:tcPr>
            </w:tcPrChange>
          </w:tcPr>
          <w:p w14:paraId="409434AF" w14:textId="77777777" w:rsidR="00CE0E58" w:rsidRPr="003437C1" w:rsidRDefault="00CE0E58" w:rsidP="00A45B1C">
            <w:pPr>
              <w:pStyle w:val="Tablehead"/>
              <w:rPr>
                <w:vertAlign w:val="superscript"/>
                <w:lang w:val="es-ES_tradnl"/>
                <w:rPrChange w:id="264" w:author="United Kingdom" w:date="2024-07-23T16:36:00Z">
                  <w:rPr>
                    <w:lang w:val="es-ES_tradnl"/>
                  </w:rPr>
                </w:rPrChange>
              </w:rPr>
            </w:pPr>
            <w:proofErr w:type="spellStart"/>
            <w:ins w:id="265" w:author="United Kingdom" w:date="2024-07-23T16:35:00Z">
              <w:r>
                <w:rPr>
                  <w:lang w:val="es-ES_tradnl"/>
                </w:rPr>
                <w:t>Europe</w:t>
              </w:r>
            </w:ins>
            <w:proofErr w:type="spellEnd"/>
            <w:ins w:id="266" w:author="United Kingdom" w:date="2024-07-23T16:36:00Z">
              <w:r>
                <w:rPr>
                  <w:lang w:val="es-ES_tradnl"/>
                </w:rPr>
                <w:t xml:space="preserve"> </w:t>
              </w:r>
              <w:r>
                <w:rPr>
                  <w:vertAlign w:val="superscript"/>
                  <w:lang w:val="es-ES_tradnl"/>
                </w:rPr>
                <w:t>(3)</w:t>
              </w:r>
            </w:ins>
          </w:p>
        </w:tc>
      </w:tr>
      <w:tr w:rsidR="00CE0E58" w14:paraId="37FBA537" w14:textId="77777777" w:rsidTr="00E32D47">
        <w:trPr>
          <w:cantSplit/>
          <w:trHeight w:val="289"/>
          <w:jc w:val="center"/>
          <w:trPrChange w:id="267" w:author="United Kingdom" w:date="2024-07-23T16:36:00Z">
            <w:trPr>
              <w:gridAfter w:val="0"/>
              <w:cantSplit/>
              <w:trHeight w:val="324"/>
              <w:jc w:val="center"/>
            </w:trPr>
          </w:trPrChange>
        </w:trPr>
        <w:tc>
          <w:tcPr>
            <w:tcW w:w="2354" w:type="dxa"/>
            <w:gridSpan w:val="2"/>
            <w:tcBorders>
              <w:top w:val="nil"/>
              <w:left w:val="nil"/>
              <w:right w:val="single" w:sz="4" w:space="0" w:color="auto"/>
            </w:tcBorders>
            <w:tcMar>
              <w:left w:w="108" w:type="dxa"/>
              <w:right w:w="108" w:type="dxa"/>
            </w:tcMar>
            <w:tcPrChange w:id="268" w:author="United Kingdom" w:date="2024-07-23T16:36:00Z">
              <w:tcPr>
                <w:tcW w:w="2603" w:type="dxa"/>
                <w:gridSpan w:val="4"/>
                <w:tcBorders>
                  <w:top w:val="nil"/>
                  <w:left w:val="nil"/>
                  <w:right w:val="single" w:sz="4" w:space="0" w:color="auto"/>
                </w:tcBorders>
                <w:tcMar>
                  <w:left w:w="108" w:type="dxa"/>
                  <w:right w:w="108" w:type="dxa"/>
                </w:tcMar>
              </w:tcPr>
            </w:tcPrChange>
          </w:tcPr>
          <w:p w14:paraId="314E7EC2" w14:textId="77777777" w:rsidR="00CE0E58" w:rsidRDefault="00CE0E58" w:rsidP="00A45B1C">
            <w:pPr>
              <w:spacing w:before="40" w:after="40"/>
              <w:rPr>
                <w:lang w:val="es-ES_tradnl"/>
              </w:rPr>
            </w:pPr>
          </w:p>
        </w:tc>
        <w:tc>
          <w:tcPr>
            <w:tcW w:w="1446" w:type="dxa"/>
            <w:vMerge/>
            <w:tcBorders>
              <w:left w:val="single" w:sz="4" w:space="0" w:color="auto"/>
            </w:tcBorders>
            <w:tcMar>
              <w:left w:w="108" w:type="dxa"/>
              <w:right w:w="108" w:type="dxa"/>
            </w:tcMar>
            <w:tcPrChange w:id="269" w:author="United Kingdom" w:date="2024-07-23T16:36:00Z">
              <w:tcPr>
                <w:tcW w:w="1599" w:type="dxa"/>
                <w:gridSpan w:val="3"/>
                <w:vMerge/>
                <w:tcBorders>
                  <w:left w:val="single" w:sz="4" w:space="0" w:color="auto"/>
                </w:tcBorders>
                <w:tcMar>
                  <w:left w:w="108" w:type="dxa"/>
                  <w:right w:w="108" w:type="dxa"/>
                </w:tcMar>
              </w:tcPr>
            </w:tcPrChange>
          </w:tcPr>
          <w:p w14:paraId="2B619937" w14:textId="77777777" w:rsidR="00CE0E58" w:rsidRDefault="00CE0E58" w:rsidP="00A45B1C">
            <w:pPr>
              <w:pStyle w:val="Tablehead"/>
              <w:rPr>
                <w:lang w:val="es-ES_tradnl"/>
              </w:rPr>
            </w:pPr>
          </w:p>
        </w:tc>
        <w:tc>
          <w:tcPr>
            <w:tcW w:w="1827" w:type="dxa"/>
            <w:vMerge/>
            <w:tcMar>
              <w:left w:w="108" w:type="dxa"/>
              <w:right w:w="108" w:type="dxa"/>
            </w:tcMar>
            <w:tcPrChange w:id="270" w:author="United Kingdom" w:date="2024-07-23T16:36:00Z">
              <w:tcPr>
                <w:tcW w:w="2020" w:type="dxa"/>
                <w:gridSpan w:val="3"/>
                <w:vMerge/>
                <w:tcMar>
                  <w:left w:w="108" w:type="dxa"/>
                  <w:right w:w="108" w:type="dxa"/>
                </w:tcMar>
              </w:tcPr>
            </w:tcPrChange>
          </w:tcPr>
          <w:p w14:paraId="5A3FAA6C" w14:textId="77777777" w:rsidR="00CE0E58" w:rsidRDefault="00CE0E58" w:rsidP="00A45B1C">
            <w:pPr>
              <w:pStyle w:val="Tablehead"/>
              <w:rPr>
                <w:lang w:val="es-ES_tradnl"/>
              </w:rPr>
            </w:pPr>
          </w:p>
        </w:tc>
        <w:tc>
          <w:tcPr>
            <w:tcW w:w="2283" w:type="dxa"/>
            <w:tcMar>
              <w:left w:w="108" w:type="dxa"/>
              <w:right w:w="108" w:type="dxa"/>
            </w:tcMar>
            <w:tcPrChange w:id="271" w:author="United Kingdom" w:date="2024-07-23T16:36:00Z">
              <w:tcPr>
                <w:tcW w:w="2524" w:type="dxa"/>
                <w:gridSpan w:val="3"/>
                <w:tcMar>
                  <w:left w:w="108" w:type="dxa"/>
                  <w:right w:w="108" w:type="dxa"/>
                </w:tcMar>
              </w:tcPr>
            </w:tcPrChange>
          </w:tcPr>
          <w:p w14:paraId="5779CA19" w14:textId="77777777" w:rsidR="00CE0E58" w:rsidRDefault="00CE0E58" w:rsidP="00A45B1C">
            <w:pPr>
              <w:pStyle w:val="Tablehead"/>
              <w:rPr>
                <w:lang w:val="es-ES_tradnl"/>
              </w:rPr>
            </w:pPr>
            <w:r>
              <w:rPr>
                <w:lang w:val="es-ES_tradnl"/>
              </w:rPr>
              <w:t>N-STAR</w:t>
            </w:r>
            <w:r>
              <w:rPr>
                <w:vertAlign w:val="superscript"/>
                <w:lang w:val="es-ES_tradnl"/>
              </w:rPr>
              <w:t>(1)</w:t>
            </w:r>
          </w:p>
        </w:tc>
        <w:tc>
          <w:tcPr>
            <w:tcW w:w="2281" w:type="dxa"/>
            <w:vMerge/>
            <w:tcPrChange w:id="272" w:author="United Kingdom" w:date="2024-07-23T16:36:00Z">
              <w:tcPr>
                <w:tcW w:w="2522" w:type="dxa"/>
                <w:gridSpan w:val="3"/>
                <w:vMerge/>
              </w:tcPr>
            </w:tcPrChange>
          </w:tcPr>
          <w:p w14:paraId="764B0B41" w14:textId="77777777" w:rsidR="00CE0E58" w:rsidRDefault="00CE0E58" w:rsidP="00A45B1C">
            <w:pPr>
              <w:pStyle w:val="Tablehead"/>
              <w:rPr>
                <w:lang w:val="es-ES_tradnl"/>
              </w:rPr>
            </w:pPr>
          </w:p>
        </w:tc>
      </w:tr>
      <w:tr w:rsidR="00CE0E58" w14:paraId="5EDED800" w14:textId="77777777" w:rsidTr="00E32D47">
        <w:tblPrEx>
          <w:tblPrExChange w:id="273" w:author="United Kingdom" w:date="2024-07-23T16:36:00Z">
            <w:tblPrEx>
              <w:tblW w:w="9639" w:type="dxa"/>
            </w:tblPrEx>
          </w:tblPrExChange>
        </w:tblPrEx>
        <w:trPr>
          <w:cantSplit/>
          <w:trHeight w:val="448"/>
          <w:jc w:val="center"/>
          <w:trPrChange w:id="274" w:author="United Kingdom" w:date="2024-07-23T16:36:00Z">
            <w:trPr>
              <w:cantSplit/>
              <w:jc w:val="center"/>
            </w:trPr>
          </w:trPrChange>
        </w:trPr>
        <w:tc>
          <w:tcPr>
            <w:tcW w:w="2354" w:type="dxa"/>
            <w:gridSpan w:val="2"/>
            <w:tcMar>
              <w:left w:w="108" w:type="dxa"/>
              <w:right w:w="108" w:type="dxa"/>
            </w:tcMar>
            <w:tcPrChange w:id="275" w:author="United Kingdom" w:date="2024-07-23T16:36:00Z">
              <w:tcPr>
                <w:tcW w:w="2871" w:type="dxa"/>
                <w:gridSpan w:val="5"/>
                <w:tcMar>
                  <w:left w:w="108" w:type="dxa"/>
                  <w:right w:w="108" w:type="dxa"/>
                </w:tcMar>
              </w:tcPr>
            </w:tcPrChange>
          </w:tcPr>
          <w:p w14:paraId="4BFDF856" w14:textId="77777777" w:rsidR="00CE0E58" w:rsidRDefault="00CE0E58" w:rsidP="00A45B1C">
            <w:pPr>
              <w:pStyle w:val="Tabletext"/>
              <w:rPr>
                <w:lang w:val="en-US"/>
              </w:rPr>
            </w:pPr>
            <w:r>
              <w:rPr>
                <w:lang w:val="en-US"/>
              </w:rPr>
              <w:t>Service</w:t>
            </w:r>
          </w:p>
        </w:tc>
        <w:tc>
          <w:tcPr>
            <w:tcW w:w="1446" w:type="dxa"/>
            <w:tcMar>
              <w:left w:w="108" w:type="dxa"/>
              <w:right w:w="108" w:type="dxa"/>
            </w:tcMar>
            <w:tcPrChange w:id="276" w:author="United Kingdom" w:date="2024-07-23T16:36:00Z">
              <w:tcPr>
                <w:tcW w:w="1759" w:type="dxa"/>
                <w:gridSpan w:val="3"/>
                <w:tcMar>
                  <w:left w:w="108" w:type="dxa"/>
                  <w:right w:w="108" w:type="dxa"/>
                </w:tcMar>
              </w:tcPr>
            </w:tcPrChange>
          </w:tcPr>
          <w:p w14:paraId="692CCE69" w14:textId="77777777" w:rsidR="00CE0E58" w:rsidRDefault="00CE0E58" w:rsidP="00A45B1C">
            <w:pPr>
              <w:pStyle w:val="Tabletext"/>
              <w:jc w:val="center"/>
              <w:rPr>
                <w:lang w:val="en-US"/>
              </w:rPr>
            </w:pPr>
            <w:r>
              <w:rPr>
                <w:lang w:val="en-US"/>
              </w:rPr>
              <w:t>MSS</w:t>
            </w:r>
          </w:p>
        </w:tc>
        <w:tc>
          <w:tcPr>
            <w:tcW w:w="1827" w:type="dxa"/>
            <w:tcMar>
              <w:left w:w="108" w:type="dxa"/>
              <w:right w:w="108" w:type="dxa"/>
            </w:tcMar>
            <w:tcPrChange w:id="277" w:author="United Kingdom" w:date="2024-07-23T16:36:00Z">
              <w:tcPr>
                <w:tcW w:w="2228" w:type="dxa"/>
                <w:gridSpan w:val="3"/>
                <w:tcMar>
                  <w:left w:w="108" w:type="dxa"/>
                  <w:right w:w="108" w:type="dxa"/>
                </w:tcMar>
              </w:tcPr>
            </w:tcPrChange>
          </w:tcPr>
          <w:p w14:paraId="76F783CF" w14:textId="77777777" w:rsidR="00CE0E58" w:rsidRDefault="00CE0E58" w:rsidP="00A45B1C">
            <w:pPr>
              <w:pStyle w:val="Tabletext"/>
              <w:jc w:val="center"/>
              <w:rPr>
                <w:lang w:val="en-US"/>
              </w:rPr>
            </w:pPr>
            <w:r>
              <w:rPr>
                <w:lang w:val="en-US"/>
              </w:rPr>
              <w:t>MSS</w:t>
            </w:r>
          </w:p>
        </w:tc>
        <w:tc>
          <w:tcPr>
            <w:tcW w:w="2283" w:type="dxa"/>
            <w:tcMar>
              <w:left w:w="108" w:type="dxa"/>
              <w:right w:w="108" w:type="dxa"/>
            </w:tcMar>
            <w:tcPrChange w:id="278" w:author="United Kingdom" w:date="2024-07-23T16:36:00Z">
              <w:tcPr>
                <w:tcW w:w="2781" w:type="dxa"/>
                <w:gridSpan w:val="3"/>
                <w:tcMar>
                  <w:left w:w="108" w:type="dxa"/>
                  <w:right w:w="108" w:type="dxa"/>
                </w:tcMar>
              </w:tcPr>
            </w:tcPrChange>
          </w:tcPr>
          <w:p w14:paraId="10888B19" w14:textId="77777777" w:rsidR="00CE0E58" w:rsidRDefault="00CE0E58" w:rsidP="00A45B1C">
            <w:pPr>
              <w:pStyle w:val="Tabletext"/>
              <w:jc w:val="center"/>
              <w:rPr>
                <w:lang w:val="en-US"/>
              </w:rPr>
            </w:pPr>
            <w:r>
              <w:rPr>
                <w:lang w:val="en-US"/>
              </w:rPr>
              <w:t>LMSS/</w:t>
            </w:r>
            <w:r>
              <w:rPr>
                <w:lang w:val="en-US"/>
              </w:rPr>
              <w:br/>
              <w:t>MMSS</w:t>
            </w:r>
          </w:p>
        </w:tc>
        <w:tc>
          <w:tcPr>
            <w:tcW w:w="2281" w:type="dxa"/>
            <w:tcPrChange w:id="279" w:author="United Kingdom" w:date="2024-07-23T16:36:00Z">
              <w:tcPr>
                <w:tcW w:w="2780" w:type="dxa"/>
                <w:gridSpan w:val="3"/>
              </w:tcPr>
            </w:tcPrChange>
          </w:tcPr>
          <w:p w14:paraId="614CEAF6" w14:textId="77777777" w:rsidR="00CE0E58" w:rsidRDefault="00CE0E58" w:rsidP="00A45B1C">
            <w:pPr>
              <w:pStyle w:val="Tabletext"/>
              <w:jc w:val="center"/>
              <w:rPr>
                <w:lang w:val="en-US"/>
              </w:rPr>
            </w:pPr>
            <w:ins w:id="280" w:author="United Kingdom" w:date="2024-07-23T16:36:00Z">
              <w:r>
                <w:rPr>
                  <w:lang w:val="en-US"/>
                </w:rPr>
                <w:t>AMSS</w:t>
              </w:r>
            </w:ins>
          </w:p>
        </w:tc>
      </w:tr>
      <w:tr w:rsidR="00CE0E58" w14:paraId="74E7ADE6" w14:textId="77777777" w:rsidTr="00E32D47">
        <w:tblPrEx>
          <w:tblPrExChange w:id="281" w:author="United Kingdom" w:date="2024-07-23T16:36:00Z">
            <w:tblPrEx>
              <w:tblW w:w="9639" w:type="dxa"/>
            </w:tblPrEx>
          </w:tblPrExChange>
        </w:tblPrEx>
        <w:trPr>
          <w:cantSplit/>
          <w:trHeight w:val="440"/>
          <w:jc w:val="center"/>
          <w:trPrChange w:id="282" w:author="United Kingdom" w:date="2024-07-23T16:36:00Z">
            <w:trPr>
              <w:cantSplit/>
              <w:jc w:val="center"/>
            </w:trPr>
          </w:trPrChange>
        </w:trPr>
        <w:tc>
          <w:tcPr>
            <w:tcW w:w="2354" w:type="dxa"/>
            <w:gridSpan w:val="2"/>
            <w:tcMar>
              <w:left w:w="108" w:type="dxa"/>
              <w:right w:w="108" w:type="dxa"/>
            </w:tcMar>
            <w:tcPrChange w:id="283" w:author="United Kingdom" w:date="2024-07-23T16:36:00Z">
              <w:tcPr>
                <w:tcW w:w="2871" w:type="dxa"/>
                <w:gridSpan w:val="5"/>
                <w:tcMar>
                  <w:left w:w="108" w:type="dxa"/>
                  <w:right w:w="108" w:type="dxa"/>
                </w:tcMar>
              </w:tcPr>
            </w:tcPrChange>
          </w:tcPr>
          <w:p w14:paraId="261162C6" w14:textId="77777777" w:rsidR="00CE0E58" w:rsidRDefault="00CE0E58" w:rsidP="00103088">
            <w:pPr>
              <w:pStyle w:val="Tabletext"/>
              <w:rPr>
                <w:lang w:val="en-US"/>
              </w:rPr>
            </w:pPr>
            <w:r>
              <w:rPr>
                <w:lang w:val="en-US"/>
              </w:rPr>
              <w:t xml:space="preserve">Typical mobile </w:t>
            </w:r>
            <w:ins w:id="284" w:author="United Kingdom" w:date="2024-09-27T17:06:00Z">
              <w:r>
                <w:rPr>
                  <w:lang w:val="en-US"/>
                </w:rPr>
                <w:t xml:space="preserve">earth </w:t>
              </w:r>
            </w:ins>
            <w:r>
              <w:rPr>
                <w:lang w:val="en-US"/>
              </w:rPr>
              <w:t>station antenna gain (</w:t>
            </w:r>
            <w:proofErr w:type="spellStart"/>
            <w:r>
              <w:rPr>
                <w:lang w:val="en-US"/>
              </w:rPr>
              <w:t>dBi</w:t>
            </w:r>
            <w:proofErr w:type="spellEnd"/>
            <w:r>
              <w:rPr>
                <w:lang w:val="en-US"/>
              </w:rPr>
              <w:t>)</w:t>
            </w:r>
          </w:p>
        </w:tc>
        <w:tc>
          <w:tcPr>
            <w:tcW w:w="1446" w:type="dxa"/>
            <w:tcMar>
              <w:left w:w="108" w:type="dxa"/>
              <w:right w:w="108" w:type="dxa"/>
            </w:tcMar>
            <w:tcPrChange w:id="285" w:author="United Kingdom" w:date="2024-07-23T16:36:00Z">
              <w:tcPr>
                <w:tcW w:w="1759" w:type="dxa"/>
                <w:gridSpan w:val="3"/>
                <w:tcMar>
                  <w:left w:w="108" w:type="dxa"/>
                  <w:right w:w="108" w:type="dxa"/>
                </w:tcMar>
              </w:tcPr>
            </w:tcPrChange>
          </w:tcPr>
          <w:p w14:paraId="0407198E" w14:textId="77777777" w:rsidR="00CE0E58" w:rsidRDefault="00CE0E58" w:rsidP="00A45B1C">
            <w:pPr>
              <w:pStyle w:val="Tabletext"/>
              <w:jc w:val="center"/>
            </w:pPr>
            <w:r>
              <w:t>12</w:t>
            </w:r>
          </w:p>
        </w:tc>
        <w:tc>
          <w:tcPr>
            <w:tcW w:w="1827" w:type="dxa"/>
            <w:tcMar>
              <w:left w:w="108" w:type="dxa"/>
              <w:right w:w="108" w:type="dxa"/>
            </w:tcMar>
            <w:tcPrChange w:id="286" w:author="United Kingdom" w:date="2024-07-23T16:36:00Z">
              <w:tcPr>
                <w:tcW w:w="2228" w:type="dxa"/>
                <w:gridSpan w:val="3"/>
                <w:tcMar>
                  <w:left w:w="108" w:type="dxa"/>
                  <w:right w:w="108" w:type="dxa"/>
                </w:tcMar>
              </w:tcPr>
            </w:tcPrChange>
          </w:tcPr>
          <w:p w14:paraId="1F6C04F9" w14:textId="77777777" w:rsidR="00CE0E58" w:rsidRDefault="00CE0E58" w:rsidP="00A45B1C">
            <w:pPr>
              <w:pStyle w:val="Tabletext"/>
              <w:jc w:val="center"/>
              <w:rPr>
                <w:lang w:val="en-US"/>
              </w:rPr>
            </w:pPr>
            <w:r>
              <w:rPr>
                <w:lang w:val="en-US"/>
              </w:rPr>
              <w:t>8 to 13</w:t>
            </w:r>
            <w:r>
              <w:rPr>
                <w:lang w:val="en-US"/>
              </w:rPr>
              <w:br/>
              <w:t>0 to 4</w:t>
            </w:r>
          </w:p>
        </w:tc>
        <w:tc>
          <w:tcPr>
            <w:tcW w:w="2283" w:type="dxa"/>
            <w:tcMar>
              <w:left w:w="108" w:type="dxa"/>
              <w:right w:w="108" w:type="dxa"/>
            </w:tcMar>
            <w:tcPrChange w:id="287" w:author="United Kingdom" w:date="2024-07-23T16:36:00Z">
              <w:tcPr>
                <w:tcW w:w="2781" w:type="dxa"/>
                <w:gridSpan w:val="3"/>
                <w:tcMar>
                  <w:left w:w="108" w:type="dxa"/>
                  <w:right w:w="108" w:type="dxa"/>
                </w:tcMar>
              </w:tcPr>
            </w:tcPrChange>
          </w:tcPr>
          <w:p w14:paraId="0E079AA1" w14:textId="77777777" w:rsidR="00CE0E58" w:rsidRDefault="00CE0E58" w:rsidP="00A45B1C">
            <w:pPr>
              <w:pStyle w:val="Tabletext"/>
              <w:jc w:val="center"/>
              <w:rPr>
                <w:lang w:val="en-US"/>
              </w:rPr>
            </w:pPr>
            <w:r>
              <w:rPr>
                <w:lang w:val="en-US"/>
              </w:rPr>
              <w:t>To be determined</w:t>
            </w:r>
          </w:p>
        </w:tc>
        <w:tc>
          <w:tcPr>
            <w:tcW w:w="2281" w:type="dxa"/>
            <w:tcPrChange w:id="288" w:author="United Kingdom" w:date="2024-07-23T16:36:00Z">
              <w:tcPr>
                <w:tcW w:w="2780" w:type="dxa"/>
                <w:gridSpan w:val="3"/>
              </w:tcPr>
            </w:tcPrChange>
          </w:tcPr>
          <w:p w14:paraId="54C3C19E" w14:textId="77777777" w:rsidR="00CE0E58" w:rsidRDefault="00CE0E58" w:rsidP="00A45B1C">
            <w:pPr>
              <w:pStyle w:val="Tabletext"/>
              <w:jc w:val="center"/>
              <w:rPr>
                <w:lang w:val="en-US"/>
              </w:rPr>
            </w:pPr>
            <w:ins w:id="289" w:author="United Kingdom" w:date="2024-07-23T16:36:00Z">
              <w:r>
                <w:rPr>
                  <w:lang w:val="en-US"/>
                </w:rPr>
                <w:t>0 to 12</w:t>
              </w:r>
            </w:ins>
          </w:p>
        </w:tc>
      </w:tr>
      <w:tr w:rsidR="00CE0E58" w:rsidRPr="001316E2" w14:paraId="76B97D56" w14:textId="77777777" w:rsidTr="00E32D47">
        <w:tblPrEx>
          <w:tblPrExChange w:id="290" w:author="United Kingdom" w:date="2024-07-23T16:36:00Z">
            <w:tblPrEx>
              <w:tblW w:w="9639" w:type="dxa"/>
            </w:tblPrEx>
          </w:tblPrExChange>
        </w:tblPrEx>
        <w:trPr>
          <w:cantSplit/>
          <w:trHeight w:val="864"/>
          <w:jc w:val="center"/>
          <w:trPrChange w:id="291" w:author="United Kingdom" w:date="2024-07-23T16:36:00Z">
            <w:trPr>
              <w:cantSplit/>
              <w:jc w:val="center"/>
            </w:trPr>
          </w:trPrChange>
        </w:trPr>
        <w:tc>
          <w:tcPr>
            <w:tcW w:w="2354" w:type="dxa"/>
            <w:gridSpan w:val="2"/>
            <w:tcMar>
              <w:left w:w="108" w:type="dxa"/>
              <w:right w:w="108" w:type="dxa"/>
            </w:tcMar>
            <w:tcPrChange w:id="292" w:author="United Kingdom" w:date="2024-07-23T16:36:00Z">
              <w:tcPr>
                <w:tcW w:w="2871" w:type="dxa"/>
                <w:gridSpan w:val="5"/>
                <w:tcMar>
                  <w:left w:w="108" w:type="dxa"/>
                  <w:right w:w="108" w:type="dxa"/>
                </w:tcMar>
              </w:tcPr>
            </w:tcPrChange>
          </w:tcPr>
          <w:p w14:paraId="77075925" w14:textId="77777777" w:rsidR="00CE0E58" w:rsidRDefault="00CE0E58" w:rsidP="00AC4DAA">
            <w:pPr>
              <w:pStyle w:val="Tabletext"/>
              <w:rPr>
                <w:lang w:val="en-US"/>
              </w:rPr>
            </w:pPr>
            <w:r>
              <w:rPr>
                <w:lang w:val="en-US"/>
              </w:rPr>
              <w:t>Antenna type (example)</w:t>
            </w:r>
          </w:p>
        </w:tc>
        <w:tc>
          <w:tcPr>
            <w:tcW w:w="1446" w:type="dxa"/>
            <w:tcMar>
              <w:left w:w="108" w:type="dxa"/>
              <w:right w:w="108" w:type="dxa"/>
            </w:tcMar>
            <w:tcPrChange w:id="293" w:author="United Kingdom" w:date="2024-07-23T16:36:00Z">
              <w:tcPr>
                <w:tcW w:w="1759" w:type="dxa"/>
                <w:gridSpan w:val="3"/>
                <w:tcMar>
                  <w:left w:w="108" w:type="dxa"/>
                  <w:right w:w="108" w:type="dxa"/>
                </w:tcMar>
              </w:tcPr>
            </w:tcPrChange>
          </w:tcPr>
          <w:p w14:paraId="6FF3E5BC" w14:textId="77777777" w:rsidR="00CE0E58" w:rsidRDefault="00CE0E58" w:rsidP="00AC4DAA">
            <w:pPr>
              <w:pStyle w:val="Tabletext"/>
              <w:jc w:val="center"/>
              <w:rPr>
                <w:lang w:val="en-US"/>
              </w:rPr>
            </w:pPr>
            <w:r>
              <w:rPr>
                <w:lang w:val="en-US"/>
              </w:rPr>
              <w:t>To be determined</w:t>
            </w:r>
          </w:p>
        </w:tc>
        <w:tc>
          <w:tcPr>
            <w:tcW w:w="1827" w:type="dxa"/>
            <w:tcMar>
              <w:left w:w="108" w:type="dxa"/>
              <w:right w:w="108" w:type="dxa"/>
            </w:tcMar>
            <w:tcPrChange w:id="294" w:author="United Kingdom" w:date="2024-07-23T16:36:00Z">
              <w:tcPr>
                <w:tcW w:w="2228" w:type="dxa"/>
                <w:gridSpan w:val="3"/>
                <w:tcMar>
                  <w:left w:w="108" w:type="dxa"/>
                  <w:right w:w="108" w:type="dxa"/>
                </w:tcMar>
              </w:tcPr>
            </w:tcPrChange>
          </w:tcPr>
          <w:p w14:paraId="7AC162E4" w14:textId="77777777" w:rsidR="00CE0E58" w:rsidRDefault="00CE0E58" w:rsidP="00AC4DAA">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 w:val="left" w:pos="302"/>
              </w:tabs>
              <w:ind w:left="302" w:hanging="302"/>
              <w:rPr>
                <w:lang w:val="en-US"/>
              </w:rPr>
            </w:pPr>
            <w:r>
              <w:rPr>
                <w:lang w:val="en-US"/>
              </w:rPr>
              <w:t>–</w:t>
            </w:r>
            <w:r>
              <w:rPr>
                <w:lang w:val="en-US"/>
              </w:rPr>
              <w:tab/>
              <w:t>Electrically scanned phased array</w:t>
            </w:r>
          </w:p>
          <w:p w14:paraId="67FBBFEF" w14:textId="77777777" w:rsidR="00CE0E58" w:rsidRDefault="00CE0E58" w:rsidP="00AC4DAA">
            <w:pPr>
              <w:pStyle w:val="Tabletext"/>
              <w:tabs>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lang w:val="en-US"/>
              </w:rPr>
            </w:pPr>
            <w:r>
              <w:rPr>
                <w:lang w:val="en-US"/>
              </w:rPr>
              <w:t>–</w:t>
            </w:r>
            <w:r>
              <w:rPr>
                <w:lang w:val="en-US"/>
              </w:rPr>
              <w:tab/>
            </w:r>
            <w:r w:rsidRPr="00E90D9E">
              <w:rPr>
                <w:lang w:val="en-US"/>
              </w:rPr>
              <w:t>Mast type</w:t>
            </w:r>
          </w:p>
        </w:tc>
        <w:tc>
          <w:tcPr>
            <w:tcW w:w="2283" w:type="dxa"/>
            <w:tcMar>
              <w:left w:w="108" w:type="dxa"/>
              <w:right w:w="108" w:type="dxa"/>
            </w:tcMar>
            <w:tcPrChange w:id="295" w:author="United Kingdom" w:date="2024-07-23T16:36:00Z">
              <w:tcPr>
                <w:tcW w:w="2781" w:type="dxa"/>
                <w:gridSpan w:val="3"/>
                <w:tcMar>
                  <w:left w:w="108" w:type="dxa"/>
                  <w:right w:w="108" w:type="dxa"/>
                </w:tcMar>
              </w:tcPr>
            </w:tcPrChange>
          </w:tcPr>
          <w:p w14:paraId="3FFF1E73" w14:textId="77777777" w:rsidR="00CE0E58" w:rsidRDefault="00CE0E58" w:rsidP="00AC4DAA">
            <w:pPr>
              <w:pStyle w:val="Tabletext"/>
              <w:jc w:val="center"/>
              <w:rPr>
                <w:lang w:val="en-US"/>
              </w:rPr>
            </w:pPr>
            <w:r>
              <w:rPr>
                <w:lang w:val="en-US"/>
              </w:rPr>
              <w:t>To be determined</w:t>
            </w:r>
          </w:p>
        </w:tc>
        <w:tc>
          <w:tcPr>
            <w:tcW w:w="2281" w:type="dxa"/>
            <w:tcPrChange w:id="296" w:author="United Kingdom" w:date="2024-07-23T16:36:00Z">
              <w:tcPr>
                <w:tcW w:w="2780" w:type="dxa"/>
                <w:gridSpan w:val="3"/>
              </w:tcPr>
            </w:tcPrChange>
          </w:tcPr>
          <w:p w14:paraId="393FE776" w14:textId="77777777" w:rsidR="00CE0E58" w:rsidRDefault="00CE0E58" w:rsidP="006A7D0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451" w:hanging="302"/>
              <w:rPr>
                <w:ins w:id="297" w:author="United Kingdom" w:date="2024-07-23T16:36:00Z"/>
                <w:lang w:val="en-US"/>
              </w:rPr>
            </w:pPr>
            <w:ins w:id="298" w:author="United Kingdom" w:date="2024-07-23T16:36:00Z">
              <w:r>
                <w:rPr>
                  <w:lang w:val="en-US"/>
                </w:rPr>
                <w:t>–</w:t>
              </w:r>
              <w:r>
                <w:rPr>
                  <w:lang w:val="en-US"/>
                </w:rPr>
                <w:tab/>
                <w:t>Electrically scanned phased array</w:t>
              </w:r>
            </w:ins>
          </w:p>
          <w:p w14:paraId="639F70DB" w14:textId="047365EC" w:rsidR="00CE0E58" w:rsidRDefault="00CE0E58" w:rsidP="006A7D0B">
            <w:pPr>
              <w:pStyle w:val="Tabletext"/>
              <w:tabs>
                <w:tab w:val="clear" w:pos="567"/>
                <w:tab w:val="left" w:pos="451"/>
              </w:tabs>
              <w:ind w:left="167"/>
              <w:rPr>
                <w:lang w:val="en-US"/>
              </w:rPr>
              <w:pPrChange w:id="299" w:author="United Kingdom" w:date="2024-07-23T16:38:00Z">
                <w:pPr>
                  <w:pStyle w:val="Tabletext"/>
                  <w:jc w:val="center"/>
                </w:pPr>
              </w:pPrChange>
            </w:pPr>
            <w:ins w:id="300" w:author="United Kingdom" w:date="2024-07-23T16:36:00Z">
              <w:r>
                <w:rPr>
                  <w:lang w:val="en-US"/>
                </w:rPr>
                <w:t>–</w:t>
              </w:r>
              <w:r>
                <w:rPr>
                  <w:lang w:val="en-US"/>
                </w:rPr>
                <w:tab/>
              </w:r>
            </w:ins>
            <w:ins w:id="301" w:author="Fernandez Jimenez, Virginia" w:date="2024-10-01T10:49:00Z" w16du:dateUtc="2024-10-01T08:49:00Z">
              <w:r w:rsidR="006A7D0B">
                <w:rPr>
                  <w:lang w:val="en-US"/>
                </w:rPr>
                <w:tab/>
              </w:r>
            </w:ins>
            <w:ins w:id="302" w:author="United Kingdom" w:date="2024-07-23T16:36:00Z">
              <w:r>
                <w:rPr>
                  <w:lang w:val="en-US"/>
                </w:rPr>
                <w:t>Crossed-dipole</w:t>
              </w:r>
            </w:ins>
          </w:p>
        </w:tc>
      </w:tr>
      <w:tr w:rsidR="00CE0E58" w14:paraId="7486B28B" w14:textId="77777777" w:rsidTr="00E32D47">
        <w:tblPrEx>
          <w:tblPrExChange w:id="303" w:author="United Kingdom" w:date="2024-07-23T16:36:00Z">
            <w:tblPrEx>
              <w:tblW w:w="9639" w:type="dxa"/>
            </w:tblPrEx>
          </w:tblPrExChange>
        </w:tblPrEx>
        <w:trPr>
          <w:cantSplit/>
          <w:trHeight w:val="440"/>
          <w:jc w:val="center"/>
          <w:trPrChange w:id="304" w:author="United Kingdom" w:date="2024-07-23T16:36:00Z">
            <w:trPr>
              <w:cantSplit/>
              <w:jc w:val="center"/>
            </w:trPr>
          </w:trPrChange>
        </w:trPr>
        <w:tc>
          <w:tcPr>
            <w:tcW w:w="2354" w:type="dxa"/>
            <w:gridSpan w:val="2"/>
            <w:tcMar>
              <w:left w:w="108" w:type="dxa"/>
              <w:right w:w="108" w:type="dxa"/>
            </w:tcMar>
            <w:tcPrChange w:id="305" w:author="United Kingdom" w:date="2024-07-23T16:36:00Z">
              <w:tcPr>
                <w:tcW w:w="2871" w:type="dxa"/>
                <w:gridSpan w:val="5"/>
                <w:tcMar>
                  <w:left w:w="108" w:type="dxa"/>
                  <w:right w:w="108" w:type="dxa"/>
                </w:tcMar>
              </w:tcPr>
            </w:tcPrChange>
          </w:tcPr>
          <w:p w14:paraId="450A4F24" w14:textId="77777777" w:rsidR="00CE0E58" w:rsidRDefault="00CE0E58" w:rsidP="00AC4DAA">
            <w:pPr>
              <w:pStyle w:val="Tabletext"/>
              <w:rPr>
                <w:lang w:val="en-US"/>
              </w:rPr>
            </w:pPr>
            <w:r>
              <w:rPr>
                <w:lang w:val="en-US"/>
              </w:rPr>
              <w:t>Typical antenna size</w:t>
            </w:r>
          </w:p>
        </w:tc>
        <w:tc>
          <w:tcPr>
            <w:tcW w:w="1446" w:type="dxa"/>
            <w:tcMar>
              <w:left w:w="108" w:type="dxa"/>
              <w:right w:w="108" w:type="dxa"/>
            </w:tcMar>
            <w:tcPrChange w:id="306" w:author="United Kingdom" w:date="2024-07-23T16:36:00Z">
              <w:tcPr>
                <w:tcW w:w="1759" w:type="dxa"/>
                <w:gridSpan w:val="3"/>
                <w:tcMar>
                  <w:left w:w="108" w:type="dxa"/>
                  <w:right w:w="108" w:type="dxa"/>
                </w:tcMar>
              </w:tcPr>
            </w:tcPrChange>
          </w:tcPr>
          <w:p w14:paraId="378AFE82" w14:textId="77777777" w:rsidR="00CE0E58" w:rsidRDefault="00CE0E58" w:rsidP="00AC4DAA">
            <w:pPr>
              <w:pStyle w:val="Tabletext"/>
              <w:jc w:val="center"/>
              <w:rPr>
                <w:lang w:val="en-US"/>
              </w:rPr>
            </w:pPr>
            <w:r>
              <w:rPr>
                <w:lang w:val="en-US"/>
              </w:rPr>
              <w:t>To be determined</w:t>
            </w:r>
          </w:p>
        </w:tc>
        <w:tc>
          <w:tcPr>
            <w:tcW w:w="1827" w:type="dxa"/>
            <w:tcMar>
              <w:left w:w="108" w:type="dxa"/>
              <w:right w:w="108" w:type="dxa"/>
            </w:tcMar>
            <w:tcPrChange w:id="307" w:author="United Kingdom" w:date="2024-07-23T16:36:00Z">
              <w:tcPr>
                <w:tcW w:w="2228" w:type="dxa"/>
                <w:gridSpan w:val="3"/>
                <w:tcMar>
                  <w:left w:w="108" w:type="dxa"/>
                  <w:right w:w="108" w:type="dxa"/>
                </w:tcMar>
              </w:tcPr>
            </w:tcPrChange>
          </w:tcPr>
          <w:p w14:paraId="6A528050" w14:textId="77777777" w:rsidR="00CE0E58" w:rsidRDefault="00CE0E58" w:rsidP="00AC4DAA">
            <w:pPr>
              <w:pStyle w:val="Tabletext"/>
              <w:jc w:val="center"/>
              <w:rPr>
                <w:lang w:val="en-US"/>
              </w:rPr>
            </w:pPr>
            <w:r>
              <w:rPr>
                <w:lang w:val="en-US"/>
              </w:rPr>
              <w:t>25 to 50 cm</w:t>
            </w:r>
            <w:r>
              <w:rPr>
                <w:lang w:val="en-US"/>
              </w:rPr>
              <w:br/>
              <w:t>diameter</w:t>
            </w:r>
          </w:p>
        </w:tc>
        <w:tc>
          <w:tcPr>
            <w:tcW w:w="2283" w:type="dxa"/>
            <w:tcMar>
              <w:left w:w="108" w:type="dxa"/>
              <w:right w:w="108" w:type="dxa"/>
            </w:tcMar>
            <w:tcPrChange w:id="308" w:author="United Kingdom" w:date="2024-07-23T16:36:00Z">
              <w:tcPr>
                <w:tcW w:w="2781" w:type="dxa"/>
                <w:gridSpan w:val="3"/>
                <w:tcMar>
                  <w:left w:w="108" w:type="dxa"/>
                  <w:right w:w="108" w:type="dxa"/>
                </w:tcMar>
              </w:tcPr>
            </w:tcPrChange>
          </w:tcPr>
          <w:p w14:paraId="7A117B04" w14:textId="77777777" w:rsidR="00CE0E58" w:rsidRDefault="00CE0E58" w:rsidP="00AC4DAA">
            <w:pPr>
              <w:pStyle w:val="Tabletext"/>
              <w:jc w:val="center"/>
              <w:rPr>
                <w:lang w:val="en-US"/>
              </w:rPr>
            </w:pPr>
            <w:r>
              <w:rPr>
                <w:lang w:val="en-US"/>
              </w:rPr>
              <w:t>To be determined</w:t>
            </w:r>
          </w:p>
        </w:tc>
        <w:tc>
          <w:tcPr>
            <w:tcW w:w="2281" w:type="dxa"/>
            <w:tcPrChange w:id="309" w:author="United Kingdom" w:date="2024-07-23T16:36:00Z">
              <w:tcPr>
                <w:tcW w:w="2780" w:type="dxa"/>
                <w:gridSpan w:val="3"/>
              </w:tcPr>
            </w:tcPrChange>
          </w:tcPr>
          <w:p w14:paraId="0BA92F42" w14:textId="77777777" w:rsidR="00CE0E58" w:rsidRDefault="00CE0E58" w:rsidP="00AC4DAA">
            <w:pPr>
              <w:pStyle w:val="Tabletext"/>
              <w:jc w:val="center"/>
              <w:rPr>
                <w:lang w:val="en-US"/>
              </w:rPr>
            </w:pPr>
            <w:ins w:id="310" w:author="United Kingdom" w:date="2024-07-23T16:36:00Z">
              <w:r w:rsidRPr="006C6157">
                <w:rPr>
                  <w:lang w:val="en-US"/>
                </w:rPr>
                <w:t>15 to 25</w:t>
              </w:r>
              <w:r>
                <w:rPr>
                  <w:lang w:val="en-US"/>
                </w:rPr>
                <w:t xml:space="preserve"> </w:t>
              </w:r>
              <w:r w:rsidRPr="006C6157">
                <w:rPr>
                  <w:lang w:val="en-US"/>
                </w:rPr>
                <w:t>cm diameter</w:t>
              </w:r>
            </w:ins>
          </w:p>
        </w:tc>
      </w:tr>
      <w:tr w:rsidR="00CE0E58" w14:paraId="730AFD32" w14:textId="77777777" w:rsidTr="00E32D47">
        <w:tblPrEx>
          <w:tblPrExChange w:id="311" w:author="United Kingdom" w:date="2024-07-23T16:36:00Z">
            <w:tblPrEx>
              <w:tblW w:w="9639" w:type="dxa"/>
            </w:tblPrEx>
          </w:tblPrExChange>
        </w:tblPrEx>
        <w:trPr>
          <w:cantSplit/>
          <w:trHeight w:val="448"/>
          <w:jc w:val="center"/>
          <w:trPrChange w:id="312" w:author="United Kingdom" w:date="2024-07-23T16:36:00Z">
            <w:trPr>
              <w:cantSplit/>
              <w:jc w:val="center"/>
            </w:trPr>
          </w:trPrChange>
        </w:trPr>
        <w:tc>
          <w:tcPr>
            <w:tcW w:w="2354" w:type="dxa"/>
            <w:gridSpan w:val="2"/>
            <w:tcMar>
              <w:left w:w="108" w:type="dxa"/>
              <w:right w:w="108" w:type="dxa"/>
            </w:tcMar>
            <w:tcPrChange w:id="313" w:author="United Kingdom" w:date="2024-07-23T16:36:00Z">
              <w:tcPr>
                <w:tcW w:w="2871" w:type="dxa"/>
                <w:gridSpan w:val="5"/>
                <w:tcMar>
                  <w:left w:w="108" w:type="dxa"/>
                  <w:right w:w="108" w:type="dxa"/>
                </w:tcMar>
              </w:tcPr>
            </w:tcPrChange>
          </w:tcPr>
          <w:p w14:paraId="6E7C67D8" w14:textId="77777777" w:rsidR="00CE0E58" w:rsidRDefault="00CE0E58" w:rsidP="00AC4DAA">
            <w:pPr>
              <w:pStyle w:val="Tabletext"/>
              <w:rPr>
                <w:lang w:val="en-US"/>
              </w:rPr>
            </w:pPr>
            <w:r>
              <w:rPr>
                <w:lang w:val="en-US"/>
              </w:rPr>
              <w:t>Mobile earth station figure of merit (</w:t>
            </w:r>
            <w:r>
              <w:rPr>
                <w:i/>
                <w:lang w:val="en-US"/>
              </w:rPr>
              <w:t>G</w:t>
            </w:r>
            <w:r>
              <w:rPr>
                <w:lang w:val="en-US"/>
              </w:rPr>
              <w:t>/</w:t>
            </w:r>
            <w:r>
              <w:rPr>
                <w:i/>
                <w:lang w:val="en-US"/>
              </w:rPr>
              <w:t>T</w:t>
            </w:r>
            <w:r>
              <w:rPr>
                <w:lang w:val="en-US"/>
              </w:rPr>
              <w:t>) (dB(K</w:t>
            </w:r>
            <w:r>
              <w:rPr>
                <w:vertAlign w:val="superscript"/>
                <w:lang w:val="en-US"/>
              </w:rPr>
              <w:t>–1</w:t>
            </w:r>
            <w:r>
              <w:rPr>
                <w:lang w:val="en-US"/>
              </w:rPr>
              <w:t>))</w:t>
            </w:r>
          </w:p>
        </w:tc>
        <w:tc>
          <w:tcPr>
            <w:tcW w:w="1446" w:type="dxa"/>
            <w:tcMar>
              <w:left w:w="108" w:type="dxa"/>
              <w:right w:w="108" w:type="dxa"/>
            </w:tcMar>
            <w:tcPrChange w:id="314" w:author="United Kingdom" w:date="2024-07-23T16:36:00Z">
              <w:tcPr>
                <w:tcW w:w="1759" w:type="dxa"/>
                <w:gridSpan w:val="3"/>
                <w:tcMar>
                  <w:left w:w="108" w:type="dxa"/>
                  <w:right w:w="108" w:type="dxa"/>
                </w:tcMar>
              </w:tcPr>
            </w:tcPrChange>
          </w:tcPr>
          <w:p w14:paraId="35A8B24B" w14:textId="77777777" w:rsidR="00CE0E58" w:rsidRDefault="00CE0E58" w:rsidP="00AC4DAA">
            <w:pPr>
              <w:pStyle w:val="Tabletext"/>
              <w:jc w:val="center"/>
            </w:pPr>
            <w:r>
              <w:t>−13</w:t>
            </w:r>
          </w:p>
        </w:tc>
        <w:tc>
          <w:tcPr>
            <w:tcW w:w="1827" w:type="dxa"/>
            <w:tcMar>
              <w:left w:w="108" w:type="dxa"/>
              <w:right w:w="108" w:type="dxa"/>
            </w:tcMar>
            <w:tcPrChange w:id="315" w:author="United Kingdom" w:date="2024-07-23T16:36:00Z">
              <w:tcPr>
                <w:tcW w:w="2228" w:type="dxa"/>
                <w:gridSpan w:val="3"/>
                <w:tcMar>
                  <w:left w:w="108" w:type="dxa"/>
                  <w:right w:w="108" w:type="dxa"/>
                </w:tcMar>
              </w:tcPr>
            </w:tcPrChange>
          </w:tcPr>
          <w:p w14:paraId="23CCC595" w14:textId="77777777" w:rsidR="00CE0E58" w:rsidRDefault="00CE0E58" w:rsidP="00AC4DAA">
            <w:pPr>
              <w:pStyle w:val="Tabletext"/>
              <w:jc w:val="center"/>
            </w:pPr>
            <w:r>
              <w:t>−15 to −12</w:t>
            </w:r>
            <w:r>
              <w:br/>
              <w:t>−23 to −18</w:t>
            </w:r>
          </w:p>
        </w:tc>
        <w:tc>
          <w:tcPr>
            <w:tcW w:w="2283" w:type="dxa"/>
            <w:tcMar>
              <w:left w:w="108" w:type="dxa"/>
              <w:right w:w="108" w:type="dxa"/>
            </w:tcMar>
            <w:tcPrChange w:id="316" w:author="United Kingdom" w:date="2024-07-23T16:36:00Z">
              <w:tcPr>
                <w:tcW w:w="2781" w:type="dxa"/>
                <w:gridSpan w:val="3"/>
                <w:tcMar>
                  <w:left w:w="108" w:type="dxa"/>
                  <w:right w:w="108" w:type="dxa"/>
                </w:tcMar>
              </w:tcPr>
            </w:tcPrChange>
          </w:tcPr>
          <w:p w14:paraId="01C4B2E9" w14:textId="77777777" w:rsidR="00CE0E58" w:rsidRDefault="00CE0E58" w:rsidP="00AC4DAA">
            <w:pPr>
              <w:pStyle w:val="Tabletext"/>
              <w:jc w:val="center"/>
              <w:rPr>
                <w:lang w:val="en-US"/>
              </w:rPr>
            </w:pPr>
            <w:r>
              <w:rPr>
                <w:lang w:val="en-US"/>
              </w:rPr>
              <w:t>To be determined</w:t>
            </w:r>
          </w:p>
        </w:tc>
        <w:tc>
          <w:tcPr>
            <w:tcW w:w="2281" w:type="dxa"/>
            <w:tcPrChange w:id="317" w:author="United Kingdom" w:date="2024-07-23T16:36:00Z">
              <w:tcPr>
                <w:tcW w:w="2780" w:type="dxa"/>
                <w:gridSpan w:val="3"/>
              </w:tcPr>
            </w:tcPrChange>
          </w:tcPr>
          <w:p w14:paraId="72103696" w14:textId="5D1A6570" w:rsidR="00CE0E58" w:rsidRDefault="006A7D0B" w:rsidP="00AC4DAA">
            <w:pPr>
              <w:pStyle w:val="Tabletext"/>
              <w:jc w:val="center"/>
              <w:rPr>
                <w:lang w:val="en-US"/>
              </w:rPr>
            </w:pPr>
            <w:ins w:id="318" w:author="Fernandez Jimenez, Virginia" w:date="2024-10-01T10:48:00Z" w16du:dateUtc="2024-10-01T08:48:00Z">
              <w:r>
                <w:rPr>
                  <w:lang w:val="en-US"/>
                </w:rPr>
                <w:t>‒</w:t>
              </w:r>
            </w:ins>
            <w:ins w:id="319" w:author="United Kingdom" w:date="2024-07-23T16:36:00Z">
              <w:r w:rsidR="00CE0E58">
                <w:rPr>
                  <w:lang w:val="en-US"/>
                </w:rPr>
                <w:t xml:space="preserve">11 to </w:t>
              </w:r>
            </w:ins>
            <w:ins w:id="320" w:author="Fernandez Jimenez, Virginia" w:date="2024-10-01T10:48:00Z" w16du:dateUtc="2024-10-01T08:48:00Z">
              <w:r>
                <w:rPr>
                  <w:lang w:val="en-US"/>
                </w:rPr>
                <w:t>‒</w:t>
              </w:r>
            </w:ins>
            <w:ins w:id="321" w:author="United Kingdom" w:date="2024-07-23T16:36:00Z">
              <w:r w:rsidR="00CE0E58">
                <w:rPr>
                  <w:lang w:val="en-US"/>
                </w:rPr>
                <w:t>23</w:t>
              </w:r>
            </w:ins>
          </w:p>
        </w:tc>
      </w:tr>
      <w:tr w:rsidR="00CE0E58" w14:paraId="475CEF7F" w14:textId="77777777" w:rsidTr="00E32D47">
        <w:tblPrEx>
          <w:tblPrExChange w:id="322" w:author="United Kingdom" w:date="2024-07-23T16:36:00Z">
            <w:tblPrEx>
              <w:tblW w:w="9639" w:type="dxa"/>
            </w:tblPrEx>
          </w:tblPrExChange>
        </w:tblPrEx>
        <w:trPr>
          <w:cantSplit/>
          <w:trHeight w:val="440"/>
          <w:jc w:val="center"/>
          <w:trPrChange w:id="323" w:author="United Kingdom" w:date="2024-07-23T16:36:00Z">
            <w:trPr>
              <w:cantSplit/>
              <w:jc w:val="center"/>
            </w:trPr>
          </w:trPrChange>
        </w:trPr>
        <w:tc>
          <w:tcPr>
            <w:tcW w:w="2354" w:type="dxa"/>
            <w:gridSpan w:val="2"/>
            <w:tcMar>
              <w:left w:w="108" w:type="dxa"/>
              <w:right w:w="108" w:type="dxa"/>
            </w:tcMar>
            <w:tcPrChange w:id="324" w:author="United Kingdom" w:date="2024-07-23T16:36:00Z">
              <w:tcPr>
                <w:tcW w:w="2871" w:type="dxa"/>
                <w:gridSpan w:val="5"/>
                <w:tcMar>
                  <w:left w:w="108" w:type="dxa"/>
                  <w:right w:w="108" w:type="dxa"/>
                </w:tcMar>
              </w:tcPr>
            </w:tcPrChange>
          </w:tcPr>
          <w:p w14:paraId="07A05CE1" w14:textId="77777777" w:rsidR="00CE0E58" w:rsidRDefault="00CE0E58" w:rsidP="00AC4DAA">
            <w:pPr>
              <w:pStyle w:val="Tabletext"/>
              <w:rPr>
                <w:lang w:val="en-US"/>
              </w:rPr>
            </w:pPr>
            <w:r>
              <w:rPr>
                <w:lang w:val="en-US"/>
              </w:rPr>
              <w:t xml:space="preserve">Mobile earth station </w:t>
            </w:r>
            <w:proofErr w:type="spellStart"/>
            <w:r>
              <w:rPr>
                <w:lang w:val="en-US"/>
              </w:rPr>
              <w:t>e.i.r.p</w:t>
            </w:r>
            <w:proofErr w:type="spellEnd"/>
            <w:r>
              <w:rPr>
                <w:lang w:val="en-US"/>
              </w:rPr>
              <w:t>./channel (</w:t>
            </w:r>
            <w:proofErr w:type="spellStart"/>
            <w:r>
              <w:rPr>
                <w:lang w:val="en-US"/>
              </w:rPr>
              <w:t>dBW</w:t>
            </w:r>
            <w:proofErr w:type="spellEnd"/>
            <w:r>
              <w:rPr>
                <w:lang w:val="en-US"/>
              </w:rPr>
              <w:t>)</w:t>
            </w:r>
          </w:p>
        </w:tc>
        <w:tc>
          <w:tcPr>
            <w:tcW w:w="1446" w:type="dxa"/>
            <w:tcMar>
              <w:left w:w="108" w:type="dxa"/>
              <w:right w:w="108" w:type="dxa"/>
            </w:tcMar>
            <w:tcPrChange w:id="325" w:author="United Kingdom" w:date="2024-07-23T16:36:00Z">
              <w:tcPr>
                <w:tcW w:w="1759" w:type="dxa"/>
                <w:gridSpan w:val="3"/>
                <w:tcMar>
                  <w:left w:w="108" w:type="dxa"/>
                  <w:right w:w="108" w:type="dxa"/>
                </w:tcMar>
              </w:tcPr>
            </w:tcPrChange>
          </w:tcPr>
          <w:p w14:paraId="2E17E501" w14:textId="77777777" w:rsidR="00CE0E58" w:rsidRDefault="00CE0E58" w:rsidP="00AC4DAA">
            <w:pPr>
              <w:pStyle w:val="Tabletext"/>
              <w:jc w:val="center"/>
            </w:pPr>
            <w:r>
              <w:t>15</w:t>
            </w:r>
          </w:p>
        </w:tc>
        <w:tc>
          <w:tcPr>
            <w:tcW w:w="1827" w:type="dxa"/>
            <w:tcMar>
              <w:left w:w="108" w:type="dxa"/>
              <w:right w:w="108" w:type="dxa"/>
            </w:tcMar>
            <w:tcPrChange w:id="326" w:author="United Kingdom" w:date="2024-07-23T16:36:00Z">
              <w:tcPr>
                <w:tcW w:w="2228" w:type="dxa"/>
                <w:gridSpan w:val="3"/>
                <w:tcMar>
                  <w:left w:w="108" w:type="dxa"/>
                  <w:right w:w="108" w:type="dxa"/>
                </w:tcMar>
              </w:tcPr>
            </w:tcPrChange>
          </w:tcPr>
          <w:p w14:paraId="65B912DB" w14:textId="77777777" w:rsidR="00CE0E58" w:rsidRDefault="00CE0E58" w:rsidP="00AC4DAA">
            <w:pPr>
              <w:pStyle w:val="Tabletext"/>
              <w:jc w:val="center"/>
            </w:pPr>
            <w:r>
              <w:t>10 to 16</w:t>
            </w:r>
          </w:p>
        </w:tc>
        <w:tc>
          <w:tcPr>
            <w:tcW w:w="2283" w:type="dxa"/>
            <w:tcMar>
              <w:left w:w="108" w:type="dxa"/>
              <w:right w:w="108" w:type="dxa"/>
            </w:tcMar>
            <w:tcPrChange w:id="327" w:author="United Kingdom" w:date="2024-07-23T16:36:00Z">
              <w:tcPr>
                <w:tcW w:w="2781" w:type="dxa"/>
                <w:gridSpan w:val="3"/>
                <w:tcMar>
                  <w:left w:w="108" w:type="dxa"/>
                  <w:right w:w="108" w:type="dxa"/>
                </w:tcMar>
              </w:tcPr>
            </w:tcPrChange>
          </w:tcPr>
          <w:p w14:paraId="08153DF1" w14:textId="77777777" w:rsidR="00CE0E58" w:rsidRDefault="00CE0E58" w:rsidP="00AC4DAA">
            <w:pPr>
              <w:pStyle w:val="Tabletext"/>
              <w:jc w:val="center"/>
              <w:rPr>
                <w:lang w:val="en-US"/>
              </w:rPr>
            </w:pPr>
            <w:r>
              <w:rPr>
                <w:lang w:val="en-US"/>
              </w:rPr>
              <w:t>To be determined</w:t>
            </w:r>
          </w:p>
        </w:tc>
        <w:tc>
          <w:tcPr>
            <w:tcW w:w="2281" w:type="dxa"/>
            <w:tcPrChange w:id="328" w:author="United Kingdom" w:date="2024-07-23T16:36:00Z">
              <w:tcPr>
                <w:tcW w:w="2780" w:type="dxa"/>
                <w:gridSpan w:val="3"/>
              </w:tcPr>
            </w:tcPrChange>
          </w:tcPr>
          <w:p w14:paraId="31F60CFC" w14:textId="77777777" w:rsidR="00CE0E58" w:rsidRDefault="00CE0E58" w:rsidP="00AC4DAA">
            <w:pPr>
              <w:pStyle w:val="Tabletext"/>
              <w:jc w:val="center"/>
              <w:rPr>
                <w:lang w:val="en-US"/>
              </w:rPr>
            </w:pPr>
            <w:ins w:id="329" w:author="United Kingdom" w:date="2024-07-23T16:36:00Z">
              <w:r>
                <w:rPr>
                  <w:lang w:val="en-US"/>
                </w:rPr>
                <w:t>10 to 16</w:t>
              </w:r>
            </w:ins>
          </w:p>
        </w:tc>
      </w:tr>
      <w:tr w:rsidR="00CE0E58" w14:paraId="2C43BE87" w14:textId="77777777" w:rsidTr="00E32D47">
        <w:tblPrEx>
          <w:tblPrExChange w:id="330" w:author="United Kingdom" w:date="2024-07-23T16:36:00Z">
            <w:tblPrEx>
              <w:tblW w:w="9639" w:type="dxa"/>
            </w:tblPrEx>
          </w:tblPrExChange>
        </w:tblPrEx>
        <w:trPr>
          <w:cantSplit/>
          <w:trHeight w:val="440"/>
          <w:jc w:val="center"/>
          <w:trPrChange w:id="331" w:author="United Kingdom" w:date="2024-07-23T16:36:00Z">
            <w:trPr>
              <w:cantSplit/>
              <w:jc w:val="center"/>
            </w:trPr>
          </w:trPrChange>
        </w:trPr>
        <w:tc>
          <w:tcPr>
            <w:tcW w:w="2354" w:type="dxa"/>
            <w:gridSpan w:val="2"/>
            <w:tcMar>
              <w:left w:w="108" w:type="dxa"/>
              <w:right w:w="108" w:type="dxa"/>
            </w:tcMar>
            <w:tcPrChange w:id="332" w:author="United Kingdom" w:date="2024-07-23T16:36:00Z">
              <w:tcPr>
                <w:tcW w:w="2871" w:type="dxa"/>
                <w:gridSpan w:val="5"/>
                <w:tcMar>
                  <w:left w:w="108" w:type="dxa"/>
                  <w:right w:w="108" w:type="dxa"/>
                </w:tcMar>
              </w:tcPr>
            </w:tcPrChange>
          </w:tcPr>
          <w:p w14:paraId="535CADB5" w14:textId="77777777" w:rsidR="00CE0E58" w:rsidRDefault="00CE0E58" w:rsidP="00AC4DAA">
            <w:pPr>
              <w:pStyle w:val="Tabletext"/>
              <w:rPr>
                <w:lang w:val="en-US"/>
              </w:rPr>
            </w:pPr>
            <w:r>
              <w:rPr>
                <w:lang w:val="en-US"/>
              </w:rPr>
              <w:t>User data rate</w:t>
            </w:r>
          </w:p>
        </w:tc>
        <w:tc>
          <w:tcPr>
            <w:tcW w:w="1446" w:type="dxa"/>
            <w:tcMar>
              <w:left w:w="108" w:type="dxa"/>
              <w:right w:w="108" w:type="dxa"/>
            </w:tcMar>
            <w:tcPrChange w:id="333" w:author="United Kingdom" w:date="2024-07-23T16:36:00Z">
              <w:tcPr>
                <w:tcW w:w="1759" w:type="dxa"/>
                <w:gridSpan w:val="3"/>
                <w:tcMar>
                  <w:left w:w="108" w:type="dxa"/>
                  <w:right w:w="108" w:type="dxa"/>
                </w:tcMar>
              </w:tcPr>
            </w:tcPrChange>
          </w:tcPr>
          <w:p w14:paraId="2580D90A" w14:textId="77777777" w:rsidR="00CE0E58" w:rsidRDefault="00CE0E58" w:rsidP="00AC4DAA">
            <w:pPr>
              <w:pStyle w:val="Tabletext"/>
              <w:jc w:val="center"/>
              <w:rPr>
                <w:lang w:val="en-US"/>
              </w:rPr>
            </w:pPr>
            <w:r>
              <w:rPr>
                <w:lang w:val="en-US"/>
              </w:rPr>
              <w:t>2</w:t>
            </w:r>
            <w:r>
              <w:rPr>
                <w:rFonts w:ascii="Tms Rmn" w:hAnsi="Tms Rmn"/>
                <w:sz w:val="12"/>
                <w:lang w:val="en-US"/>
              </w:rPr>
              <w:t> </w:t>
            </w:r>
            <w:r>
              <w:rPr>
                <w:lang w:val="en-US"/>
              </w:rPr>
              <w:t>400 bit/s</w:t>
            </w:r>
          </w:p>
        </w:tc>
        <w:tc>
          <w:tcPr>
            <w:tcW w:w="1827" w:type="dxa"/>
            <w:tcMar>
              <w:left w:w="108" w:type="dxa"/>
              <w:right w:w="108" w:type="dxa"/>
            </w:tcMar>
            <w:tcPrChange w:id="334" w:author="United Kingdom" w:date="2024-07-23T16:36:00Z">
              <w:tcPr>
                <w:tcW w:w="2228" w:type="dxa"/>
                <w:gridSpan w:val="3"/>
                <w:tcMar>
                  <w:left w:w="108" w:type="dxa"/>
                  <w:right w:w="108" w:type="dxa"/>
                </w:tcMar>
              </w:tcPr>
            </w:tcPrChange>
          </w:tcPr>
          <w:p w14:paraId="5B1317C4" w14:textId="77777777" w:rsidR="00CE0E58" w:rsidRDefault="00CE0E58" w:rsidP="00AC4DAA">
            <w:pPr>
              <w:pStyle w:val="Tabletext"/>
              <w:jc w:val="center"/>
              <w:rPr>
                <w:lang w:val="en-US"/>
              </w:rPr>
            </w:pPr>
            <w:r>
              <w:rPr>
                <w:lang w:val="en-US"/>
              </w:rPr>
              <w:t>2.4 to 4.8 kbit/s</w:t>
            </w:r>
            <w:r>
              <w:rPr>
                <w:lang w:val="en-US"/>
              </w:rPr>
              <w:br/>
              <w:t>4 to 8 kbit/s, voice</w:t>
            </w:r>
          </w:p>
        </w:tc>
        <w:tc>
          <w:tcPr>
            <w:tcW w:w="2283" w:type="dxa"/>
            <w:tcMar>
              <w:left w:w="108" w:type="dxa"/>
              <w:right w:w="108" w:type="dxa"/>
            </w:tcMar>
            <w:tcPrChange w:id="335" w:author="United Kingdom" w:date="2024-07-23T16:36:00Z">
              <w:tcPr>
                <w:tcW w:w="2781" w:type="dxa"/>
                <w:gridSpan w:val="3"/>
                <w:tcMar>
                  <w:left w:w="108" w:type="dxa"/>
                  <w:right w:w="108" w:type="dxa"/>
                </w:tcMar>
              </w:tcPr>
            </w:tcPrChange>
          </w:tcPr>
          <w:p w14:paraId="0683B0D2" w14:textId="77777777" w:rsidR="00CE0E58" w:rsidRDefault="00CE0E58" w:rsidP="00AC4DAA">
            <w:pPr>
              <w:pStyle w:val="Tabletext"/>
              <w:jc w:val="center"/>
              <w:rPr>
                <w:lang w:val="en-US"/>
              </w:rPr>
            </w:pPr>
            <w:r>
              <w:rPr>
                <w:lang w:val="en-US"/>
              </w:rPr>
              <w:t>To be determined</w:t>
            </w:r>
          </w:p>
        </w:tc>
        <w:tc>
          <w:tcPr>
            <w:tcW w:w="2281" w:type="dxa"/>
            <w:tcPrChange w:id="336" w:author="United Kingdom" w:date="2024-07-23T16:36:00Z">
              <w:tcPr>
                <w:tcW w:w="2780" w:type="dxa"/>
                <w:gridSpan w:val="3"/>
              </w:tcPr>
            </w:tcPrChange>
          </w:tcPr>
          <w:p w14:paraId="05230A03" w14:textId="77777777" w:rsidR="00CE0E58" w:rsidRDefault="00CE0E58" w:rsidP="00AC4DAA">
            <w:pPr>
              <w:pStyle w:val="Tabletext"/>
              <w:jc w:val="center"/>
              <w:rPr>
                <w:lang w:val="en-US"/>
              </w:rPr>
            </w:pPr>
            <w:ins w:id="337" w:author="United Kingdom" w:date="2024-07-23T16:36:00Z">
              <w:r w:rsidRPr="006C6157">
                <w:rPr>
                  <w:lang w:val="en-US"/>
                </w:rPr>
                <w:t>Up to 416 kbit/s</w:t>
              </w:r>
            </w:ins>
          </w:p>
        </w:tc>
      </w:tr>
      <w:tr w:rsidR="00CE0E58" w:rsidRPr="001316E2" w14:paraId="63DFD9B5" w14:textId="77777777" w:rsidTr="00E32D47">
        <w:tblPrEx>
          <w:tblPrExChange w:id="338" w:author="United Kingdom" w:date="2024-07-23T16:36:00Z">
            <w:tblPrEx>
              <w:tblW w:w="9639" w:type="dxa"/>
            </w:tblPrEx>
          </w:tblPrExChange>
        </w:tblPrEx>
        <w:trPr>
          <w:cantSplit/>
          <w:trHeight w:val="448"/>
          <w:jc w:val="center"/>
          <w:trPrChange w:id="339" w:author="United Kingdom" w:date="2024-07-23T16:36:00Z">
            <w:trPr>
              <w:cantSplit/>
              <w:jc w:val="center"/>
            </w:trPr>
          </w:trPrChange>
        </w:trPr>
        <w:tc>
          <w:tcPr>
            <w:tcW w:w="2354" w:type="dxa"/>
            <w:gridSpan w:val="2"/>
            <w:tcMar>
              <w:left w:w="108" w:type="dxa"/>
              <w:right w:w="108" w:type="dxa"/>
            </w:tcMar>
            <w:tcPrChange w:id="340" w:author="United Kingdom" w:date="2024-07-23T16:36:00Z">
              <w:tcPr>
                <w:tcW w:w="2871" w:type="dxa"/>
                <w:gridSpan w:val="5"/>
                <w:tcMar>
                  <w:left w:w="108" w:type="dxa"/>
                  <w:right w:w="108" w:type="dxa"/>
                </w:tcMar>
              </w:tcPr>
            </w:tcPrChange>
          </w:tcPr>
          <w:p w14:paraId="3DF105AE" w14:textId="77777777" w:rsidR="00CE0E58" w:rsidRDefault="00CE0E58" w:rsidP="00AC4DAA">
            <w:pPr>
              <w:pStyle w:val="Tabletext"/>
            </w:pPr>
            <w:r>
              <w:t>Communication channel rate and modulation</w:t>
            </w:r>
          </w:p>
        </w:tc>
        <w:tc>
          <w:tcPr>
            <w:tcW w:w="1446" w:type="dxa"/>
            <w:tcMar>
              <w:left w:w="108" w:type="dxa"/>
              <w:right w:w="108" w:type="dxa"/>
            </w:tcMar>
            <w:tcPrChange w:id="341" w:author="United Kingdom" w:date="2024-07-23T16:36:00Z">
              <w:tcPr>
                <w:tcW w:w="1759" w:type="dxa"/>
                <w:gridSpan w:val="3"/>
                <w:tcMar>
                  <w:left w:w="108" w:type="dxa"/>
                  <w:right w:w="108" w:type="dxa"/>
                </w:tcMar>
              </w:tcPr>
            </w:tcPrChange>
          </w:tcPr>
          <w:p w14:paraId="6273A65F" w14:textId="77777777" w:rsidR="00CE0E58" w:rsidRDefault="00CE0E58" w:rsidP="00AC4DAA">
            <w:pPr>
              <w:pStyle w:val="Tabletext"/>
              <w:jc w:val="center"/>
              <w:rPr>
                <w:lang w:val="en-US"/>
              </w:rPr>
            </w:pPr>
            <w:r>
              <w:rPr>
                <w:lang w:val="en-US"/>
              </w:rPr>
              <w:t>6.6 kbit/s</w:t>
            </w:r>
          </w:p>
        </w:tc>
        <w:tc>
          <w:tcPr>
            <w:tcW w:w="1827" w:type="dxa"/>
            <w:tcMar>
              <w:left w:w="108" w:type="dxa"/>
              <w:right w:w="108" w:type="dxa"/>
            </w:tcMar>
            <w:tcPrChange w:id="342" w:author="United Kingdom" w:date="2024-07-23T16:36:00Z">
              <w:tcPr>
                <w:tcW w:w="2228" w:type="dxa"/>
                <w:gridSpan w:val="3"/>
                <w:tcMar>
                  <w:left w:w="108" w:type="dxa"/>
                  <w:right w:w="108" w:type="dxa"/>
                </w:tcMar>
              </w:tcPr>
            </w:tcPrChange>
          </w:tcPr>
          <w:p w14:paraId="09C27344" w14:textId="77777777" w:rsidR="00CE0E58" w:rsidRDefault="00CE0E58" w:rsidP="00AC4DAA">
            <w:pPr>
              <w:pStyle w:val="Tabletext"/>
              <w:jc w:val="center"/>
              <w:rPr>
                <w:lang w:val="en-US"/>
              </w:rPr>
            </w:pPr>
            <w:r>
              <w:rPr>
                <w:lang w:val="en-US"/>
              </w:rPr>
              <w:t>4.8 to 9.6 kbit/s, OQPSK TCM</w:t>
            </w:r>
          </w:p>
        </w:tc>
        <w:tc>
          <w:tcPr>
            <w:tcW w:w="2283" w:type="dxa"/>
            <w:tcMar>
              <w:left w:w="108" w:type="dxa"/>
              <w:right w:w="108" w:type="dxa"/>
            </w:tcMar>
            <w:tcPrChange w:id="343" w:author="United Kingdom" w:date="2024-07-23T16:36:00Z">
              <w:tcPr>
                <w:tcW w:w="2781" w:type="dxa"/>
                <w:gridSpan w:val="3"/>
                <w:tcMar>
                  <w:left w:w="108" w:type="dxa"/>
                  <w:right w:w="108" w:type="dxa"/>
                </w:tcMar>
              </w:tcPr>
            </w:tcPrChange>
          </w:tcPr>
          <w:p w14:paraId="03CCA8A3" w14:textId="77777777" w:rsidR="00CE0E58" w:rsidRDefault="00CE0E58" w:rsidP="00AC4DAA">
            <w:pPr>
              <w:pStyle w:val="Tabletext"/>
              <w:jc w:val="center"/>
              <w:rPr>
                <w:lang w:val="en-US"/>
              </w:rPr>
            </w:pPr>
            <w:r>
              <w:rPr>
                <w:lang w:val="en-US"/>
              </w:rPr>
              <w:sym w:font="Symbol" w:char="F020"/>
            </w:r>
            <w:r>
              <w:rPr>
                <w:lang w:val="en-US"/>
              </w:rPr>
              <w:sym w:font="Symbol" w:char="F070"/>
            </w:r>
            <w:r>
              <w:rPr>
                <w:lang w:val="en-US"/>
              </w:rPr>
              <w:t>/4 shifted QPSK</w:t>
            </w:r>
          </w:p>
        </w:tc>
        <w:tc>
          <w:tcPr>
            <w:tcW w:w="2281" w:type="dxa"/>
            <w:tcPrChange w:id="344" w:author="United Kingdom" w:date="2024-07-23T16:36:00Z">
              <w:tcPr>
                <w:tcW w:w="2780" w:type="dxa"/>
                <w:gridSpan w:val="3"/>
              </w:tcPr>
            </w:tcPrChange>
          </w:tcPr>
          <w:p w14:paraId="5D6E19C7" w14:textId="77777777" w:rsidR="00CE0E58" w:rsidRDefault="00CE0E58" w:rsidP="00AC4DAA">
            <w:pPr>
              <w:pStyle w:val="Tabletext"/>
              <w:jc w:val="center"/>
              <w:rPr>
                <w:lang w:val="en-US"/>
              </w:rPr>
            </w:pPr>
            <w:ins w:id="345" w:author="United Kingdom" w:date="2024-07-23T16:36:00Z">
              <w:r>
                <w:rPr>
                  <w:lang w:val="en-US"/>
                </w:rPr>
                <w:t>1/5-9/10 coding rate.</w:t>
              </w:r>
              <w:r>
                <w:rPr>
                  <w:lang w:val="en-US"/>
                </w:rPr>
                <w:br/>
                <w:t>BPSK/QPSK/8PSK/16APSK/32APSK.</w:t>
              </w:r>
            </w:ins>
          </w:p>
        </w:tc>
      </w:tr>
      <w:tr w:rsidR="00CE0E58" w14:paraId="5AD8B73A" w14:textId="77777777" w:rsidTr="00E32D47">
        <w:tblPrEx>
          <w:tblPrExChange w:id="346" w:author="United Kingdom" w:date="2024-07-23T16:36:00Z">
            <w:tblPrEx>
              <w:tblW w:w="9639" w:type="dxa"/>
            </w:tblPrEx>
          </w:tblPrExChange>
        </w:tblPrEx>
        <w:trPr>
          <w:cantSplit/>
          <w:trHeight w:val="636"/>
          <w:jc w:val="center"/>
          <w:trPrChange w:id="347" w:author="United Kingdom" w:date="2024-07-23T16:36:00Z">
            <w:trPr>
              <w:cantSplit/>
              <w:jc w:val="center"/>
            </w:trPr>
          </w:trPrChange>
        </w:trPr>
        <w:tc>
          <w:tcPr>
            <w:tcW w:w="2354" w:type="dxa"/>
            <w:gridSpan w:val="2"/>
            <w:tcMar>
              <w:left w:w="108" w:type="dxa"/>
              <w:right w:w="108" w:type="dxa"/>
            </w:tcMar>
            <w:tcPrChange w:id="348" w:author="United Kingdom" w:date="2024-07-23T16:36:00Z">
              <w:tcPr>
                <w:tcW w:w="2871" w:type="dxa"/>
                <w:gridSpan w:val="5"/>
                <w:tcMar>
                  <w:left w:w="108" w:type="dxa"/>
                  <w:right w:w="108" w:type="dxa"/>
                </w:tcMar>
              </w:tcPr>
            </w:tcPrChange>
          </w:tcPr>
          <w:p w14:paraId="1DAFDC9B" w14:textId="77777777" w:rsidR="00CE0E58" w:rsidRDefault="00CE0E58" w:rsidP="00AC4DAA">
            <w:pPr>
              <w:pStyle w:val="Tabletext"/>
              <w:rPr>
                <w:lang w:val="en-US"/>
              </w:rPr>
            </w:pPr>
            <w:r>
              <w:rPr>
                <w:lang w:val="en-US"/>
              </w:rPr>
              <w:t xml:space="preserve">Typical </w:t>
            </w:r>
            <w:r>
              <w:rPr>
                <w:i/>
                <w:lang w:val="en-US"/>
              </w:rPr>
              <w:t>C</w:t>
            </w:r>
            <w:r>
              <w:rPr>
                <w:lang w:val="en-US"/>
              </w:rPr>
              <w:t>/</w:t>
            </w:r>
            <w:r>
              <w:rPr>
                <w:i/>
                <w:lang w:val="en-US"/>
              </w:rPr>
              <w:t>N</w:t>
            </w:r>
            <w:r>
              <w:rPr>
                <w:vertAlign w:val="subscript"/>
                <w:lang w:val="en-US"/>
              </w:rPr>
              <w:t>0</w:t>
            </w:r>
            <w:r>
              <w:rPr>
                <w:lang w:val="en-US"/>
              </w:rPr>
              <w:t xml:space="preserve"> for communication channel (dB(Hz))</w:t>
            </w:r>
          </w:p>
        </w:tc>
        <w:tc>
          <w:tcPr>
            <w:tcW w:w="1446" w:type="dxa"/>
            <w:tcMar>
              <w:left w:w="108" w:type="dxa"/>
              <w:right w:w="108" w:type="dxa"/>
            </w:tcMar>
            <w:tcPrChange w:id="349" w:author="United Kingdom" w:date="2024-07-23T16:36:00Z">
              <w:tcPr>
                <w:tcW w:w="1759" w:type="dxa"/>
                <w:gridSpan w:val="3"/>
                <w:tcMar>
                  <w:left w:w="108" w:type="dxa"/>
                  <w:right w:w="108" w:type="dxa"/>
                </w:tcMar>
              </w:tcPr>
            </w:tcPrChange>
          </w:tcPr>
          <w:p w14:paraId="7EAEF6B4" w14:textId="77777777" w:rsidR="00CE0E58" w:rsidRDefault="00CE0E58" w:rsidP="00AC4DAA">
            <w:pPr>
              <w:pStyle w:val="Tabletext"/>
              <w:jc w:val="center"/>
            </w:pPr>
            <w:r>
              <w:t>48</w:t>
            </w:r>
          </w:p>
        </w:tc>
        <w:tc>
          <w:tcPr>
            <w:tcW w:w="1827" w:type="dxa"/>
            <w:tcMar>
              <w:left w:w="108" w:type="dxa"/>
              <w:right w:w="108" w:type="dxa"/>
            </w:tcMar>
            <w:tcPrChange w:id="350" w:author="United Kingdom" w:date="2024-07-23T16:36:00Z">
              <w:tcPr>
                <w:tcW w:w="2228" w:type="dxa"/>
                <w:gridSpan w:val="3"/>
                <w:tcMar>
                  <w:left w:w="108" w:type="dxa"/>
                  <w:right w:w="108" w:type="dxa"/>
                </w:tcMar>
              </w:tcPr>
            </w:tcPrChange>
          </w:tcPr>
          <w:p w14:paraId="193B53C6" w14:textId="77777777" w:rsidR="00CE0E58" w:rsidRDefault="00CE0E58" w:rsidP="00AC4DAA">
            <w:pPr>
              <w:pStyle w:val="Tabletext"/>
              <w:jc w:val="center"/>
              <w:rPr>
                <w:lang w:val="en-US"/>
              </w:rPr>
            </w:pPr>
            <w:r>
              <w:rPr>
                <w:lang w:val="en-US"/>
              </w:rPr>
              <w:t>45 to 51</w:t>
            </w:r>
          </w:p>
        </w:tc>
        <w:tc>
          <w:tcPr>
            <w:tcW w:w="2283" w:type="dxa"/>
            <w:tcMar>
              <w:left w:w="108" w:type="dxa"/>
              <w:right w:w="108" w:type="dxa"/>
            </w:tcMar>
            <w:tcPrChange w:id="351" w:author="United Kingdom" w:date="2024-07-23T16:36:00Z">
              <w:tcPr>
                <w:tcW w:w="2781" w:type="dxa"/>
                <w:gridSpan w:val="3"/>
                <w:tcMar>
                  <w:left w:w="108" w:type="dxa"/>
                  <w:right w:w="108" w:type="dxa"/>
                </w:tcMar>
              </w:tcPr>
            </w:tcPrChange>
          </w:tcPr>
          <w:p w14:paraId="14099A7D" w14:textId="77777777" w:rsidR="00CE0E58" w:rsidRDefault="00CE0E58" w:rsidP="00AC4DAA">
            <w:pPr>
              <w:pStyle w:val="Tabletext"/>
              <w:jc w:val="center"/>
              <w:rPr>
                <w:lang w:val="en-US"/>
              </w:rPr>
            </w:pPr>
            <w:r>
              <w:rPr>
                <w:lang w:val="en-US"/>
              </w:rPr>
              <w:t>To be determined</w:t>
            </w:r>
          </w:p>
        </w:tc>
        <w:tc>
          <w:tcPr>
            <w:tcW w:w="2281" w:type="dxa"/>
            <w:tcPrChange w:id="352" w:author="United Kingdom" w:date="2024-07-23T16:36:00Z">
              <w:tcPr>
                <w:tcW w:w="2780" w:type="dxa"/>
                <w:gridSpan w:val="3"/>
              </w:tcPr>
            </w:tcPrChange>
          </w:tcPr>
          <w:p w14:paraId="4F7872CB" w14:textId="77777777" w:rsidR="00CE0E58" w:rsidRDefault="00CE0E58" w:rsidP="00AC4DAA">
            <w:pPr>
              <w:pStyle w:val="Tabletext"/>
              <w:jc w:val="center"/>
              <w:rPr>
                <w:lang w:val="en-US"/>
              </w:rPr>
            </w:pPr>
            <w:ins w:id="353" w:author="United Kingdom" w:date="2024-07-23T16:36:00Z">
              <w:r>
                <w:rPr>
                  <w:lang w:val="en-US"/>
                </w:rPr>
                <w:t>41 to 61</w:t>
              </w:r>
            </w:ins>
          </w:p>
        </w:tc>
      </w:tr>
      <w:tr w:rsidR="00CE0E58" w14:paraId="684B1605" w14:textId="77777777" w:rsidTr="00E32D47">
        <w:tblPrEx>
          <w:tblPrExChange w:id="354" w:author="United Kingdom" w:date="2024-07-23T16:36:00Z">
            <w:tblPrEx>
              <w:tblW w:w="9639" w:type="dxa"/>
            </w:tblPrEx>
          </w:tblPrExChange>
        </w:tblPrEx>
        <w:trPr>
          <w:cantSplit/>
          <w:trHeight w:val="440"/>
          <w:jc w:val="center"/>
          <w:trPrChange w:id="355" w:author="United Kingdom" w:date="2024-07-23T16:36:00Z">
            <w:trPr>
              <w:cantSplit/>
              <w:jc w:val="center"/>
            </w:trPr>
          </w:trPrChange>
        </w:trPr>
        <w:tc>
          <w:tcPr>
            <w:tcW w:w="2354" w:type="dxa"/>
            <w:gridSpan w:val="2"/>
            <w:tcMar>
              <w:left w:w="108" w:type="dxa"/>
              <w:right w:w="108" w:type="dxa"/>
            </w:tcMar>
            <w:tcPrChange w:id="356" w:author="United Kingdom" w:date="2024-07-23T16:36:00Z">
              <w:tcPr>
                <w:tcW w:w="2871" w:type="dxa"/>
                <w:gridSpan w:val="5"/>
                <w:tcMar>
                  <w:left w:w="108" w:type="dxa"/>
                  <w:right w:w="108" w:type="dxa"/>
                </w:tcMar>
              </w:tcPr>
            </w:tcPrChange>
          </w:tcPr>
          <w:p w14:paraId="46FA11F9" w14:textId="77777777" w:rsidR="00CE0E58" w:rsidRPr="00D10583" w:rsidRDefault="00CE0E58" w:rsidP="00AC4DAA">
            <w:pPr>
              <w:pStyle w:val="Tabletext"/>
              <w:rPr>
                <w:lang w:val="fr-CH"/>
              </w:rPr>
            </w:pPr>
            <w:r w:rsidRPr="00D10583">
              <w:rPr>
                <w:lang w:val="fr-CH"/>
              </w:rPr>
              <w:t xml:space="preserve">Satellite </w:t>
            </w:r>
            <w:proofErr w:type="spellStart"/>
            <w:r w:rsidRPr="00D10583">
              <w:rPr>
                <w:lang w:val="fr-CH"/>
              </w:rPr>
              <w:t>e.i.r.p</w:t>
            </w:r>
            <w:proofErr w:type="spellEnd"/>
            <w:r w:rsidRPr="00D10583">
              <w:rPr>
                <w:lang w:val="fr-CH"/>
              </w:rPr>
              <w:t>./</w:t>
            </w:r>
            <w:proofErr w:type="spellStart"/>
            <w:r w:rsidRPr="00D10583">
              <w:rPr>
                <w:lang w:val="fr-CH"/>
              </w:rPr>
              <w:t>channel</w:t>
            </w:r>
            <w:proofErr w:type="spellEnd"/>
            <w:r w:rsidRPr="00D10583">
              <w:rPr>
                <w:lang w:val="fr-CH"/>
              </w:rPr>
              <w:t xml:space="preserve"> (</w:t>
            </w:r>
            <w:proofErr w:type="spellStart"/>
            <w:r w:rsidRPr="00D10583">
              <w:rPr>
                <w:lang w:val="fr-CH"/>
              </w:rPr>
              <w:t>dBW</w:t>
            </w:r>
            <w:proofErr w:type="spellEnd"/>
            <w:r w:rsidRPr="00D10583">
              <w:rPr>
                <w:lang w:val="fr-CH"/>
              </w:rPr>
              <w:t>)</w:t>
            </w:r>
          </w:p>
        </w:tc>
        <w:tc>
          <w:tcPr>
            <w:tcW w:w="1446" w:type="dxa"/>
            <w:tcMar>
              <w:left w:w="108" w:type="dxa"/>
              <w:right w:w="108" w:type="dxa"/>
            </w:tcMar>
            <w:tcPrChange w:id="357" w:author="United Kingdom" w:date="2024-07-23T16:36:00Z">
              <w:tcPr>
                <w:tcW w:w="1759" w:type="dxa"/>
                <w:gridSpan w:val="3"/>
                <w:tcMar>
                  <w:left w:w="108" w:type="dxa"/>
                  <w:right w:w="108" w:type="dxa"/>
                </w:tcMar>
              </w:tcPr>
            </w:tcPrChange>
          </w:tcPr>
          <w:p w14:paraId="02905880" w14:textId="77777777" w:rsidR="00CE0E58" w:rsidRDefault="00CE0E58" w:rsidP="00AC4DAA">
            <w:pPr>
              <w:pStyle w:val="Tabletext"/>
              <w:jc w:val="center"/>
            </w:pPr>
            <w:r>
              <w:t>22</w:t>
            </w:r>
          </w:p>
        </w:tc>
        <w:tc>
          <w:tcPr>
            <w:tcW w:w="1827" w:type="dxa"/>
            <w:tcMar>
              <w:left w:w="108" w:type="dxa"/>
              <w:right w:w="108" w:type="dxa"/>
            </w:tcMar>
            <w:tcPrChange w:id="358" w:author="United Kingdom" w:date="2024-07-23T16:36:00Z">
              <w:tcPr>
                <w:tcW w:w="2228" w:type="dxa"/>
                <w:gridSpan w:val="3"/>
                <w:tcMar>
                  <w:left w:w="108" w:type="dxa"/>
                  <w:right w:w="108" w:type="dxa"/>
                </w:tcMar>
              </w:tcPr>
            </w:tcPrChange>
          </w:tcPr>
          <w:p w14:paraId="769FCE36" w14:textId="77777777" w:rsidR="00CE0E58" w:rsidRDefault="00CE0E58" w:rsidP="00AC4DAA">
            <w:pPr>
              <w:pStyle w:val="Tabletext"/>
              <w:jc w:val="center"/>
            </w:pPr>
            <w:r>
              <w:t>23 to 29</w:t>
            </w:r>
          </w:p>
        </w:tc>
        <w:tc>
          <w:tcPr>
            <w:tcW w:w="2283" w:type="dxa"/>
            <w:tcMar>
              <w:left w:w="108" w:type="dxa"/>
              <w:right w:w="108" w:type="dxa"/>
            </w:tcMar>
            <w:tcPrChange w:id="359" w:author="United Kingdom" w:date="2024-07-23T16:36:00Z">
              <w:tcPr>
                <w:tcW w:w="2781" w:type="dxa"/>
                <w:gridSpan w:val="3"/>
                <w:tcMar>
                  <w:left w:w="108" w:type="dxa"/>
                  <w:right w:w="108" w:type="dxa"/>
                </w:tcMar>
              </w:tcPr>
            </w:tcPrChange>
          </w:tcPr>
          <w:p w14:paraId="6BB6D1CC" w14:textId="77777777" w:rsidR="00CE0E58" w:rsidRDefault="00CE0E58" w:rsidP="00AC4DAA">
            <w:pPr>
              <w:pStyle w:val="Tabletext"/>
              <w:jc w:val="center"/>
            </w:pPr>
            <w:r>
              <w:t>52</w:t>
            </w:r>
            <w:r>
              <w:rPr>
                <w:vertAlign w:val="superscript"/>
              </w:rPr>
              <w:t>(2)</w:t>
            </w:r>
          </w:p>
        </w:tc>
        <w:tc>
          <w:tcPr>
            <w:tcW w:w="2281" w:type="dxa"/>
            <w:tcPrChange w:id="360" w:author="United Kingdom" w:date="2024-07-23T16:36:00Z">
              <w:tcPr>
                <w:tcW w:w="2780" w:type="dxa"/>
                <w:gridSpan w:val="3"/>
              </w:tcPr>
            </w:tcPrChange>
          </w:tcPr>
          <w:p w14:paraId="5F9B6A55" w14:textId="77777777" w:rsidR="00CE0E58" w:rsidRDefault="00CE0E58" w:rsidP="00AC4DAA">
            <w:pPr>
              <w:pStyle w:val="Tabletext"/>
              <w:jc w:val="center"/>
            </w:pPr>
            <w:ins w:id="361" w:author="United Kingdom" w:date="2024-07-23T16:36:00Z">
              <w:r>
                <w:t>25 to 48</w:t>
              </w:r>
            </w:ins>
          </w:p>
        </w:tc>
      </w:tr>
      <w:tr w:rsidR="00CE0E58" w14:paraId="07EAECA8" w14:textId="77777777" w:rsidTr="00E32D47">
        <w:tblPrEx>
          <w:tblPrExChange w:id="362" w:author="United Kingdom" w:date="2024-07-23T16:36:00Z">
            <w:tblPrEx>
              <w:tblW w:w="9639" w:type="dxa"/>
            </w:tblPrEx>
          </w:tblPrExChange>
        </w:tblPrEx>
        <w:trPr>
          <w:cantSplit/>
          <w:trHeight w:val="448"/>
          <w:jc w:val="center"/>
          <w:trPrChange w:id="363" w:author="United Kingdom" w:date="2024-07-23T16:36:00Z">
            <w:trPr>
              <w:cantSplit/>
              <w:jc w:val="center"/>
            </w:trPr>
          </w:trPrChange>
        </w:trPr>
        <w:tc>
          <w:tcPr>
            <w:tcW w:w="2354" w:type="dxa"/>
            <w:gridSpan w:val="2"/>
            <w:tcMar>
              <w:left w:w="108" w:type="dxa"/>
              <w:right w:w="108" w:type="dxa"/>
            </w:tcMar>
            <w:tcPrChange w:id="364" w:author="United Kingdom" w:date="2024-07-23T16:36:00Z">
              <w:tcPr>
                <w:tcW w:w="2871" w:type="dxa"/>
                <w:gridSpan w:val="5"/>
                <w:tcMar>
                  <w:left w:w="108" w:type="dxa"/>
                  <w:right w:w="108" w:type="dxa"/>
                </w:tcMar>
              </w:tcPr>
            </w:tcPrChange>
          </w:tcPr>
          <w:p w14:paraId="2398A12C" w14:textId="77777777" w:rsidR="00CE0E58" w:rsidRDefault="00CE0E58" w:rsidP="00AC4DAA">
            <w:pPr>
              <w:pStyle w:val="Tabletext"/>
              <w:rPr>
                <w:lang w:val="en-US"/>
              </w:rPr>
            </w:pPr>
            <w:r>
              <w:rPr>
                <w:lang w:val="en-US"/>
              </w:rPr>
              <w:t>Channel spacing</w:t>
            </w:r>
            <w:r>
              <w:rPr>
                <w:lang w:val="en-US"/>
              </w:rPr>
              <w:br/>
              <w:t>(nominal) (kHz)</w:t>
            </w:r>
          </w:p>
        </w:tc>
        <w:tc>
          <w:tcPr>
            <w:tcW w:w="1446" w:type="dxa"/>
            <w:tcMar>
              <w:left w:w="108" w:type="dxa"/>
              <w:right w:w="108" w:type="dxa"/>
            </w:tcMar>
            <w:tcPrChange w:id="365" w:author="United Kingdom" w:date="2024-07-23T16:36:00Z">
              <w:tcPr>
                <w:tcW w:w="1759" w:type="dxa"/>
                <w:gridSpan w:val="3"/>
                <w:tcMar>
                  <w:left w:w="108" w:type="dxa"/>
                  <w:right w:w="108" w:type="dxa"/>
                </w:tcMar>
              </w:tcPr>
            </w:tcPrChange>
          </w:tcPr>
          <w:p w14:paraId="316BE948" w14:textId="77777777" w:rsidR="00CE0E58" w:rsidRDefault="00CE0E58" w:rsidP="00AC4DAA">
            <w:pPr>
              <w:pStyle w:val="Tabletext"/>
              <w:jc w:val="center"/>
              <w:rPr>
                <w:lang w:val="en-US"/>
              </w:rPr>
            </w:pPr>
            <w:r>
              <w:rPr>
                <w:lang w:val="en-US"/>
              </w:rPr>
              <w:t>7.5</w:t>
            </w:r>
          </w:p>
        </w:tc>
        <w:tc>
          <w:tcPr>
            <w:tcW w:w="1827" w:type="dxa"/>
            <w:tcMar>
              <w:left w:w="108" w:type="dxa"/>
              <w:right w:w="108" w:type="dxa"/>
            </w:tcMar>
            <w:tcPrChange w:id="366" w:author="United Kingdom" w:date="2024-07-23T16:36:00Z">
              <w:tcPr>
                <w:tcW w:w="2228" w:type="dxa"/>
                <w:gridSpan w:val="3"/>
                <w:tcMar>
                  <w:left w:w="108" w:type="dxa"/>
                  <w:right w:w="108" w:type="dxa"/>
                </w:tcMar>
              </w:tcPr>
            </w:tcPrChange>
          </w:tcPr>
          <w:p w14:paraId="13E12FE6" w14:textId="77777777" w:rsidR="00CE0E58" w:rsidRDefault="00CE0E58" w:rsidP="00AC4DAA">
            <w:pPr>
              <w:pStyle w:val="Tabletext"/>
              <w:jc w:val="center"/>
              <w:rPr>
                <w:lang w:val="en-US"/>
              </w:rPr>
            </w:pPr>
            <w:r>
              <w:rPr>
                <w:lang w:val="en-US"/>
              </w:rPr>
              <w:t>5 to 10</w:t>
            </w:r>
          </w:p>
        </w:tc>
        <w:tc>
          <w:tcPr>
            <w:tcW w:w="2283" w:type="dxa"/>
            <w:tcMar>
              <w:left w:w="108" w:type="dxa"/>
              <w:right w:w="108" w:type="dxa"/>
            </w:tcMar>
            <w:tcPrChange w:id="367" w:author="United Kingdom" w:date="2024-07-23T16:36:00Z">
              <w:tcPr>
                <w:tcW w:w="2781" w:type="dxa"/>
                <w:gridSpan w:val="3"/>
                <w:tcMar>
                  <w:left w:w="108" w:type="dxa"/>
                  <w:right w:w="108" w:type="dxa"/>
                </w:tcMar>
              </w:tcPr>
            </w:tcPrChange>
          </w:tcPr>
          <w:p w14:paraId="40F73BA2" w14:textId="77777777" w:rsidR="00CE0E58" w:rsidRDefault="00CE0E58" w:rsidP="00AC4DAA">
            <w:pPr>
              <w:pStyle w:val="Tabletext"/>
              <w:jc w:val="center"/>
              <w:rPr>
                <w:lang w:val="en-US"/>
              </w:rPr>
            </w:pPr>
            <w:r>
              <w:rPr>
                <w:lang w:val="en-US"/>
              </w:rPr>
              <w:t>12.5</w:t>
            </w:r>
          </w:p>
        </w:tc>
        <w:tc>
          <w:tcPr>
            <w:tcW w:w="2281" w:type="dxa"/>
            <w:tcPrChange w:id="368" w:author="United Kingdom" w:date="2024-07-23T16:36:00Z">
              <w:tcPr>
                <w:tcW w:w="2780" w:type="dxa"/>
                <w:gridSpan w:val="3"/>
              </w:tcPr>
            </w:tcPrChange>
          </w:tcPr>
          <w:p w14:paraId="67B78EB7" w14:textId="77777777" w:rsidR="00CE0E58" w:rsidRDefault="00CE0E58" w:rsidP="00AC4DAA">
            <w:pPr>
              <w:pStyle w:val="Tabletext"/>
              <w:jc w:val="center"/>
              <w:rPr>
                <w:lang w:val="en-US"/>
              </w:rPr>
            </w:pPr>
            <w:ins w:id="369" w:author="United Kingdom" w:date="2024-07-23T16:36:00Z">
              <w:r>
                <w:rPr>
                  <w:lang w:val="en-US"/>
                </w:rPr>
                <w:t>2.5 to 200</w:t>
              </w:r>
            </w:ins>
          </w:p>
        </w:tc>
      </w:tr>
      <w:tr w:rsidR="00CE0E58" w14:paraId="630ACDEC" w14:textId="77777777" w:rsidTr="00E32D47">
        <w:tblPrEx>
          <w:tblPrExChange w:id="370" w:author="United Kingdom" w:date="2024-07-23T16:36:00Z">
            <w:tblPrEx>
              <w:tblW w:w="9639" w:type="dxa"/>
            </w:tblPrEx>
          </w:tblPrExChange>
        </w:tblPrEx>
        <w:trPr>
          <w:cantSplit/>
          <w:trHeight w:val="440"/>
          <w:jc w:val="center"/>
          <w:trPrChange w:id="371" w:author="United Kingdom" w:date="2024-07-23T16:36:00Z">
            <w:trPr>
              <w:cantSplit/>
              <w:jc w:val="center"/>
            </w:trPr>
          </w:trPrChange>
        </w:trPr>
        <w:tc>
          <w:tcPr>
            <w:tcW w:w="2354" w:type="dxa"/>
            <w:gridSpan w:val="2"/>
            <w:tcMar>
              <w:left w:w="108" w:type="dxa"/>
              <w:right w:w="108" w:type="dxa"/>
            </w:tcMar>
            <w:tcPrChange w:id="372" w:author="United Kingdom" w:date="2024-07-23T16:36:00Z">
              <w:tcPr>
                <w:tcW w:w="2871" w:type="dxa"/>
                <w:gridSpan w:val="5"/>
                <w:tcMar>
                  <w:left w:w="108" w:type="dxa"/>
                  <w:right w:w="108" w:type="dxa"/>
                </w:tcMar>
              </w:tcPr>
            </w:tcPrChange>
          </w:tcPr>
          <w:p w14:paraId="5A85AB44" w14:textId="77777777" w:rsidR="00CE0E58" w:rsidRDefault="00CE0E58" w:rsidP="00AC4DAA">
            <w:pPr>
              <w:pStyle w:val="Tabletext"/>
              <w:rPr>
                <w:lang w:val="en-US"/>
              </w:rPr>
            </w:pPr>
            <w:r>
              <w:rPr>
                <w:lang w:val="en-US"/>
              </w:rPr>
              <w:t>Satellite peak antenna gain</w:t>
            </w:r>
            <w:r>
              <w:rPr>
                <w:vertAlign w:val="superscript"/>
                <w:lang w:val="en-US"/>
              </w:rPr>
              <w:t>(1)</w:t>
            </w:r>
            <w:r>
              <w:rPr>
                <w:lang w:val="en-US"/>
              </w:rPr>
              <w:t xml:space="preserve"> (</w:t>
            </w:r>
            <w:proofErr w:type="spellStart"/>
            <w:r>
              <w:rPr>
                <w:lang w:val="en-US"/>
              </w:rPr>
              <w:t>dBi</w:t>
            </w:r>
            <w:proofErr w:type="spellEnd"/>
            <w:r>
              <w:rPr>
                <w:lang w:val="en-US"/>
              </w:rPr>
              <w:t>)</w:t>
            </w:r>
          </w:p>
        </w:tc>
        <w:tc>
          <w:tcPr>
            <w:tcW w:w="1446" w:type="dxa"/>
            <w:tcMar>
              <w:left w:w="108" w:type="dxa"/>
              <w:right w:w="108" w:type="dxa"/>
            </w:tcMar>
            <w:tcPrChange w:id="373" w:author="United Kingdom" w:date="2024-07-23T16:36:00Z">
              <w:tcPr>
                <w:tcW w:w="1759" w:type="dxa"/>
                <w:gridSpan w:val="3"/>
                <w:tcMar>
                  <w:left w:w="108" w:type="dxa"/>
                  <w:right w:w="108" w:type="dxa"/>
                </w:tcMar>
              </w:tcPr>
            </w:tcPrChange>
          </w:tcPr>
          <w:p w14:paraId="55083F6C" w14:textId="77777777" w:rsidR="00CE0E58" w:rsidRDefault="00CE0E58" w:rsidP="00AC4DAA">
            <w:pPr>
              <w:pStyle w:val="Tabletext"/>
              <w:jc w:val="center"/>
              <w:rPr>
                <w:lang w:val="en-US"/>
              </w:rPr>
            </w:pPr>
            <w:r>
              <w:rPr>
                <w:lang w:val="en-US"/>
              </w:rPr>
              <w:t>To be determined</w:t>
            </w:r>
          </w:p>
        </w:tc>
        <w:tc>
          <w:tcPr>
            <w:tcW w:w="1827" w:type="dxa"/>
            <w:tcMar>
              <w:left w:w="108" w:type="dxa"/>
              <w:right w:w="108" w:type="dxa"/>
            </w:tcMar>
            <w:tcPrChange w:id="374" w:author="United Kingdom" w:date="2024-07-23T16:36:00Z">
              <w:tcPr>
                <w:tcW w:w="2228" w:type="dxa"/>
                <w:gridSpan w:val="3"/>
                <w:tcMar>
                  <w:left w:w="108" w:type="dxa"/>
                  <w:right w:w="108" w:type="dxa"/>
                </w:tcMar>
              </w:tcPr>
            </w:tcPrChange>
          </w:tcPr>
          <w:p w14:paraId="3875E568" w14:textId="77777777" w:rsidR="00CE0E58" w:rsidRDefault="00CE0E58" w:rsidP="00AC4DAA">
            <w:pPr>
              <w:pStyle w:val="Tabletext"/>
              <w:jc w:val="center"/>
            </w:pPr>
            <w:r>
              <w:t>32</w:t>
            </w:r>
          </w:p>
        </w:tc>
        <w:tc>
          <w:tcPr>
            <w:tcW w:w="2283" w:type="dxa"/>
            <w:tcMar>
              <w:left w:w="108" w:type="dxa"/>
              <w:right w:w="108" w:type="dxa"/>
            </w:tcMar>
            <w:tcPrChange w:id="375" w:author="United Kingdom" w:date="2024-07-23T16:36:00Z">
              <w:tcPr>
                <w:tcW w:w="2781" w:type="dxa"/>
                <w:gridSpan w:val="3"/>
                <w:tcMar>
                  <w:left w:w="108" w:type="dxa"/>
                  <w:right w:w="108" w:type="dxa"/>
                </w:tcMar>
              </w:tcPr>
            </w:tcPrChange>
          </w:tcPr>
          <w:p w14:paraId="1DEE9216" w14:textId="77777777" w:rsidR="00CE0E58" w:rsidRDefault="00CE0E58" w:rsidP="00AC4DAA">
            <w:pPr>
              <w:pStyle w:val="Tabletext"/>
              <w:jc w:val="center"/>
            </w:pPr>
            <w:r>
              <w:t>34</w:t>
            </w:r>
          </w:p>
        </w:tc>
        <w:tc>
          <w:tcPr>
            <w:tcW w:w="2281" w:type="dxa"/>
            <w:tcPrChange w:id="376" w:author="United Kingdom" w:date="2024-07-23T16:36:00Z">
              <w:tcPr>
                <w:tcW w:w="2780" w:type="dxa"/>
                <w:gridSpan w:val="3"/>
              </w:tcPr>
            </w:tcPrChange>
          </w:tcPr>
          <w:p w14:paraId="64671E85" w14:textId="77777777" w:rsidR="00CE0E58" w:rsidRDefault="00CE0E58" w:rsidP="00AC4DAA">
            <w:pPr>
              <w:pStyle w:val="Tabletext"/>
              <w:jc w:val="center"/>
            </w:pPr>
            <w:ins w:id="377" w:author="United Kingdom" w:date="2024-07-23T16:36:00Z">
              <w:r>
                <w:t>35</w:t>
              </w:r>
            </w:ins>
          </w:p>
        </w:tc>
      </w:tr>
      <w:tr w:rsidR="00CE0E58" w14:paraId="3A87AB83" w14:textId="77777777" w:rsidTr="00E32D47">
        <w:tblPrEx>
          <w:tblPrExChange w:id="378" w:author="United Kingdom" w:date="2024-07-23T16:36:00Z">
            <w:tblPrEx>
              <w:tblW w:w="9639" w:type="dxa"/>
            </w:tblPrEx>
          </w:tblPrExChange>
        </w:tblPrEx>
        <w:trPr>
          <w:cantSplit/>
          <w:trHeight w:val="252"/>
          <w:jc w:val="center"/>
          <w:trPrChange w:id="379" w:author="United Kingdom" w:date="2024-07-23T16:36:00Z">
            <w:trPr>
              <w:cantSplit/>
              <w:jc w:val="center"/>
            </w:trPr>
          </w:trPrChange>
        </w:trPr>
        <w:tc>
          <w:tcPr>
            <w:tcW w:w="2354" w:type="dxa"/>
            <w:gridSpan w:val="2"/>
            <w:tcMar>
              <w:left w:w="108" w:type="dxa"/>
              <w:right w:w="108" w:type="dxa"/>
            </w:tcMar>
            <w:tcPrChange w:id="380" w:author="United Kingdom" w:date="2024-07-23T16:36:00Z">
              <w:tcPr>
                <w:tcW w:w="2871" w:type="dxa"/>
                <w:gridSpan w:val="5"/>
                <w:tcMar>
                  <w:left w:w="108" w:type="dxa"/>
                  <w:right w:w="108" w:type="dxa"/>
                </w:tcMar>
              </w:tcPr>
            </w:tcPrChange>
          </w:tcPr>
          <w:p w14:paraId="308ACF5F" w14:textId="77777777" w:rsidR="00CE0E58" w:rsidRDefault="00CE0E58" w:rsidP="00AC4DAA">
            <w:pPr>
              <w:pStyle w:val="Tabletext"/>
              <w:rPr>
                <w:lang w:val="es-ES_tradnl"/>
              </w:rPr>
            </w:pPr>
            <w:proofErr w:type="spellStart"/>
            <w:r>
              <w:rPr>
                <w:lang w:val="en-US"/>
              </w:rPr>
              <w:t>pfd</w:t>
            </w:r>
            <w:proofErr w:type="spellEnd"/>
          </w:p>
        </w:tc>
        <w:tc>
          <w:tcPr>
            <w:tcW w:w="1446" w:type="dxa"/>
            <w:tcMar>
              <w:left w:w="108" w:type="dxa"/>
              <w:right w:w="108" w:type="dxa"/>
            </w:tcMar>
            <w:tcPrChange w:id="381" w:author="United Kingdom" w:date="2024-07-23T16:36:00Z">
              <w:tcPr>
                <w:tcW w:w="1759" w:type="dxa"/>
                <w:gridSpan w:val="3"/>
                <w:tcMar>
                  <w:left w:w="108" w:type="dxa"/>
                  <w:right w:w="108" w:type="dxa"/>
                </w:tcMar>
              </w:tcPr>
            </w:tcPrChange>
          </w:tcPr>
          <w:p w14:paraId="584233EC" w14:textId="77777777" w:rsidR="00CE0E58" w:rsidRDefault="00CE0E58" w:rsidP="00AC4DAA">
            <w:pPr>
              <w:pStyle w:val="Tabletext"/>
              <w:jc w:val="center"/>
            </w:pPr>
            <w:r>
              <w:t>*</w:t>
            </w:r>
          </w:p>
        </w:tc>
        <w:tc>
          <w:tcPr>
            <w:tcW w:w="1827" w:type="dxa"/>
            <w:tcMar>
              <w:left w:w="108" w:type="dxa"/>
              <w:right w:w="108" w:type="dxa"/>
            </w:tcMar>
            <w:tcPrChange w:id="382" w:author="United Kingdom" w:date="2024-07-23T16:36:00Z">
              <w:tcPr>
                <w:tcW w:w="2228" w:type="dxa"/>
                <w:gridSpan w:val="3"/>
                <w:tcMar>
                  <w:left w:w="108" w:type="dxa"/>
                  <w:right w:w="108" w:type="dxa"/>
                </w:tcMar>
              </w:tcPr>
            </w:tcPrChange>
          </w:tcPr>
          <w:p w14:paraId="7ECEB85A" w14:textId="77777777" w:rsidR="00CE0E58" w:rsidRDefault="00CE0E58" w:rsidP="00AC4DAA">
            <w:pPr>
              <w:pStyle w:val="Tabletext"/>
              <w:jc w:val="center"/>
            </w:pPr>
            <w:r>
              <w:t>*</w:t>
            </w:r>
          </w:p>
        </w:tc>
        <w:tc>
          <w:tcPr>
            <w:tcW w:w="2283" w:type="dxa"/>
            <w:tcMar>
              <w:left w:w="108" w:type="dxa"/>
              <w:right w:w="108" w:type="dxa"/>
            </w:tcMar>
            <w:tcPrChange w:id="383" w:author="United Kingdom" w:date="2024-07-23T16:36:00Z">
              <w:tcPr>
                <w:tcW w:w="2781" w:type="dxa"/>
                <w:gridSpan w:val="3"/>
                <w:tcMar>
                  <w:left w:w="108" w:type="dxa"/>
                  <w:right w:w="108" w:type="dxa"/>
                </w:tcMar>
              </w:tcPr>
            </w:tcPrChange>
          </w:tcPr>
          <w:p w14:paraId="5B8349CF" w14:textId="77777777" w:rsidR="00CE0E58" w:rsidRDefault="00CE0E58" w:rsidP="00AC4DAA">
            <w:pPr>
              <w:pStyle w:val="Tabletext"/>
              <w:jc w:val="center"/>
            </w:pPr>
            <w:r>
              <w:t>*</w:t>
            </w:r>
          </w:p>
        </w:tc>
        <w:tc>
          <w:tcPr>
            <w:tcW w:w="2281" w:type="dxa"/>
            <w:tcPrChange w:id="384" w:author="United Kingdom" w:date="2024-07-23T16:36:00Z">
              <w:tcPr>
                <w:tcW w:w="2780" w:type="dxa"/>
                <w:gridSpan w:val="3"/>
              </w:tcPr>
            </w:tcPrChange>
          </w:tcPr>
          <w:p w14:paraId="56B36071" w14:textId="77777777" w:rsidR="00CE0E58" w:rsidRDefault="00CE0E58" w:rsidP="00AC4DAA">
            <w:pPr>
              <w:pStyle w:val="Tabletext"/>
              <w:jc w:val="center"/>
            </w:pPr>
            <w:ins w:id="385" w:author="United Kingdom" w:date="2024-07-23T16:36:00Z">
              <w:r>
                <w:t>*</w:t>
              </w:r>
            </w:ins>
          </w:p>
        </w:tc>
      </w:tr>
      <w:tr w:rsidR="00CE0E58" w:rsidRPr="001316E2" w14:paraId="31D836AB" w14:textId="77777777" w:rsidTr="00E32D4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386" w:author="United Kingdom" w:date="2024-07-23T16:36:00Z">
            <w:tblPrEx>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cantSplit/>
          <w:trHeight w:val="701"/>
          <w:jc w:val="center"/>
          <w:trPrChange w:id="387" w:author="United Kingdom" w:date="2024-07-23T16:36:00Z">
            <w:trPr>
              <w:cantSplit/>
              <w:jc w:val="center"/>
            </w:trPr>
          </w:trPrChange>
        </w:trPr>
        <w:tc>
          <w:tcPr>
            <w:tcW w:w="7912" w:type="dxa"/>
            <w:gridSpan w:val="5"/>
            <w:tcMar>
              <w:left w:w="108" w:type="dxa"/>
              <w:right w:w="108" w:type="dxa"/>
            </w:tcMar>
            <w:tcPrChange w:id="388" w:author="United Kingdom" w:date="2024-07-23T16:36:00Z">
              <w:tcPr>
                <w:tcW w:w="9639" w:type="dxa"/>
                <w:gridSpan w:val="14"/>
                <w:tcMar>
                  <w:left w:w="108" w:type="dxa"/>
                  <w:right w:w="108" w:type="dxa"/>
                </w:tcMar>
              </w:tcPr>
            </w:tcPrChange>
          </w:tcPr>
          <w:p w14:paraId="01CB9FFA" w14:textId="19AB5CD9" w:rsidR="00CE0E58" w:rsidRDefault="00CE0E58" w:rsidP="00AC4DAA">
            <w:pPr>
              <w:pStyle w:val="Tabletext"/>
              <w:rPr>
                <w:lang w:val="en-US"/>
              </w:rPr>
            </w:pPr>
            <w:r>
              <w:rPr>
                <w:vertAlign w:val="superscript"/>
                <w:lang w:val="en-US"/>
              </w:rPr>
              <w:t>(1)</w:t>
            </w:r>
            <w:r>
              <w:rPr>
                <w:lang w:val="en-US"/>
              </w:rPr>
              <w:tab/>
              <w:t xml:space="preserve">N-STAR uses the 2.5/2.6 GHz band, whereas the </w:t>
            </w:r>
            <w:ins w:id="389" w:author="United Kingdom" w:date="2024-07-23T16:37:00Z">
              <w:r>
                <w:rPr>
                  <w:lang w:val="en-US"/>
                </w:rPr>
                <w:t>GSO systems of Australia and of Canada/United States of America</w:t>
              </w:r>
              <w:r w:rsidDel="00E32D47">
                <w:rPr>
                  <w:lang w:val="en-US"/>
                </w:rPr>
                <w:t xml:space="preserve"> </w:t>
              </w:r>
            </w:ins>
            <w:del w:id="390" w:author="United Kingdom" w:date="2024-07-23T16:37:00Z">
              <w:r w:rsidDel="00E32D47">
                <w:rPr>
                  <w:lang w:val="en-US"/>
                </w:rPr>
                <w:delText xml:space="preserve">other systems </w:delText>
              </w:r>
            </w:del>
            <w:r>
              <w:rPr>
                <w:lang w:val="en-US"/>
              </w:rPr>
              <w:t>in this Table use the 1.5/1.6 GHz band.</w:t>
            </w:r>
          </w:p>
          <w:p w14:paraId="7BC4F60F" w14:textId="77777777" w:rsidR="00CE0E58" w:rsidRDefault="00CE0E58" w:rsidP="00AC4DAA">
            <w:pPr>
              <w:pStyle w:val="Tabletext"/>
              <w:rPr>
                <w:ins w:id="391" w:author="United Kingdom" w:date="2024-07-23T16:37:00Z"/>
                <w:lang w:val="fr-CH"/>
              </w:rPr>
            </w:pPr>
            <w:r w:rsidRPr="00D10583">
              <w:rPr>
                <w:vertAlign w:val="superscript"/>
                <w:lang w:val="fr-CH"/>
              </w:rPr>
              <w:t>(2)</w:t>
            </w:r>
            <w:r w:rsidRPr="00D10583">
              <w:rPr>
                <w:lang w:val="fr-CH"/>
              </w:rPr>
              <w:tab/>
              <w:t xml:space="preserve">Total satellite </w:t>
            </w:r>
            <w:proofErr w:type="spellStart"/>
            <w:r w:rsidRPr="00D10583">
              <w:rPr>
                <w:lang w:val="fr-CH"/>
              </w:rPr>
              <w:t>e.i.r.p</w:t>
            </w:r>
            <w:proofErr w:type="spellEnd"/>
            <w:r w:rsidRPr="00D10583">
              <w:rPr>
                <w:lang w:val="fr-CH"/>
              </w:rPr>
              <w:t>.</w:t>
            </w:r>
          </w:p>
          <w:p w14:paraId="4E209F27" w14:textId="3F7B4C8F" w:rsidR="00CE0E58" w:rsidRPr="00B72731" w:rsidRDefault="00CE0E58" w:rsidP="00683F14">
            <w:pPr>
              <w:pStyle w:val="Tabletext"/>
              <w:rPr>
                <w:ins w:id="392" w:author="United Kingdom" w:date="2024-07-23T16:37:00Z"/>
                <w:lang w:val="en-US"/>
                <w:rPrChange w:id="393" w:author="Chang, Ruoting" w:date="2024-09-30T09:22:00Z" w16du:dateUtc="2024-09-30T07:22:00Z">
                  <w:rPr>
                    <w:ins w:id="394" w:author="United Kingdom" w:date="2024-07-23T16:37:00Z"/>
                    <w:lang w:val="fr-CH"/>
                  </w:rPr>
                </w:rPrChange>
              </w:rPr>
            </w:pPr>
            <w:ins w:id="395" w:author="United Kingdom" w:date="2024-07-23T16:37:00Z">
              <w:r w:rsidRPr="00B72731">
                <w:rPr>
                  <w:vertAlign w:val="superscript"/>
                  <w:lang w:val="en-US"/>
                  <w:rPrChange w:id="396" w:author="Chang, Ruoting" w:date="2024-09-30T09:22:00Z" w16du:dateUtc="2024-09-30T07:22:00Z">
                    <w:rPr>
                      <w:vertAlign w:val="superscript"/>
                      <w:lang w:val="fr-CH"/>
                    </w:rPr>
                  </w:rPrChange>
                </w:rPr>
                <w:t>(3)</w:t>
              </w:r>
            </w:ins>
            <w:ins w:id="397" w:author="Fernandez Jimenez, Virginia" w:date="2024-10-01T10:50:00Z" w16du:dateUtc="2024-10-01T08:50:00Z">
              <w:r w:rsidR="006A7D0B">
                <w:rPr>
                  <w:vertAlign w:val="superscript"/>
                  <w:lang w:val="en-US"/>
                </w:rPr>
                <w:tab/>
              </w:r>
            </w:ins>
            <w:ins w:id="398" w:author="United Kingdom" w:date="2024-07-23T16:37:00Z">
              <w:r w:rsidRPr="00B72731">
                <w:rPr>
                  <w:lang w:val="en-US"/>
                  <w:rPrChange w:id="399" w:author="Chang, Ruoting" w:date="2024-09-30T09:22:00Z" w16du:dateUtc="2024-09-30T07:22:00Z">
                    <w:rPr>
                      <w:lang w:val="fr-CH"/>
                    </w:rPr>
                  </w:rPrChange>
                </w:rPr>
                <w:t>The GSO system of Europe in this table uses the 2/2.2 GHz band for service links and Ka</w:t>
              </w:r>
            </w:ins>
            <w:ins w:id="400" w:author="Fernandez Jimenez, Virginia" w:date="2024-10-01T10:50:00Z" w16du:dateUtc="2024-10-01T08:50:00Z">
              <w:r w:rsidR="006A7D0B">
                <w:rPr>
                  <w:lang w:val="en-US"/>
                </w:rPr>
                <w:noBreakHyphen/>
              </w:r>
            </w:ins>
            <w:ins w:id="401" w:author="United Kingdom" w:date="2024-07-23T16:37:00Z">
              <w:r w:rsidRPr="00B72731">
                <w:rPr>
                  <w:lang w:val="en-US"/>
                  <w:rPrChange w:id="402" w:author="Chang, Ruoting" w:date="2024-09-30T09:22:00Z" w16du:dateUtc="2024-09-30T07:22:00Z">
                    <w:rPr>
                      <w:lang w:val="fr-CH"/>
                    </w:rPr>
                  </w:rPrChange>
                </w:rPr>
                <w:t>band for feeder links.</w:t>
              </w:r>
            </w:ins>
          </w:p>
          <w:p w14:paraId="45605E1B" w14:textId="77777777" w:rsidR="00CE0E58" w:rsidRDefault="00CE0E58" w:rsidP="00AC4DAA">
            <w:pPr>
              <w:pStyle w:val="Tabletext"/>
              <w:rPr>
                <w:lang w:val="en-US"/>
              </w:rPr>
            </w:pPr>
            <w:r>
              <w:rPr>
                <w:lang w:val="en-US"/>
              </w:rPr>
              <w:t>NOTE – See the legend for special terms and symbols at the end of Table 4.</w:t>
            </w:r>
          </w:p>
        </w:tc>
        <w:tc>
          <w:tcPr>
            <w:tcW w:w="2281" w:type="dxa"/>
            <w:tcPrChange w:id="403" w:author="United Kingdom" w:date="2024-07-23T16:36:00Z">
              <w:tcPr>
                <w:tcW w:w="2780" w:type="dxa"/>
                <w:gridSpan w:val="3"/>
              </w:tcPr>
            </w:tcPrChange>
          </w:tcPr>
          <w:p w14:paraId="1D07085A" w14:textId="77777777" w:rsidR="00CE0E58" w:rsidRDefault="00CE0E58" w:rsidP="00AC4DAA">
            <w:pPr>
              <w:pStyle w:val="Tabletext"/>
              <w:rPr>
                <w:vertAlign w:val="superscript"/>
                <w:lang w:val="en-US"/>
              </w:rPr>
            </w:pPr>
          </w:p>
        </w:tc>
      </w:tr>
    </w:tbl>
    <w:p w14:paraId="4EB60D05" w14:textId="77777777" w:rsidR="00CE0E58" w:rsidRPr="00BE2B58" w:rsidRDefault="00CE0E58" w:rsidP="00B61C3E">
      <w:pPr>
        <w:pStyle w:val="Tablefin"/>
      </w:pPr>
    </w:p>
    <w:p w14:paraId="391E5CEC" w14:textId="77777777" w:rsidR="00CE0E58" w:rsidRPr="00BE2B58" w:rsidRDefault="00CE0E58" w:rsidP="00183118">
      <w:pPr>
        <w:pStyle w:val="Heading1"/>
        <w:rPr>
          <w:rFonts w:eastAsia="SimSun"/>
          <w:lang w:val="en-US"/>
        </w:rPr>
      </w:pPr>
      <w:bookmarkStart w:id="404" w:name="_Toc115517909"/>
      <w:r w:rsidRPr="00BE2B58">
        <w:rPr>
          <w:rFonts w:eastAsia="SimSun"/>
          <w:lang w:val="en-US"/>
        </w:rPr>
        <w:t>3</w:t>
      </w:r>
      <w:r w:rsidRPr="00BE2B58">
        <w:rPr>
          <w:rFonts w:eastAsia="SimSun"/>
          <w:lang w:val="en-US"/>
        </w:rPr>
        <w:tab/>
        <w:t>Non-GSO MSS system characteristics</w:t>
      </w:r>
      <w:bookmarkEnd w:id="404"/>
    </w:p>
    <w:p w14:paraId="5CDF96FC" w14:textId="77777777" w:rsidR="00CE0E58" w:rsidRPr="00BE2B58" w:rsidRDefault="00CE0E58" w:rsidP="00B85746">
      <w:pPr>
        <w:jc w:val="both"/>
        <w:rPr>
          <w:rFonts w:eastAsia="SimSun"/>
          <w:lang w:val="en-US"/>
        </w:rPr>
      </w:pPr>
      <w:r w:rsidRPr="00BE2B58">
        <w:rPr>
          <w:rFonts w:eastAsia="SimSun"/>
          <w:lang w:val="en-US"/>
        </w:rPr>
        <w:t>Proposed personal communication systems using non-GSO satellites, including satellites using low, medium and intermediate orbits, are expected to provide voice, data communications and positioning on a worldwide basis using mobile terminals or hand-held portable terminals using omnidirectional antennas.</w:t>
      </w:r>
    </w:p>
    <w:p w14:paraId="08B025CE" w14:textId="77777777" w:rsidR="00CE0E58" w:rsidRPr="00BE2B58" w:rsidRDefault="00CE0E58" w:rsidP="00B85746">
      <w:pPr>
        <w:jc w:val="both"/>
        <w:rPr>
          <w:rFonts w:eastAsia="SimSun"/>
          <w:lang w:val="en-US"/>
        </w:rPr>
      </w:pPr>
      <w:r w:rsidRPr="00BE2B58">
        <w:rPr>
          <w:rFonts w:eastAsia="SimSun"/>
          <w:lang w:val="en-US"/>
        </w:rPr>
        <w:t>Operation in a band contiguous with future land mobile communication systems would permit interoperability between non-GSO MSS and land mobile systems.</w:t>
      </w:r>
    </w:p>
    <w:p w14:paraId="68A704A9" w14:textId="77777777" w:rsidR="00CE0E58" w:rsidRPr="00BE2B58" w:rsidRDefault="00CE0E58" w:rsidP="00183118">
      <w:pPr>
        <w:rPr>
          <w:rFonts w:eastAsia="SimSun"/>
          <w:lang w:val="en-US"/>
        </w:rPr>
      </w:pPr>
      <w:r w:rsidRPr="00BE2B58">
        <w:rPr>
          <w:rFonts w:eastAsia="SimSun"/>
          <w:lang w:val="en-US"/>
        </w:rPr>
        <w:lastRenderedPageBreak/>
        <w:t>Table 4 presents representative technical characteristics of service links for selected MSS networks that utilize space stations in non</w:t>
      </w:r>
      <w:r w:rsidRPr="00BE2B58">
        <w:rPr>
          <w:rFonts w:eastAsia="SimSun"/>
          <w:lang w:val="en-US"/>
        </w:rPr>
        <w:noBreakHyphen/>
        <w:t>GSOs.</w:t>
      </w:r>
    </w:p>
    <w:p w14:paraId="6A6AA367" w14:textId="77777777" w:rsidR="00CE0E58" w:rsidRPr="00BE2B58" w:rsidRDefault="00CE0E58" w:rsidP="00183118">
      <w:pPr>
        <w:pStyle w:val="Heading1"/>
        <w:rPr>
          <w:rFonts w:eastAsia="SimSun"/>
          <w:lang w:val="en-US"/>
        </w:rPr>
      </w:pPr>
      <w:bookmarkStart w:id="405" w:name="_Toc115517910"/>
      <w:r w:rsidRPr="00BE2B58">
        <w:rPr>
          <w:rFonts w:eastAsia="SimSun"/>
          <w:lang w:val="en-US"/>
        </w:rPr>
        <w:t>4</w:t>
      </w:r>
      <w:r w:rsidRPr="00BE2B58">
        <w:rPr>
          <w:rFonts w:eastAsia="SimSun"/>
          <w:lang w:val="en-US"/>
        </w:rPr>
        <w:tab/>
        <w:t>Propagation factors and mobile antenna characteristics</w:t>
      </w:r>
      <w:bookmarkEnd w:id="405"/>
    </w:p>
    <w:p w14:paraId="180BA8B9" w14:textId="77777777" w:rsidR="00CE0E58" w:rsidRPr="00BE2B58" w:rsidRDefault="00CE0E58" w:rsidP="00B85746">
      <w:pPr>
        <w:jc w:val="both"/>
        <w:rPr>
          <w:rFonts w:eastAsia="SimSun"/>
          <w:lang w:val="en-US"/>
        </w:rPr>
      </w:pPr>
      <w:r w:rsidRPr="00BE2B58">
        <w:rPr>
          <w:rFonts w:eastAsia="SimSun"/>
          <w:lang w:val="en-US"/>
        </w:rPr>
        <w:t>Signal level variation due to multipath effects and blockage by ship’s superstructure occurs in MMSS links. Multipath, especially sea surface-reflected multipath, is a significant factor to be considered in the design of an aeronautical mobile-satellite system. In LMSS links, foliage shadowing is a significant additional effect which increases with frequency. Furthermore, several propagation factors should be taken into account when designing a non-GSO MSS system providing personal services. These propagation factors affect system characteristics, such as link margin and transmission power control techniques.</w:t>
      </w:r>
    </w:p>
    <w:p w14:paraId="12546FD1" w14:textId="77777777" w:rsidR="00CE0E58" w:rsidRPr="00BE2B58" w:rsidRDefault="00CE0E58" w:rsidP="00B85746">
      <w:pPr>
        <w:jc w:val="both"/>
        <w:rPr>
          <w:rFonts w:eastAsia="SimSun"/>
          <w:lang w:val="en-US"/>
        </w:rPr>
      </w:pPr>
      <w:r w:rsidRPr="00BE2B58">
        <w:rPr>
          <w:rFonts w:eastAsia="SimSun"/>
          <w:lang w:val="en-US"/>
        </w:rPr>
        <w:t>Reference radiation patterns for various types of LMSS mobile earth station antenna are recommended to assess the interference calculation for coordination studies (see Recommendation ITU-R M.1091).</w:t>
      </w:r>
    </w:p>
    <w:p w14:paraId="4C5257A7" w14:textId="77777777" w:rsidR="00CE0E58" w:rsidRPr="00BE2B58" w:rsidRDefault="00CE0E58" w:rsidP="00183118">
      <w:pPr>
        <w:rPr>
          <w:rFonts w:eastAsia="SimSun"/>
          <w:lang w:val="en-US"/>
        </w:rPr>
      </w:pPr>
    </w:p>
    <w:p w14:paraId="0DF97A63" w14:textId="77777777" w:rsidR="00CE0E58" w:rsidRPr="00BE2B58" w:rsidRDefault="00CE0E58" w:rsidP="00183118">
      <w:pPr>
        <w:rPr>
          <w:rFonts w:eastAsia="SimSun"/>
          <w:lang w:val="en-US"/>
        </w:rPr>
        <w:sectPr w:rsidR="00CE0E58" w:rsidRPr="00BE2B58" w:rsidSect="00CE0E58">
          <w:headerReference w:type="even" r:id="rId19"/>
          <w:headerReference w:type="default" r:id="rId20"/>
          <w:footerReference w:type="default" r:id="rId21"/>
          <w:headerReference w:type="first" r:id="rId22"/>
          <w:pgSz w:w="11907" w:h="16834" w:code="9"/>
          <w:pgMar w:top="1418" w:right="1134" w:bottom="1134" w:left="1134" w:header="720" w:footer="482" w:gutter="0"/>
          <w:paperSrc w:first="15" w:other="15"/>
          <w:cols w:space="720"/>
          <w:docGrid w:linePitch="326"/>
        </w:sectPr>
      </w:pPr>
    </w:p>
    <w:p w14:paraId="36D8DDD7" w14:textId="77777777" w:rsidR="00CE0E58" w:rsidRPr="00BE2B58" w:rsidRDefault="00CE0E58" w:rsidP="00CE0E58">
      <w:pPr>
        <w:pStyle w:val="TableNo"/>
        <w:spacing w:before="240"/>
        <w:rPr>
          <w:rFonts w:eastAsia="SimSun"/>
          <w:lang w:val="en-US"/>
        </w:rPr>
      </w:pPr>
      <w:r w:rsidRPr="00BE2B58">
        <w:rPr>
          <w:rFonts w:eastAsia="SimSun"/>
          <w:lang w:val="en-US"/>
        </w:rPr>
        <w:lastRenderedPageBreak/>
        <w:t>TABLE 4a</w:t>
      </w:r>
    </w:p>
    <w:p w14:paraId="38C34B96" w14:textId="77777777" w:rsidR="00CE0E58" w:rsidRPr="00BE2B58" w:rsidRDefault="00CE0E58" w:rsidP="000C5AC9">
      <w:pPr>
        <w:pStyle w:val="Tabletitle"/>
        <w:rPr>
          <w:rFonts w:eastAsia="SimSun"/>
          <w:lang w:val="en-US"/>
        </w:rPr>
      </w:pPr>
      <w:r w:rsidRPr="00BE2B58">
        <w:rPr>
          <w:rFonts w:eastAsia="SimSun"/>
          <w:lang w:val="en-US"/>
        </w:rPr>
        <w:t>Technical characteristics of non-GSO mobile-satellite systems (service return link)</w:t>
      </w:r>
    </w:p>
    <w:tbl>
      <w:tblPr>
        <w:tblW w:w="14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992"/>
        <w:gridCol w:w="850"/>
        <w:gridCol w:w="851"/>
        <w:gridCol w:w="992"/>
        <w:gridCol w:w="1030"/>
        <w:gridCol w:w="10"/>
        <w:gridCol w:w="834"/>
        <w:gridCol w:w="847"/>
        <w:gridCol w:w="845"/>
        <w:gridCol w:w="845"/>
        <w:gridCol w:w="846"/>
        <w:gridCol w:w="848"/>
        <w:gridCol w:w="849"/>
        <w:gridCol w:w="889"/>
        <w:gridCol w:w="809"/>
      </w:tblGrid>
      <w:tr w:rsidR="00CE0E58" w:rsidRPr="00BE2B58" w14:paraId="53422CF4" w14:textId="77777777" w:rsidTr="000C5AC9">
        <w:trPr>
          <w:cantSplit/>
          <w:trHeight w:val="244"/>
          <w:jc w:val="center"/>
        </w:trPr>
        <w:tc>
          <w:tcPr>
            <w:tcW w:w="2122" w:type="dxa"/>
            <w:vMerge w:val="restart"/>
            <w:tcBorders>
              <w:tl2br w:val="single" w:sz="4" w:space="0" w:color="auto"/>
            </w:tcBorders>
            <w:vAlign w:val="center"/>
          </w:tcPr>
          <w:p w14:paraId="37378219" w14:textId="77777777" w:rsidR="00CE0E58" w:rsidRPr="0070430D" w:rsidRDefault="00CE0E58" w:rsidP="0070430D">
            <w:pPr>
              <w:pStyle w:val="Tablehead"/>
              <w:jc w:val="right"/>
              <w:rPr>
                <w:rFonts w:eastAsia="SimSun"/>
                <w:sz w:val="16"/>
                <w:szCs w:val="16"/>
              </w:rPr>
            </w:pPr>
            <w:r w:rsidRPr="0070430D">
              <w:rPr>
                <w:rFonts w:eastAsia="SimSun"/>
                <w:sz w:val="16"/>
                <w:szCs w:val="16"/>
              </w:rPr>
              <w:t>System</w:t>
            </w:r>
          </w:p>
          <w:p w14:paraId="6786D34B" w14:textId="77777777" w:rsidR="00CE0E58" w:rsidRPr="0070430D" w:rsidRDefault="00CE0E58" w:rsidP="0070430D">
            <w:pPr>
              <w:pStyle w:val="Tablehead"/>
              <w:jc w:val="left"/>
              <w:rPr>
                <w:rFonts w:eastAsia="SimSun"/>
                <w:sz w:val="16"/>
                <w:szCs w:val="16"/>
              </w:rPr>
            </w:pPr>
            <w:r w:rsidRPr="0070430D">
              <w:rPr>
                <w:rFonts w:eastAsia="SimSun"/>
                <w:sz w:val="16"/>
                <w:szCs w:val="16"/>
              </w:rPr>
              <w:t>Parameter</w:t>
            </w:r>
          </w:p>
        </w:tc>
        <w:tc>
          <w:tcPr>
            <w:tcW w:w="992" w:type="dxa"/>
            <w:vMerge w:val="restart"/>
            <w:vAlign w:val="center"/>
          </w:tcPr>
          <w:p w14:paraId="3A64D8C3" w14:textId="77777777" w:rsidR="00CE0E58" w:rsidRPr="0070430D" w:rsidRDefault="00CE0E58" w:rsidP="0070430D">
            <w:pPr>
              <w:pStyle w:val="Tablehead"/>
              <w:rPr>
                <w:rFonts w:eastAsia="SimSun"/>
                <w:sz w:val="16"/>
                <w:szCs w:val="16"/>
              </w:rPr>
            </w:pPr>
            <w:r w:rsidRPr="0070430D">
              <w:rPr>
                <w:rFonts w:eastAsia="SimSun"/>
                <w:sz w:val="16"/>
                <w:szCs w:val="16"/>
              </w:rPr>
              <w:t>A</w:t>
            </w:r>
            <w:r w:rsidRPr="0070430D">
              <w:rPr>
                <w:rFonts w:eastAsia="SimSun"/>
                <w:sz w:val="16"/>
                <w:szCs w:val="16"/>
                <w:vertAlign w:val="superscript"/>
              </w:rPr>
              <w:t>(1)</w:t>
            </w:r>
          </w:p>
        </w:tc>
        <w:tc>
          <w:tcPr>
            <w:tcW w:w="850" w:type="dxa"/>
            <w:vMerge w:val="restart"/>
            <w:vAlign w:val="center"/>
          </w:tcPr>
          <w:p w14:paraId="49DC75A0" w14:textId="77777777" w:rsidR="00CE0E58" w:rsidRPr="0070430D" w:rsidRDefault="00CE0E58" w:rsidP="0070430D">
            <w:pPr>
              <w:pStyle w:val="Tablehead"/>
              <w:rPr>
                <w:rFonts w:eastAsia="SimSun"/>
                <w:sz w:val="16"/>
                <w:szCs w:val="16"/>
              </w:rPr>
            </w:pPr>
            <w:r w:rsidRPr="0070430D">
              <w:rPr>
                <w:rFonts w:eastAsia="SimSun"/>
                <w:sz w:val="16"/>
                <w:szCs w:val="16"/>
              </w:rPr>
              <w:t>B</w:t>
            </w:r>
          </w:p>
        </w:tc>
        <w:tc>
          <w:tcPr>
            <w:tcW w:w="851" w:type="dxa"/>
            <w:vMerge w:val="restart"/>
            <w:vAlign w:val="center"/>
          </w:tcPr>
          <w:p w14:paraId="29994B3A" w14:textId="77777777" w:rsidR="00CE0E58" w:rsidRPr="0070430D" w:rsidRDefault="00CE0E58" w:rsidP="0070430D">
            <w:pPr>
              <w:pStyle w:val="Tablehead"/>
              <w:rPr>
                <w:rFonts w:eastAsia="SimSun"/>
                <w:sz w:val="16"/>
                <w:szCs w:val="16"/>
              </w:rPr>
            </w:pPr>
            <w:r w:rsidRPr="0070430D">
              <w:rPr>
                <w:rFonts w:eastAsia="SimSun"/>
                <w:sz w:val="16"/>
                <w:szCs w:val="16"/>
              </w:rPr>
              <w:t>C</w:t>
            </w:r>
          </w:p>
        </w:tc>
        <w:tc>
          <w:tcPr>
            <w:tcW w:w="992" w:type="dxa"/>
            <w:vMerge w:val="restart"/>
            <w:vAlign w:val="center"/>
          </w:tcPr>
          <w:p w14:paraId="78E7AA36" w14:textId="77777777" w:rsidR="00CE0E58" w:rsidRPr="0070430D" w:rsidRDefault="00CE0E58" w:rsidP="0070430D">
            <w:pPr>
              <w:pStyle w:val="Tablehead"/>
              <w:rPr>
                <w:rFonts w:eastAsia="SimSun"/>
                <w:sz w:val="16"/>
                <w:szCs w:val="16"/>
              </w:rPr>
            </w:pPr>
            <w:r w:rsidRPr="0070430D">
              <w:rPr>
                <w:rFonts w:eastAsia="SimSun"/>
                <w:sz w:val="16"/>
                <w:szCs w:val="16"/>
              </w:rPr>
              <w:t>D</w:t>
            </w:r>
          </w:p>
        </w:tc>
        <w:tc>
          <w:tcPr>
            <w:tcW w:w="2721" w:type="dxa"/>
            <w:gridSpan w:val="4"/>
            <w:vMerge w:val="restart"/>
            <w:vAlign w:val="center"/>
          </w:tcPr>
          <w:p w14:paraId="6A79D805" w14:textId="77777777" w:rsidR="00CE0E58" w:rsidRPr="0070430D" w:rsidRDefault="00CE0E58" w:rsidP="0070430D">
            <w:pPr>
              <w:pStyle w:val="Tablehead"/>
              <w:rPr>
                <w:rFonts w:eastAsia="SimSun"/>
                <w:sz w:val="16"/>
                <w:szCs w:val="16"/>
              </w:rPr>
            </w:pPr>
            <w:r w:rsidRPr="0070430D">
              <w:rPr>
                <w:rFonts w:eastAsia="SimSun"/>
                <w:sz w:val="16"/>
                <w:szCs w:val="16"/>
              </w:rPr>
              <w:t>E</w:t>
            </w:r>
          </w:p>
        </w:tc>
        <w:tc>
          <w:tcPr>
            <w:tcW w:w="845" w:type="dxa"/>
            <w:vMerge w:val="restart"/>
            <w:vAlign w:val="center"/>
          </w:tcPr>
          <w:p w14:paraId="5F612223" w14:textId="77777777" w:rsidR="00CE0E58" w:rsidRPr="0070430D" w:rsidRDefault="00CE0E58" w:rsidP="0070430D">
            <w:pPr>
              <w:pStyle w:val="Tablehead"/>
              <w:rPr>
                <w:rFonts w:eastAsia="SimSun"/>
                <w:sz w:val="16"/>
                <w:szCs w:val="16"/>
              </w:rPr>
            </w:pPr>
            <w:r w:rsidRPr="0070430D">
              <w:rPr>
                <w:rFonts w:eastAsia="SimSun"/>
                <w:sz w:val="16"/>
                <w:szCs w:val="16"/>
              </w:rPr>
              <w:t>F</w:t>
            </w:r>
          </w:p>
        </w:tc>
        <w:tc>
          <w:tcPr>
            <w:tcW w:w="1691" w:type="dxa"/>
            <w:gridSpan w:val="2"/>
            <w:vAlign w:val="center"/>
          </w:tcPr>
          <w:p w14:paraId="2C678F41" w14:textId="77777777" w:rsidR="00CE0E58" w:rsidRPr="0070430D" w:rsidRDefault="00CE0E58" w:rsidP="0070430D">
            <w:pPr>
              <w:pStyle w:val="Tablehead"/>
              <w:rPr>
                <w:rFonts w:eastAsia="SimSun"/>
                <w:sz w:val="16"/>
                <w:szCs w:val="16"/>
              </w:rPr>
            </w:pPr>
            <w:r w:rsidRPr="0070430D">
              <w:rPr>
                <w:rFonts w:eastAsia="SimSun"/>
                <w:sz w:val="16"/>
                <w:szCs w:val="16"/>
              </w:rPr>
              <w:t>G</w:t>
            </w:r>
          </w:p>
        </w:tc>
        <w:tc>
          <w:tcPr>
            <w:tcW w:w="848" w:type="dxa"/>
            <w:vMerge w:val="restart"/>
            <w:vAlign w:val="center"/>
          </w:tcPr>
          <w:p w14:paraId="1BEF71BA" w14:textId="77777777" w:rsidR="00CE0E58" w:rsidRPr="0070430D" w:rsidRDefault="00CE0E58" w:rsidP="0070430D">
            <w:pPr>
              <w:pStyle w:val="Tablehead"/>
              <w:rPr>
                <w:rFonts w:eastAsia="SimSun"/>
                <w:sz w:val="16"/>
                <w:szCs w:val="16"/>
              </w:rPr>
            </w:pPr>
            <w:r w:rsidRPr="0070430D">
              <w:rPr>
                <w:rFonts w:eastAsia="SimSun"/>
                <w:sz w:val="16"/>
                <w:szCs w:val="16"/>
              </w:rPr>
              <w:t>H</w:t>
            </w:r>
          </w:p>
        </w:tc>
        <w:tc>
          <w:tcPr>
            <w:tcW w:w="849" w:type="dxa"/>
            <w:vMerge w:val="restart"/>
            <w:vAlign w:val="center"/>
          </w:tcPr>
          <w:p w14:paraId="4BEAC07D" w14:textId="77777777" w:rsidR="00CE0E58" w:rsidRPr="0070430D" w:rsidRDefault="00CE0E58" w:rsidP="0070430D">
            <w:pPr>
              <w:pStyle w:val="Tablehead"/>
              <w:rPr>
                <w:rFonts w:eastAsia="SimSun"/>
                <w:sz w:val="16"/>
                <w:szCs w:val="16"/>
              </w:rPr>
            </w:pPr>
            <w:r w:rsidRPr="0070430D">
              <w:rPr>
                <w:rFonts w:eastAsia="SimSun"/>
                <w:sz w:val="16"/>
                <w:szCs w:val="16"/>
              </w:rPr>
              <w:t>R</w:t>
            </w:r>
          </w:p>
        </w:tc>
        <w:tc>
          <w:tcPr>
            <w:tcW w:w="1698" w:type="dxa"/>
            <w:gridSpan w:val="2"/>
          </w:tcPr>
          <w:p w14:paraId="07E76609" w14:textId="77777777" w:rsidR="00CE0E58" w:rsidRPr="0070430D" w:rsidRDefault="00CE0E58" w:rsidP="0070430D">
            <w:pPr>
              <w:pStyle w:val="Tablehead"/>
              <w:rPr>
                <w:rFonts w:eastAsia="SimSun"/>
                <w:sz w:val="16"/>
                <w:szCs w:val="16"/>
              </w:rPr>
            </w:pPr>
            <w:r w:rsidRPr="0070430D">
              <w:rPr>
                <w:rFonts w:eastAsia="SimSun"/>
                <w:sz w:val="16"/>
                <w:szCs w:val="16"/>
              </w:rPr>
              <w:t>K</w:t>
            </w:r>
          </w:p>
        </w:tc>
      </w:tr>
      <w:tr w:rsidR="00CE0E58" w:rsidRPr="00BE2B58" w14:paraId="7BB52F74" w14:textId="77777777" w:rsidTr="00EB5C98">
        <w:trPr>
          <w:cantSplit/>
          <w:trHeight w:val="262"/>
          <w:jc w:val="center"/>
        </w:trPr>
        <w:tc>
          <w:tcPr>
            <w:tcW w:w="2122" w:type="dxa"/>
            <w:vMerge/>
            <w:tcBorders>
              <w:bottom w:val="single" w:sz="4" w:space="0" w:color="auto"/>
            </w:tcBorders>
            <w:vAlign w:val="center"/>
          </w:tcPr>
          <w:p w14:paraId="2CC363A2" w14:textId="77777777" w:rsidR="00CE0E58" w:rsidRPr="0070430D" w:rsidRDefault="00CE0E58" w:rsidP="0070430D">
            <w:pPr>
              <w:pStyle w:val="Tablehead"/>
              <w:rPr>
                <w:rFonts w:eastAsia="SimSun"/>
                <w:sz w:val="16"/>
                <w:szCs w:val="16"/>
              </w:rPr>
            </w:pPr>
          </w:p>
        </w:tc>
        <w:tc>
          <w:tcPr>
            <w:tcW w:w="992" w:type="dxa"/>
            <w:vMerge/>
            <w:tcBorders>
              <w:bottom w:val="single" w:sz="4" w:space="0" w:color="auto"/>
            </w:tcBorders>
            <w:vAlign w:val="center"/>
          </w:tcPr>
          <w:p w14:paraId="5ED21345" w14:textId="77777777" w:rsidR="00CE0E58" w:rsidRPr="0070430D" w:rsidRDefault="00CE0E58" w:rsidP="0070430D">
            <w:pPr>
              <w:pStyle w:val="Tablehead"/>
              <w:rPr>
                <w:rFonts w:eastAsia="SimSun"/>
                <w:sz w:val="16"/>
                <w:szCs w:val="16"/>
              </w:rPr>
            </w:pPr>
          </w:p>
        </w:tc>
        <w:tc>
          <w:tcPr>
            <w:tcW w:w="850" w:type="dxa"/>
            <w:vMerge/>
            <w:tcBorders>
              <w:bottom w:val="single" w:sz="4" w:space="0" w:color="auto"/>
            </w:tcBorders>
            <w:vAlign w:val="center"/>
          </w:tcPr>
          <w:p w14:paraId="3C3A1A9A" w14:textId="77777777" w:rsidR="00CE0E58" w:rsidRPr="0070430D" w:rsidRDefault="00CE0E58" w:rsidP="0070430D">
            <w:pPr>
              <w:pStyle w:val="Tablehead"/>
              <w:rPr>
                <w:rFonts w:eastAsia="SimSun"/>
                <w:sz w:val="16"/>
                <w:szCs w:val="16"/>
              </w:rPr>
            </w:pPr>
          </w:p>
        </w:tc>
        <w:tc>
          <w:tcPr>
            <w:tcW w:w="851" w:type="dxa"/>
            <w:vMerge/>
            <w:tcBorders>
              <w:bottom w:val="single" w:sz="4" w:space="0" w:color="auto"/>
            </w:tcBorders>
            <w:vAlign w:val="center"/>
          </w:tcPr>
          <w:p w14:paraId="1C1B6C4D" w14:textId="77777777" w:rsidR="00CE0E58" w:rsidRPr="0070430D" w:rsidRDefault="00CE0E58" w:rsidP="0070430D">
            <w:pPr>
              <w:pStyle w:val="Tablehead"/>
              <w:rPr>
                <w:rFonts w:eastAsia="SimSun"/>
                <w:sz w:val="16"/>
                <w:szCs w:val="16"/>
              </w:rPr>
            </w:pPr>
          </w:p>
        </w:tc>
        <w:tc>
          <w:tcPr>
            <w:tcW w:w="992" w:type="dxa"/>
            <w:vMerge/>
            <w:tcBorders>
              <w:bottom w:val="single" w:sz="4" w:space="0" w:color="auto"/>
            </w:tcBorders>
            <w:vAlign w:val="center"/>
          </w:tcPr>
          <w:p w14:paraId="63167E18" w14:textId="77777777" w:rsidR="00CE0E58" w:rsidRPr="0070430D" w:rsidRDefault="00CE0E58" w:rsidP="0070430D">
            <w:pPr>
              <w:pStyle w:val="Tablehead"/>
              <w:rPr>
                <w:rFonts w:eastAsia="SimSun"/>
                <w:sz w:val="16"/>
                <w:szCs w:val="16"/>
              </w:rPr>
            </w:pPr>
          </w:p>
        </w:tc>
        <w:tc>
          <w:tcPr>
            <w:tcW w:w="2721" w:type="dxa"/>
            <w:gridSpan w:val="4"/>
            <w:vMerge/>
            <w:tcBorders>
              <w:bottom w:val="single" w:sz="4" w:space="0" w:color="auto"/>
            </w:tcBorders>
            <w:vAlign w:val="center"/>
          </w:tcPr>
          <w:p w14:paraId="70F03A6E" w14:textId="77777777" w:rsidR="00CE0E58" w:rsidRPr="0070430D" w:rsidRDefault="00CE0E58" w:rsidP="0070430D">
            <w:pPr>
              <w:pStyle w:val="Tablehead"/>
              <w:rPr>
                <w:rFonts w:eastAsia="SimSun"/>
                <w:sz w:val="16"/>
                <w:szCs w:val="16"/>
              </w:rPr>
            </w:pPr>
          </w:p>
        </w:tc>
        <w:tc>
          <w:tcPr>
            <w:tcW w:w="845" w:type="dxa"/>
            <w:vMerge/>
            <w:tcBorders>
              <w:bottom w:val="single" w:sz="4" w:space="0" w:color="auto"/>
            </w:tcBorders>
            <w:vAlign w:val="center"/>
          </w:tcPr>
          <w:p w14:paraId="4AFE7463" w14:textId="77777777" w:rsidR="00CE0E58" w:rsidRPr="0070430D" w:rsidRDefault="00CE0E58" w:rsidP="0070430D">
            <w:pPr>
              <w:pStyle w:val="Tablehead"/>
              <w:rPr>
                <w:rFonts w:eastAsia="SimSun"/>
                <w:sz w:val="16"/>
                <w:szCs w:val="16"/>
              </w:rPr>
            </w:pPr>
          </w:p>
        </w:tc>
        <w:tc>
          <w:tcPr>
            <w:tcW w:w="845" w:type="dxa"/>
            <w:tcBorders>
              <w:bottom w:val="single" w:sz="4" w:space="0" w:color="auto"/>
            </w:tcBorders>
            <w:vAlign w:val="center"/>
          </w:tcPr>
          <w:p w14:paraId="1EC3DF7F" w14:textId="77777777" w:rsidR="00CE0E58" w:rsidRPr="0070430D" w:rsidRDefault="00CE0E58" w:rsidP="0070430D">
            <w:pPr>
              <w:pStyle w:val="Tablehead"/>
              <w:rPr>
                <w:rFonts w:eastAsia="SimSun"/>
                <w:sz w:val="16"/>
                <w:szCs w:val="16"/>
              </w:rPr>
            </w:pPr>
            <w:r w:rsidRPr="0070430D">
              <w:rPr>
                <w:rFonts w:eastAsia="SimSun"/>
                <w:sz w:val="16"/>
                <w:szCs w:val="16"/>
              </w:rPr>
              <w:t>Link 1</w:t>
            </w:r>
          </w:p>
        </w:tc>
        <w:tc>
          <w:tcPr>
            <w:tcW w:w="846" w:type="dxa"/>
            <w:tcBorders>
              <w:bottom w:val="single" w:sz="4" w:space="0" w:color="auto"/>
            </w:tcBorders>
            <w:vAlign w:val="center"/>
          </w:tcPr>
          <w:p w14:paraId="5B61C355" w14:textId="77777777" w:rsidR="00CE0E58" w:rsidRPr="0070430D" w:rsidRDefault="00CE0E58" w:rsidP="0070430D">
            <w:pPr>
              <w:pStyle w:val="Tablehead"/>
              <w:rPr>
                <w:rFonts w:eastAsia="SimSun"/>
                <w:sz w:val="16"/>
                <w:szCs w:val="16"/>
              </w:rPr>
            </w:pPr>
            <w:r w:rsidRPr="0070430D">
              <w:rPr>
                <w:rFonts w:eastAsia="SimSun"/>
                <w:sz w:val="16"/>
                <w:szCs w:val="16"/>
              </w:rPr>
              <w:t>Link 2</w:t>
            </w:r>
          </w:p>
        </w:tc>
        <w:tc>
          <w:tcPr>
            <w:tcW w:w="848" w:type="dxa"/>
            <w:vMerge/>
            <w:tcBorders>
              <w:bottom w:val="single" w:sz="4" w:space="0" w:color="auto"/>
            </w:tcBorders>
            <w:vAlign w:val="center"/>
          </w:tcPr>
          <w:p w14:paraId="508F768F" w14:textId="77777777" w:rsidR="00CE0E58" w:rsidRPr="0070430D" w:rsidRDefault="00CE0E58" w:rsidP="0070430D">
            <w:pPr>
              <w:pStyle w:val="Tablehead"/>
              <w:rPr>
                <w:rFonts w:eastAsia="SimSun"/>
                <w:sz w:val="16"/>
                <w:szCs w:val="16"/>
              </w:rPr>
            </w:pPr>
          </w:p>
        </w:tc>
        <w:tc>
          <w:tcPr>
            <w:tcW w:w="849" w:type="dxa"/>
            <w:vMerge/>
            <w:tcBorders>
              <w:bottom w:val="single" w:sz="4" w:space="0" w:color="auto"/>
            </w:tcBorders>
            <w:vAlign w:val="center"/>
          </w:tcPr>
          <w:p w14:paraId="2AC42E42" w14:textId="77777777" w:rsidR="00CE0E58" w:rsidRPr="0070430D" w:rsidRDefault="00CE0E58" w:rsidP="0070430D">
            <w:pPr>
              <w:pStyle w:val="Tablehead"/>
              <w:rPr>
                <w:rFonts w:eastAsia="SimSun"/>
                <w:sz w:val="16"/>
                <w:szCs w:val="16"/>
              </w:rPr>
            </w:pPr>
          </w:p>
        </w:tc>
        <w:tc>
          <w:tcPr>
            <w:tcW w:w="889" w:type="dxa"/>
            <w:tcBorders>
              <w:bottom w:val="single" w:sz="4" w:space="0" w:color="auto"/>
            </w:tcBorders>
          </w:tcPr>
          <w:p w14:paraId="432F5971" w14:textId="77777777" w:rsidR="00CE0E58" w:rsidRPr="0070430D" w:rsidRDefault="00CE0E58" w:rsidP="0070430D">
            <w:pPr>
              <w:pStyle w:val="Tablehead"/>
              <w:rPr>
                <w:rFonts w:eastAsia="SimSun"/>
                <w:sz w:val="16"/>
                <w:szCs w:val="16"/>
              </w:rPr>
            </w:pPr>
            <w:r w:rsidRPr="0070430D">
              <w:rPr>
                <w:rFonts w:eastAsia="SimSun"/>
                <w:sz w:val="16"/>
                <w:szCs w:val="16"/>
              </w:rPr>
              <w:t>I</w:t>
            </w:r>
          </w:p>
        </w:tc>
        <w:tc>
          <w:tcPr>
            <w:tcW w:w="809" w:type="dxa"/>
          </w:tcPr>
          <w:p w14:paraId="0A871820" w14:textId="77777777" w:rsidR="00CE0E58" w:rsidRPr="0070430D" w:rsidRDefault="00CE0E58" w:rsidP="0070430D">
            <w:pPr>
              <w:pStyle w:val="Tablehead"/>
              <w:rPr>
                <w:rFonts w:eastAsia="SimSun"/>
                <w:sz w:val="16"/>
                <w:szCs w:val="16"/>
              </w:rPr>
            </w:pPr>
            <w:r w:rsidRPr="0070430D">
              <w:rPr>
                <w:rFonts w:eastAsia="SimSun"/>
                <w:sz w:val="16"/>
                <w:szCs w:val="16"/>
              </w:rPr>
              <w:t>M</w:t>
            </w:r>
          </w:p>
        </w:tc>
      </w:tr>
      <w:tr w:rsidR="00CE0E58" w:rsidRPr="00BE2B58" w14:paraId="449ED13C" w14:textId="77777777" w:rsidTr="00EB5C98">
        <w:trPr>
          <w:cantSplit/>
          <w:trHeight w:val="218"/>
          <w:jc w:val="center"/>
        </w:trPr>
        <w:tc>
          <w:tcPr>
            <w:tcW w:w="12761" w:type="dxa"/>
            <w:gridSpan w:val="14"/>
            <w:tcBorders>
              <w:right w:val="nil"/>
            </w:tcBorders>
          </w:tcPr>
          <w:p w14:paraId="70EA7F4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lang w:val="en-US"/>
              </w:rPr>
            </w:pPr>
            <w:r w:rsidRPr="00BE2B58">
              <w:rPr>
                <w:rFonts w:eastAsia="SimSun"/>
                <w:i/>
                <w:sz w:val="16"/>
                <w:lang w:val="en-US"/>
              </w:rPr>
              <w:t>Polarization</w:t>
            </w:r>
          </w:p>
        </w:tc>
        <w:tc>
          <w:tcPr>
            <w:tcW w:w="889" w:type="dxa"/>
            <w:tcBorders>
              <w:left w:val="nil"/>
              <w:right w:val="nil"/>
            </w:tcBorders>
          </w:tcPr>
          <w:p w14:paraId="6F22D17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i/>
                <w:sz w:val="16"/>
                <w:lang w:val="en-US"/>
              </w:rPr>
            </w:pPr>
          </w:p>
        </w:tc>
        <w:tc>
          <w:tcPr>
            <w:tcW w:w="809" w:type="dxa"/>
            <w:tcBorders>
              <w:left w:val="nil"/>
            </w:tcBorders>
          </w:tcPr>
          <w:p w14:paraId="25C9AA8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i/>
                <w:sz w:val="16"/>
                <w:lang w:val="en-US"/>
              </w:rPr>
            </w:pPr>
          </w:p>
        </w:tc>
      </w:tr>
      <w:tr w:rsidR="00CE0E58" w:rsidRPr="00BE2B58" w14:paraId="443F2157" w14:textId="77777777" w:rsidTr="000C5AC9">
        <w:trPr>
          <w:cantSplit/>
          <w:trHeight w:val="384"/>
          <w:jc w:val="center"/>
        </w:trPr>
        <w:tc>
          <w:tcPr>
            <w:tcW w:w="2122" w:type="dxa"/>
          </w:tcPr>
          <w:p w14:paraId="1BCDB16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rPr>
            </w:pPr>
            <w:r w:rsidRPr="00BE2B58">
              <w:rPr>
                <w:rFonts w:eastAsia="SimSun"/>
                <w:sz w:val="16"/>
              </w:rPr>
              <w:t>Feeder link</w:t>
            </w:r>
          </w:p>
        </w:tc>
        <w:tc>
          <w:tcPr>
            <w:tcW w:w="992" w:type="dxa"/>
          </w:tcPr>
          <w:p w14:paraId="3D1AB42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RHCP</w:t>
            </w:r>
          </w:p>
        </w:tc>
        <w:tc>
          <w:tcPr>
            <w:tcW w:w="850" w:type="dxa"/>
          </w:tcPr>
          <w:p w14:paraId="447CF9F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RHCP</w:t>
            </w:r>
          </w:p>
        </w:tc>
        <w:tc>
          <w:tcPr>
            <w:tcW w:w="851" w:type="dxa"/>
          </w:tcPr>
          <w:p w14:paraId="098DE6A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Circular</w:t>
            </w:r>
          </w:p>
        </w:tc>
        <w:tc>
          <w:tcPr>
            <w:tcW w:w="992" w:type="dxa"/>
          </w:tcPr>
          <w:p w14:paraId="23D736F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RHCP/</w:t>
            </w:r>
            <w:r w:rsidRPr="00BE2B58">
              <w:rPr>
                <w:rFonts w:eastAsia="SimSun"/>
                <w:sz w:val="16"/>
                <w:lang w:val="en-US"/>
              </w:rPr>
              <w:br/>
              <w:t>LHCP</w:t>
            </w:r>
          </w:p>
        </w:tc>
        <w:tc>
          <w:tcPr>
            <w:tcW w:w="2721" w:type="dxa"/>
            <w:gridSpan w:val="4"/>
          </w:tcPr>
          <w:p w14:paraId="126388F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RHCP/LHCP</w:t>
            </w:r>
          </w:p>
        </w:tc>
        <w:tc>
          <w:tcPr>
            <w:tcW w:w="845" w:type="dxa"/>
          </w:tcPr>
          <w:p w14:paraId="0F89C47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Circular</w:t>
            </w:r>
          </w:p>
        </w:tc>
        <w:tc>
          <w:tcPr>
            <w:tcW w:w="845" w:type="dxa"/>
          </w:tcPr>
          <w:p w14:paraId="3343028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RHCP</w:t>
            </w:r>
          </w:p>
        </w:tc>
        <w:tc>
          <w:tcPr>
            <w:tcW w:w="846" w:type="dxa"/>
          </w:tcPr>
          <w:p w14:paraId="2CC544E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RHCP</w:t>
            </w:r>
          </w:p>
        </w:tc>
        <w:tc>
          <w:tcPr>
            <w:tcW w:w="848" w:type="dxa"/>
          </w:tcPr>
          <w:p w14:paraId="26F0DA1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LHCP</w:t>
            </w:r>
          </w:p>
        </w:tc>
        <w:tc>
          <w:tcPr>
            <w:tcW w:w="849" w:type="dxa"/>
          </w:tcPr>
          <w:p w14:paraId="00EB501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Circular</w:t>
            </w:r>
          </w:p>
        </w:tc>
        <w:tc>
          <w:tcPr>
            <w:tcW w:w="889" w:type="dxa"/>
          </w:tcPr>
          <w:p w14:paraId="5E6D455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BE2B58">
              <w:rPr>
                <w:rFonts w:eastAsia="SimSun"/>
                <w:sz w:val="16"/>
                <w:szCs w:val="16"/>
              </w:rPr>
              <w:t>Circular</w:t>
            </w:r>
          </w:p>
        </w:tc>
        <w:tc>
          <w:tcPr>
            <w:tcW w:w="809" w:type="dxa"/>
          </w:tcPr>
          <w:p w14:paraId="210B296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BE2B58">
              <w:rPr>
                <w:rFonts w:eastAsia="SimSun"/>
                <w:sz w:val="16"/>
                <w:szCs w:val="16"/>
              </w:rPr>
              <w:t>Circular</w:t>
            </w:r>
          </w:p>
        </w:tc>
      </w:tr>
      <w:tr w:rsidR="00CE0E58" w:rsidRPr="00BE2B58" w14:paraId="1B86683D" w14:textId="77777777" w:rsidTr="000C5AC9">
        <w:trPr>
          <w:cantSplit/>
          <w:trHeight w:val="227"/>
          <w:jc w:val="center"/>
        </w:trPr>
        <w:tc>
          <w:tcPr>
            <w:tcW w:w="2122" w:type="dxa"/>
          </w:tcPr>
          <w:p w14:paraId="44EEDBC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rPr>
            </w:pPr>
            <w:r w:rsidRPr="00BE2B58">
              <w:rPr>
                <w:rFonts w:eastAsia="SimSun"/>
                <w:sz w:val="16"/>
              </w:rPr>
              <w:t>Service link</w:t>
            </w:r>
          </w:p>
        </w:tc>
        <w:tc>
          <w:tcPr>
            <w:tcW w:w="992" w:type="dxa"/>
          </w:tcPr>
          <w:p w14:paraId="1A730F1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RHCP</w:t>
            </w:r>
          </w:p>
        </w:tc>
        <w:tc>
          <w:tcPr>
            <w:tcW w:w="850" w:type="dxa"/>
          </w:tcPr>
          <w:p w14:paraId="4B174B2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LHCP</w:t>
            </w:r>
          </w:p>
        </w:tc>
        <w:tc>
          <w:tcPr>
            <w:tcW w:w="851" w:type="dxa"/>
          </w:tcPr>
          <w:p w14:paraId="57AB414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Circular</w:t>
            </w:r>
          </w:p>
        </w:tc>
        <w:tc>
          <w:tcPr>
            <w:tcW w:w="992" w:type="dxa"/>
          </w:tcPr>
          <w:p w14:paraId="5FF340E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LHCP</w:t>
            </w:r>
          </w:p>
        </w:tc>
        <w:tc>
          <w:tcPr>
            <w:tcW w:w="2721" w:type="dxa"/>
            <w:gridSpan w:val="4"/>
          </w:tcPr>
          <w:p w14:paraId="120D425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RHCP</w:t>
            </w:r>
          </w:p>
        </w:tc>
        <w:tc>
          <w:tcPr>
            <w:tcW w:w="845" w:type="dxa"/>
          </w:tcPr>
          <w:p w14:paraId="21B709C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RHCP</w:t>
            </w:r>
          </w:p>
        </w:tc>
        <w:tc>
          <w:tcPr>
            <w:tcW w:w="845" w:type="dxa"/>
          </w:tcPr>
          <w:p w14:paraId="05FFE38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LHCP</w:t>
            </w:r>
          </w:p>
        </w:tc>
        <w:tc>
          <w:tcPr>
            <w:tcW w:w="846" w:type="dxa"/>
          </w:tcPr>
          <w:p w14:paraId="44C874A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LHCP</w:t>
            </w:r>
          </w:p>
        </w:tc>
        <w:tc>
          <w:tcPr>
            <w:tcW w:w="848" w:type="dxa"/>
          </w:tcPr>
          <w:p w14:paraId="593016D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RHCP</w:t>
            </w:r>
          </w:p>
        </w:tc>
        <w:tc>
          <w:tcPr>
            <w:tcW w:w="849" w:type="dxa"/>
          </w:tcPr>
          <w:p w14:paraId="24EA013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Circular</w:t>
            </w:r>
          </w:p>
        </w:tc>
        <w:tc>
          <w:tcPr>
            <w:tcW w:w="889" w:type="dxa"/>
          </w:tcPr>
          <w:p w14:paraId="403D682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BE2B58">
              <w:rPr>
                <w:rFonts w:eastAsia="SimSun"/>
                <w:sz w:val="16"/>
                <w:szCs w:val="16"/>
              </w:rPr>
              <w:t>LHCP</w:t>
            </w:r>
          </w:p>
        </w:tc>
        <w:tc>
          <w:tcPr>
            <w:tcW w:w="809" w:type="dxa"/>
          </w:tcPr>
          <w:p w14:paraId="0ED1A3D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BE2B58">
              <w:rPr>
                <w:rFonts w:eastAsia="SimSun"/>
                <w:sz w:val="16"/>
                <w:szCs w:val="16"/>
              </w:rPr>
              <w:t>LHCP</w:t>
            </w:r>
          </w:p>
        </w:tc>
      </w:tr>
      <w:tr w:rsidR="00CE0E58" w:rsidRPr="00BE2B58" w14:paraId="41D00F55" w14:textId="77777777" w:rsidTr="00EB5C98">
        <w:trPr>
          <w:cantSplit/>
          <w:trHeight w:val="384"/>
          <w:jc w:val="center"/>
        </w:trPr>
        <w:tc>
          <w:tcPr>
            <w:tcW w:w="2122" w:type="dxa"/>
            <w:tcBorders>
              <w:bottom w:val="single" w:sz="4" w:space="0" w:color="auto"/>
            </w:tcBorders>
          </w:tcPr>
          <w:p w14:paraId="0E59A17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lang w:val="en-US"/>
              </w:rPr>
            </w:pPr>
            <w:r w:rsidRPr="00BE2B58">
              <w:rPr>
                <w:rFonts w:eastAsia="SimSun"/>
                <w:i/>
                <w:sz w:val="16"/>
                <w:lang w:val="en-US"/>
              </w:rPr>
              <w:t>Direction of transmission</w:t>
            </w:r>
          </w:p>
        </w:tc>
        <w:tc>
          <w:tcPr>
            <w:tcW w:w="992" w:type="dxa"/>
            <w:tcBorders>
              <w:bottom w:val="single" w:sz="4" w:space="0" w:color="auto"/>
            </w:tcBorders>
          </w:tcPr>
          <w:p w14:paraId="1F92FEC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Earth-to-space</w:t>
            </w:r>
          </w:p>
        </w:tc>
        <w:tc>
          <w:tcPr>
            <w:tcW w:w="850" w:type="dxa"/>
            <w:tcBorders>
              <w:bottom w:val="single" w:sz="4" w:space="0" w:color="auto"/>
            </w:tcBorders>
          </w:tcPr>
          <w:p w14:paraId="6545283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Earth-to-space</w:t>
            </w:r>
          </w:p>
        </w:tc>
        <w:tc>
          <w:tcPr>
            <w:tcW w:w="851" w:type="dxa"/>
            <w:tcBorders>
              <w:bottom w:val="single" w:sz="4" w:space="0" w:color="auto"/>
            </w:tcBorders>
          </w:tcPr>
          <w:p w14:paraId="292536A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Earth-to-space</w:t>
            </w:r>
          </w:p>
        </w:tc>
        <w:tc>
          <w:tcPr>
            <w:tcW w:w="992" w:type="dxa"/>
            <w:tcBorders>
              <w:bottom w:val="single" w:sz="4" w:space="0" w:color="auto"/>
            </w:tcBorders>
          </w:tcPr>
          <w:p w14:paraId="13AE68A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Earth-to-space</w:t>
            </w:r>
          </w:p>
        </w:tc>
        <w:tc>
          <w:tcPr>
            <w:tcW w:w="2721" w:type="dxa"/>
            <w:gridSpan w:val="4"/>
            <w:tcBorders>
              <w:bottom w:val="single" w:sz="4" w:space="0" w:color="auto"/>
            </w:tcBorders>
          </w:tcPr>
          <w:p w14:paraId="24F0B8A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Earth-to-space (service)</w:t>
            </w:r>
          </w:p>
        </w:tc>
        <w:tc>
          <w:tcPr>
            <w:tcW w:w="845" w:type="dxa"/>
            <w:tcBorders>
              <w:bottom w:val="single" w:sz="4" w:space="0" w:color="auto"/>
            </w:tcBorders>
          </w:tcPr>
          <w:p w14:paraId="41E912D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Earth-to-space</w:t>
            </w:r>
          </w:p>
        </w:tc>
        <w:tc>
          <w:tcPr>
            <w:tcW w:w="845" w:type="dxa"/>
            <w:tcBorders>
              <w:bottom w:val="single" w:sz="4" w:space="0" w:color="auto"/>
            </w:tcBorders>
          </w:tcPr>
          <w:p w14:paraId="2585C8E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Earth-to-space</w:t>
            </w:r>
          </w:p>
        </w:tc>
        <w:tc>
          <w:tcPr>
            <w:tcW w:w="846" w:type="dxa"/>
            <w:tcBorders>
              <w:bottom w:val="single" w:sz="4" w:space="0" w:color="auto"/>
            </w:tcBorders>
          </w:tcPr>
          <w:p w14:paraId="187A3D1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Earth-to-space</w:t>
            </w:r>
          </w:p>
        </w:tc>
        <w:tc>
          <w:tcPr>
            <w:tcW w:w="848" w:type="dxa"/>
            <w:tcBorders>
              <w:bottom w:val="single" w:sz="4" w:space="0" w:color="auto"/>
            </w:tcBorders>
          </w:tcPr>
          <w:p w14:paraId="24863AA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Earth-to-space</w:t>
            </w:r>
          </w:p>
        </w:tc>
        <w:tc>
          <w:tcPr>
            <w:tcW w:w="849" w:type="dxa"/>
            <w:tcBorders>
              <w:bottom w:val="single" w:sz="4" w:space="0" w:color="auto"/>
            </w:tcBorders>
          </w:tcPr>
          <w:p w14:paraId="4C85D5D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Earth-to-space</w:t>
            </w:r>
          </w:p>
        </w:tc>
        <w:tc>
          <w:tcPr>
            <w:tcW w:w="889" w:type="dxa"/>
            <w:tcBorders>
              <w:bottom w:val="single" w:sz="4" w:space="0" w:color="auto"/>
            </w:tcBorders>
          </w:tcPr>
          <w:p w14:paraId="45696E8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lang w:val="en-US"/>
              </w:rPr>
            </w:pPr>
            <w:r w:rsidRPr="00BE2B58">
              <w:rPr>
                <w:rFonts w:eastAsia="SimSun"/>
                <w:sz w:val="16"/>
                <w:szCs w:val="16"/>
              </w:rPr>
              <w:t>earth-to-space</w:t>
            </w:r>
          </w:p>
        </w:tc>
        <w:tc>
          <w:tcPr>
            <w:tcW w:w="809" w:type="dxa"/>
          </w:tcPr>
          <w:p w14:paraId="78C1E73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lang w:val="en-US"/>
              </w:rPr>
            </w:pPr>
            <w:r w:rsidRPr="00BE2B58">
              <w:rPr>
                <w:rFonts w:eastAsia="SimSun"/>
                <w:sz w:val="16"/>
                <w:szCs w:val="16"/>
              </w:rPr>
              <w:t>Earth-to-space</w:t>
            </w:r>
          </w:p>
        </w:tc>
      </w:tr>
      <w:tr w:rsidR="00CE0E58" w:rsidRPr="00BE2B58" w14:paraId="590E392B" w14:textId="77777777" w:rsidTr="00EB5C98">
        <w:trPr>
          <w:cantSplit/>
          <w:trHeight w:val="218"/>
          <w:jc w:val="center"/>
        </w:trPr>
        <w:tc>
          <w:tcPr>
            <w:tcW w:w="12761" w:type="dxa"/>
            <w:gridSpan w:val="14"/>
            <w:tcBorders>
              <w:right w:val="nil"/>
            </w:tcBorders>
          </w:tcPr>
          <w:p w14:paraId="65E90E8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rPr>
            </w:pPr>
            <w:r w:rsidRPr="00BE2B58">
              <w:rPr>
                <w:rFonts w:eastAsia="SimSun"/>
                <w:i/>
                <w:sz w:val="16"/>
              </w:rPr>
              <w:t xml:space="preserve">Frequency bands </w:t>
            </w:r>
            <w:r w:rsidRPr="00BE2B58">
              <w:rPr>
                <w:rFonts w:eastAsia="SimSun"/>
                <w:iCs/>
                <w:sz w:val="16"/>
              </w:rPr>
              <w:t>(GHz)</w:t>
            </w:r>
          </w:p>
        </w:tc>
        <w:tc>
          <w:tcPr>
            <w:tcW w:w="889" w:type="dxa"/>
            <w:tcBorders>
              <w:left w:val="nil"/>
              <w:right w:val="nil"/>
            </w:tcBorders>
          </w:tcPr>
          <w:p w14:paraId="38DEA13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i/>
                <w:sz w:val="16"/>
                <w:szCs w:val="16"/>
              </w:rPr>
            </w:pPr>
          </w:p>
        </w:tc>
        <w:tc>
          <w:tcPr>
            <w:tcW w:w="809" w:type="dxa"/>
            <w:tcBorders>
              <w:left w:val="nil"/>
            </w:tcBorders>
          </w:tcPr>
          <w:p w14:paraId="4FDC7F5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i/>
                <w:sz w:val="16"/>
                <w:szCs w:val="16"/>
              </w:rPr>
            </w:pPr>
          </w:p>
        </w:tc>
      </w:tr>
      <w:tr w:rsidR="00CE0E58" w:rsidRPr="00BE2B58" w14:paraId="6DB8B76A" w14:textId="77777777" w:rsidTr="000C5AC9">
        <w:trPr>
          <w:cantSplit/>
          <w:trHeight w:val="218"/>
          <w:jc w:val="center"/>
        </w:trPr>
        <w:tc>
          <w:tcPr>
            <w:tcW w:w="2122" w:type="dxa"/>
          </w:tcPr>
          <w:p w14:paraId="11B41D8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rPr>
            </w:pPr>
            <w:r w:rsidRPr="00BE2B58">
              <w:rPr>
                <w:rFonts w:eastAsia="SimSun"/>
                <w:sz w:val="16"/>
              </w:rPr>
              <w:t>Feeder link</w:t>
            </w:r>
          </w:p>
        </w:tc>
        <w:tc>
          <w:tcPr>
            <w:tcW w:w="992" w:type="dxa"/>
          </w:tcPr>
          <w:p w14:paraId="45DDCE5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30</w:t>
            </w:r>
          </w:p>
        </w:tc>
        <w:tc>
          <w:tcPr>
            <w:tcW w:w="850" w:type="dxa"/>
          </w:tcPr>
          <w:p w14:paraId="6942851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20</w:t>
            </w:r>
          </w:p>
        </w:tc>
        <w:tc>
          <w:tcPr>
            <w:tcW w:w="851" w:type="dxa"/>
          </w:tcPr>
          <w:p w14:paraId="37F8FC9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5</w:t>
            </w:r>
          </w:p>
        </w:tc>
        <w:tc>
          <w:tcPr>
            <w:tcW w:w="992" w:type="dxa"/>
          </w:tcPr>
          <w:p w14:paraId="65FE943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7</w:t>
            </w:r>
          </w:p>
        </w:tc>
        <w:tc>
          <w:tcPr>
            <w:tcW w:w="1030" w:type="dxa"/>
          </w:tcPr>
          <w:p w14:paraId="728871F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p>
        </w:tc>
        <w:tc>
          <w:tcPr>
            <w:tcW w:w="844" w:type="dxa"/>
            <w:gridSpan w:val="2"/>
          </w:tcPr>
          <w:p w14:paraId="77882FB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&lt; 19</w:t>
            </w:r>
          </w:p>
        </w:tc>
        <w:tc>
          <w:tcPr>
            <w:tcW w:w="847" w:type="dxa"/>
          </w:tcPr>
          <w:p w14:paraId="3E9AB75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p>
        </w:tc>
        <w:tc>
          <w:tcPr>
            <w:tcW w:w="845" w:type="dxa"/>
          </w:tcPr>
          <w:p w14:paraId="5077C82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7</w:t>
            </w:r>
          </w:p>
        </w:tc>
        <w:tc>
          <w:tcPr>
            <w:tcW w:w="845" w:type="dxa"/>
          </w:tcPr>
          <w:p w14:paraId="1E45D08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11</w:t>
            </w:r>
          </w:p>
        </w:tc>
        <w:tc>
          <w:tcPr>
            <w:tcW w:w="846" w:type="dxa"/>
          </w:tcPr>
          <w:p w14:paraId="775D1DB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11</w:t>
            </w:r>
          </w:p>
        </w:tc>
        <w:tc>
          <w:tcPr>
            <w:tcW w:w="848" w:type="dxa"/>
          </w:tcPr>
          <w:p w14:paraId="4A49AD1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5.2</w:t>
            </w:r>
          </w:p>
        </w:tc>
        <w:tc>
          <w:tcPr>
            <w:tcW w:w="849" w:type="dxa"/>
          </w:tcPr>
          <w:p w14:paraId="0781A9B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19</w:t>
            </w:r>
          </w:p>
        </w:tc>
        <w:tc>
          <w:tcPr>
            <w:tcW w:w="889" w:type="dxa"/>
          </w:tcPr>
          <w:p w14:paraId="145895F8"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2B4AED">
              <w:rPr>
                <w:rFonts w:eastAsia="SimSun"/>
                <w:sz w:val="16"/>
                <w:szCs w:val="16"/>
              </w:rPr>
              <w:t>*</w:t>
            </w:r>
          </w:p>
        </w:tc>
        <w:tc>
          <w:tcPr>
            <w:tcW w:w="809" w:type="dxa"/>
          </w:tcPr>
          <w:p w14:paraId="257DFF52"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2B4AED">
              <w:rPr>
                <w:rFonts w:eastAsia="SimSun"/>
                <w:sz w:val="16"/>
                <w:szCs w:val="16"/>
              </w:rPr>
              <w:t>*</w:t>
            </w:r>
          </w:p>
        </w:tc>
      </w:tr>
      <w:tr w:rsidR="00CE0E58" w:rsidRPr="00BE2B58" w14:paraId="1ED65778" w14:textId="77777777" w:rsidTr="000C5AC9">
        <w:trPr>
          <w:cantSplit/>
          <w:trHeight w:val="227"/>
          <w:jc w:val="center"/>
        </w:trPr>
        <w:tc>
          <w:tcPr>
            <w:tcW w:w="2122" w:type="dxa"/>
          </w:tcPr>
          <w:p w14:paraId="62615A6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rPr>
            </w:pPr>
            <w:r w:rsidRPr="00BE2B58">
              <w:rPr>
                <w:rFonts w:eastAsia="SimSun"/>
                <w:sz w:val="16"/>
              </w:rPr>
              <w:t>Service link</w:t>
            </w:r>
          </w:p>
        </w:tc>
        <w:tc>
          <w:tcPr>
            <w:tcW w:w="992" w:type="dxa"/>
          </w:tcPr>
          <w:p w14:paraId="4BD6668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1.6</w:t>
            </w:r>
          </w:p>
        </w:tc>
        <w:tc>
          <w:tcPr>
            <w:tcW w:w="850" w:type="dxa"/>
          </w:tcPr>
          <w:p w14:paraId="7B292B7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1.6</w:t>
            </w:r>
          </w:p>
        </w:tc>
        <w:tc>
          <w:tcPr>
            <w:tcW w:w="851" w:type="dxa"/>
          </w:tcPr>
          <w:p w14:paraId="7574E11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1.6</w:t>
            </w:r>
          </w:p>
        </w:tc>
        <w:tc>
          <w:tcPr>
            <w:tcW w:w="992" w:type="dxa"/>
          </w:tcPr>
          <w:p w14:paraId="1FED565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1.6</w:t>
            </w:r>
          </w:p>
        </w:tc>
        <w:tc>
          <w:tcPr>
            <w:tcW w:w="1030" w:type="dxa"/>
          </w:tcPr>
          <w:p w14:paraId="6F1595E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p>
        </w:tc>
        <w:tc>
          <w:tcPr>
            <w:tcW w:w="844" w:type="dxa"/>
            <w:gridSpan w:val="2"/>
          </w:tcPr>
          <w:p w14:paraId="2A2594E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1.6</w:t>
            </w:r>
          </w:p>
        </w:tc>
        <w:tc>
          <w:tcPr>
            <w:tcW w:w="847" w:type="dxa"/>
          </w:tcPr>
          <w:p w14:paraId="7ECDC8F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p>
        </w:tc>
        <w:tc>
          <w:tcPr>
            <w:tcW w:w="845" w:type="dxa"/>
          </w:tcPr>
          <w:p w14:paraId="37A3994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2</w:t>
            </w:r>
          </w:p>
        </w:tc>
        <w:tc>
          <w:tcPr>
            <w:tcW w:w="845" w:type="dxa"/>
          </w:tcPr>
          <w:p w14:paraId="1A3C01D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0.2</w:t>
            </w:r>
          </w:p>
        </w:tc>
        <w:tc>
          <w:tcPr>
            <w:tcW w:w="846" w:type="dxa"/>
          </w:tcPr>
          <w:p w14:paraId="0B1FBF7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1.6</w:t>
            </w:r>
          </w:p>
        </w:tc>
        <w:tc>
          <w:tcPr>
            <w:tcW w:w="848" w:type="dxa"/>
          </w:tcPr>
          <w:p w14:paraId="5C02208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1.6</w:t>
            </w:r>
          </w:p>
        </w:tc>
        <w:tc>
          <w:tcPr>
            <w:tcW w:w="849" w:type="dxa"/>
          </w:tcPr>
          <w:p w14:paraId="58A7FB5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1.9, 2.6</w:t>
            </w:r>
          </w:p>
        </w:tc>
        <w:tc>
          <w:tcPr>
            <w:tcW w:w="889" w:type="dxa"/>
          </w:tcPr>
          <w:p w14:paraId="3F62404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BE2B58">
              <w:rPr>
                <w:rFonts w:eastAsia="SimSun"/>
                <w:sz w:val="16"/>
                <w:szCs w:val="16"/>
              </w:rPr>
              <w:t>1.6</w:t>
            </w:r>
          </w:p>
        </w:tc>
        <w:tc>
          <w:tcPr>
            <w:tcW w:w="809" w:type="dxa"/>
          </w:tcPr>
          <w:p w14:paraId="3749A1F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BE2B58">
              <w:rPr>
                <w:rFonts w:eastAsia="SimSun"/>
                <w:sz w:val="16"/>
                <w:szCs w:val="16"/>
              </w:rPr>
              <w:t>1.6</w:t>
            </w:r>
          </w:p>
        </w:tc>
      </w:tr>
      <w:tr w:rsidR="00CE0E58" w:rsidRPr="00BE2B58" w14:paraId="7EA83065" w14:textId="77777777" w:rsidTr="000C5AC9">
        <w:trPr>
          <w:cantSplit/>
          <w:trHeight w:val="558"/>
          <w:jc w:val="center"/>
        </w:trPr>
        <w:tc>
          <w:tcPr>
            <w:tcW w:w="2122" w:type="dxa"/>
          </w:tcPr>
          <w:p w14:paraId="1FE663E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rPr>
            </w:pPr>
            <w:r w:rsidRPr="00BE2B58">
              <w:rPr>
                <w:rFonts w:eastAsia="SimSun"/>
                <w:i/>
                <w:sz w:val="16"/>
              </w:rPr>
              <w:t>Orbit</w:t>
            </w:r>
          </w:p>
        </w:tc>
        <w:tc>
          <w:tcPr>
            <w:tcW w:w="992" w:type="dxa"/>
          </w:tcPr>
          <w:p w14:paraId="6494199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p>
        </w:tc>
        <w:tc>
          <w:tcPr>
            <w:tcW w:w="850" w:type="dxa"/>
          </w:tcPr>
          <w:p w14:paraId="20A6B34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vertAlign w:val="superscript"/>
              </w:rPr>
              <w:t>(2)</w:t>
            </w:r>
          </w:p>
        </w:tc>
        <w:tc>
          <w:tcPr>
            <w:tcW w:w="851" w:type="dxa"/>
          </w:tcPr>
          <w:p w14:paraId="3638D3E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p>
        </w:tc>
        <w:tc>
          <w:tcPr>
            <w:tcW w:w="992" w:type="dxa"/>
          </w:tcPr>
          <w:p w14:paraId="3D2643B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p>
        </w:tc>
        <w:tc>
          <w:tcPr>
            <w:tcW w:w="1030" w:type="dxa"/>
          </w:tcPr>
          <w:p w14:paraId="7FFFEA6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Eccentric</w:t>
            </w:r>
          </w:p>
        </w:tc>
        <w:tc>
          <w:tcPr>
            <w:tcW w:w="844" w:type="dxa"/>
            <w:gridSpan w:val="2"/>
          </w:tcPr>
          <w:p w14:paraId="17CFD94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Circular</w:t>
            </w:r>
          </w:p>
        </w:tc>
        <w:tc>
          <w:tcPr>
            <w:tcW w:w="847" w:type="dxa"/>
          </w:tcPr>
          <w:p w14:paraId="1BCFD98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Elliptical (alternate orbit)</w:t>
            </w:r>
          </w:p>
        </w:tc>
        <w:tc>
          <w:tcPr>
            <w:tcW w:w="845" w:type="dxa"/>
          </w:tcPr>
          <w:p w14:paraId="0FD7F9B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p>
        </w:tc>
        <w:tc>
          <w:tcPr>
            <w:tcW w:w="845" w:type="dxa"/>
          </w:tcPr>
          <w:p w14:paraId="6B94934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Circular</w:t>
            </w:r>
          </w:p>
        </w:tc>
        <w:tc>
          <w:tcPr>
            <w:tcW w:w="846" w:type="dxa"/>
          </w:tcPr>
          <w:p w14:paraId="3DE255B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Circular</w:t>
            </w:r>
          </w:p>
        </w:tc>
        <w:tc>
          <w:tcPr>
            <w:tcW w:w="848" w:type="dxa"/>
          </w:tcPr>
          <w:p w14:paraId="2F00432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Circular</w:t>
            </w:r>
          </w:p>
        </w:tc>
        <w:tc>
          <w:tcPr>
            <w:tcW w:w="849" w:type="dxa"/>
          </w:tcPr>
          <w:p w14:paraId="381CDC9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Circular</w:t>
            </w:r>
          </w:p>
        </w:tc>
        <w:tc>
          <w:tcPr>
            <w:tcW w:w="889" w:type="dxa"/>
          </w:tcPr>
          <w:p w14:paraId="4646D01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BE2B58">
              <w:rPr>
                <w:rFonts w:eastAsia="SimSun"/>
                <w:sz w:val="16"/>
                <w:szCs w:val="16"/>
              </w:rPr>
              <w:t>Circular</w:t>
            </w:r>
          </w:p>
        </w:tc>
        <w:tc>
          <w:tcPr>
            <w:tcW w:w="809" w:type="dxa"/>
          </w:tcPr>
          <w:p w14:paraId="25A9D04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BE2B58">
              <w:rPr>
                <w:rFonts w:eastAsia="SimSun"/>
                <w:sz w:val="16"/>
                <w:szCs w:val="16"/>
              </w:rPr>
              <w:t>Circular</w:t>
            </w:r>
          </w:p>
        </w:tc>
      </w:tr>
      <w:tr w:rsidR="00CE0E58" w:rsidRPr="00BE2B58" w14:paraId="64A42225" w14:textId="77777777" w:rsidTr="000C5AC9">
        <w:trPr>
          <w:cantSplit/>
          <w:trHeight w:val="218"/>
          <w:jc w:val="center"/>
        </w:trPr>
        <w:tc>
          <w:tcPr>
            <w:tcW w:w="2122" w:type="dxa"/>
          </w:tcPr>
          <w:p w14:paraId="1555958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rPr>
            </w:pPr>
            <w:r w:rsidRPr="00BE2B58">
              <w:rPr>
                <w:rFonts w:eastAsia="SimSun"/>
                <w:sz w:val="16"/>
              </w:rPr>
              <w:t>Altitude (km)</w:t>
            </w:r>
          </w:p>
        </w:tc>
        <w:tc>
          <w:tcPr>
            <w:tcW w:w="992" w:type="dxa"/>
          </w:tcPr>
          <w:p w14:paraId="0F55C87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780</w:t>
            </w:r>
          </w:p>
        </w:tc>
        <w:tc>
          <w:tcPr>
            <w:tcW w:w="850" w:type="dxa"/>
          </w:tcPr>
          <w:p w14:paraId="68F92D9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10</w:t>
            </w:r>
            <w:r w:rsidRPr="00BE2B58">
              <w:rPr>
                <w:rFonts w:ascii="Tms Rmn" w:eastAsia="SimSun" w:hAnsi="Tms Rmn"/>
                <w:sz w:val="16"/>
              </w:rPr>
              <w:t> </w:t>
            </w:r>
            <w:r w:rsidRPr="00BE2B58">
              <w:rPr>
                <w:rFonts w:eastAsia="SimSun"/>
                <w:sz w:val="16"/>
              </w:rPr>
              <w:t>355</w:t>
            </w:r>
          </w:p>
        </w:tc>
        <w:tc>
          <w:tcPr>
            <w:tcW w:w="851" w:type="dxa"/>
          </w:tcPr>
          <w:p w14:paraId="3A56CCF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2</w:t>
            </w:r>
            <w:r w:rsidRPr="00BE2B58">
              <w:rPr>
                <w:rFonts w:ascii="Tms Rmn" w:eastAsia="SimSun" w:hAnsi="Tms Rmn"/>
                <w:sz w:val="16"/>
              </w:rPr>
              <w:t> </w:t>
            </w:r>
            <w:r w:rsidRPr="00BE2B58">
              <w:rPr>
                <w:rFonts w:eastAsia="SimSun"/>
                <w:sz w:val="16"/>
              </w:rPr>
              <w:t>000</w:t>
            </w:r>
          </w:p>
        </w:tc>
        <w:tc>
          <w:tcPr>
            <w:tcW w:w="992" w:type="dxa"/>
          </w:tcPr>
          <w:p w14:paraId="2F0170F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w:t>
            </w:r>
            <w:r w:rsidRPr="00BE2B58">
              <w:rPr>
                <w:rFonts w:ascii="Tms Rmn" w:eastAsia="SimSun" w:hAnsi="Tms Rmn"/>
                <w:sz w:val="16"/>
              </w:rPr>
              <w:t> </w:t>
            </w:r>
            <w:r w:rsidRPr="00BE2B58">
              <w:rPr>
                <w:rFonts w:eastAsia="SimSun"/>
                <w:sz w:val="16"/>
              </w:rPr>
              <w:t>414</w:t>
            </w:r>
          </w:p>
        </w:tc>
        <w:tc>
          <w:tcPr>
            <w:tcW w:w="1030" w:type="dxa"/>
          </w:tcPr>
          <w:p w14:paraId="6557F378" w14:textId="77777777" w:rsidR="00CE0E58" w:rsidRPr="00BE2B58" w:rsidRDefault="00CE0E58" w:rsidP="00A45B1C">
            <w:pPr>
              <w:tabs>
                <w:tab w:val="left" w:pos="2552"/>
                <w:tab w:val="left" w:pos="2835"/>
                <w:tab w:val="left" w:pos="3119"/>
                <w:tab w:val="left" w:pos="3402"/>
                <w:tab w:val="left" w:pos="3686"/>
                <w:tab w:val="left" w:pos="3969"/>
              </w:tabs>
              <w:spacing w:before="25" w:after="25"/>
              <w:ind w:leftChars="-30" w:left="-72"/>
              <w:jc w:val="center"/>
              <w:rPr>
                <w:rFonts w:eastAsia="SimSun"/>
                <w:sz w:val="16"/>
              </w:rPr>
            </w:pPr>
            <w:r w:rsidRPr="00BE2B58">
              <w:rPr>
                <w:rFonts w:eastAsia="SimSun"/>
                <w:sz w:val="16"/>
              </w:rPr>
              <w:t>520/7</w:t>
            </w:r>
            <w:r w:rsidRPr="00BE2B58">
              <w:rPr>
                <w:rFonts w:ascii="Tms Rmn" w:eastAsia="SimSun" w:hAnsi="Tms Rmn"/>
                <w:sz w:val="16"/>
              </w:rPr>
              <w:t> </w:t>
            </w:r>
            <w:r w:rsidRPr="00BE2B58">
              <w:rPr>
                <w:rFonts w:eastAsia="SimSun"/>
                <w:sz w:val="16"/>
              </w:rPr>
              <w:t>846</w:t>
            </w:r>
          </w:p>
        </w:tc>
        <w:tc>
          <w:tcPr>
            <w:tcW w:w="844" w:type="dxa"/>
            <w:gridSpan w:val="2"/>
          </w:tcPr>
          <w:p w14:paraId="7A243BD3" w14:textId="77777777" w:rsidR="00CE0E58" w:rsidRPr="00BE2B58" w:rsidRDefault="00CE0E58" w:rsidP="00A45B1C">
            <w:pPr>
              <w:tabs>
                <w:tab w:val="left" w:pos="2552"/>
                <w:tab w:val="left" w:pos="2835"/>
                <w:tab w:val="left" w:pos="3119"/>
                <w:tab w:val="left" w:pos="3402"/>
                <w:tab w:val="left" w:pos="3686"/>
                <w:tab w:val="left" w:pos="3969"/>
              </w:tabs>
              <w:spacing w:before="25" w:after="25"/>
              <w:ind w:leftChars="-30" w:left="-72"/>
              <w:jc w:val="center"/>
              <w:rPr>
                <w:rFonts w:eastAsia="SimSun"/>
                <w:sz w:val="16"/>
              </w:rPr>
            </w:pPr>
            <w:r w:rsidRPr="00BE2B58">
              <w:rPr>
                <w:rFonts w:eastAsia="SimSun"/>
                <w:sz w:val="16"/>
              </w:rPr>
              <w:t>7</w:t>
            </w:r>
            <w:r w:rsidRPr="00BE2B58">
              <w:rPr>
                <w:rFonts w:ascii="Tms Rmn" w:eastAsia="SimSun" w:hAnsi="Tms Rmn"/>
                <w:sz w:val="16"/>
              </w:rPr>
              <w:t> </w:t>
            </w:r>
            <w:r w:rsidRPr="00BE2B58">
              <w:rPr>
                <w:rFonts w:eastAsia="SimSun"/>
                <w:sz w:val="16"/>
              </w:rPr>
              <w:t>846</w:t>
            </w:r>
          </w:p>
        </w:tc>
        <w:tc>
          <w:tcPr>
            <w:tcW w:w="847" w:type="dxa"/>
          </w:tcPr>
          <w:p w14:paraId="5B1809CF" w14:textId="77777777" w:rsidR="00CE0E58" w:rsidRPr="001D5BB3" w:rsidRDefault="00CE0E58" w:rsidP="001D5BB3">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14"/>
                <w:sz w:val="16"/>
              </w:rPr>
            </w:pPr>
            <w:r w:rsidRPr="001D5BB3">
              <w:rPr>
                <w:rFonts w:eastAsia="SimSun"/>
                <w:spacing w:val="-14"/>
                <w:sz w:val="16"/>
              </w:rPr>
              <w:t>4 376/7 846</w:t>
            </w:r>
          </w:p>
        </w:tc>
        <w:tc>
          <w:tcPr>
            <w:tcW w:w="845" w:type="dxa"/>
          </w:tcPr>
          <w:p w14:paraId="443D234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10</w:t>
            </w:r>
            <w:r w:rsidRPr="00BE2B58">
              <w:rPr>
                <w:rFonts w:ascii="Tms Rmn" w:eastAsia="SimSun" w:hAnsi="Tms Rmn"/>
                <w:sz w:val="16"/>
              </w:rPr>
              <w:t> </w:t>
            </w:r>
            <w:r w:rsidRPr="00BE2B58">
              <w:rPr>
                <w:rFonts w:eastAsia="SimSun"/>
                <w:sz w:val="16"/>
              </w:rPr>
              <w:t>355</w:t>
            </w:r>
          </w:p>
        </w:tc>
        <w:tc>
          <w:tcPr>
            <w:tcW w:w="845" w:type="dxa"/>
          </w:tcPr>
          <w:p w14:paraId="787FA69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w:t>
            </w:r>
            <w:r w:rsidRPr="00BE2B58">
              <w:rPr>
                <w:rFonts w:ascii="Tms Rmn" w:eastAsia="SimSun" w:hAnsi="Tms Rmn"/>
                <w:sz w:val="16"/>
              </w:rPr>
              <w:t> </w:t>
            </w:r>
            <w:r w:rsidRPr="00BE2B58">
              <w:rPr>
                <w:rFonts w:eastAsia="SimSun"/>
                <w:sz w:val="16"/>
              </w:rPr>
              <w:t>500</w:t>
            </w:r>
          </w:p>
        </w:tc>
        <w:tc>
          <w:tcPr>
            <w:tcW w:w="846" w:type="dxa"/>
          </w:tcPr>
          <w:p w14:paraId="542717D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w:t>
            </w:r>
            <w:r w:rsidRPr="00BE2B58">
              <w:rPr>
                <w:rFonts w:ascii="Tms Rmn" w:eastAsia="SimSun" w:hAnsi="Tms Rmn"/>
                <w:sz w:val="16"/>
              </w:rPr>
              <w:t> </w:t>
            </w:r>
            <w:r w:rsidRPr="00BE2B58">
              <w:rPr>
                <w:rFonts w:eastAsia="SimSun"/>
                <w:sz w:val="16"/>
              </w:rPr>
              <w:t>500</w:t>
            </w:r>
          </w:p>
        </w:tc>
        <w:tc>
          <w:tcPr>
            <w:tcW w:w="848" w:type="dxa"/>
          </w:tcPr>
          <w:p w14:paraId="7AC99DD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w:t>
            </w:r>
            <w:r w:rsidRPr="00BE2B58">
              <w:rPr>
                <w:rFonts w:ascii="Tms Rmn" w:eastAsia="SimSun" w:hAnsi="Tms Rmn"/>
                <w:sz w:val="16"/>
              </w:rPr>
              <w:t> </w:t>
            </w:r>
            <w:r w:rsidRPr="00BE2B58">
              <w:rPr>
                <w:rFonts w:eastAsia="SimSun"/>
                <w:sz w:val="16"/>
              </w:rPr>
              <w:t>000</w:t>
            </w:r>
          </w:p>
        </w:tc>
        <w:tc>
          <w:tcPr>
            <w:tcW w:w="849" w:type="dxa"/>
          </w:tcPr>
          <w:p w14:paraId="23B9370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700</w:t>
            </w:r>
          </w:p>
        </w:tc>
        <w:tc>
          <w:tcPr>
            <w:tcW w:w="889" w:type="dxa"/>
          </w:tcPr>
          <w:p w14:paraId="1381773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BE2B58">
              <w:rPr>
                <w:rFonts w:eastAsia="SimSun"/>
                <w:sz w:val="16"/>
                <w:szCs w:val="16"/>
              </w:rPr>
              <w:t>36 000</w:t>
            </w:r>
          </w:p>
        </w:tc>
        <w:tc>
          <w:tcPr>
            <w:tcW w:w="809" w:type="dxa"/>
          </w:tcPr>
          <w:p w14:paraId="68C83B9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BE2B58">
              <w:rPr>
                <w:rFonts w:eastAsia="SimSun"/>
                <w:sz w:val="16"/>
                <w:szCs w:val="16"/>
              </w:rPr>
              <w:t>21 500</w:t>
            </w:r>
          </w:p>
        </w:tc>
      </w:tr>
      <w:tr w:rsidR="00CE0E58" w:rsidRPr="00BE2B58" w14:paraId="54705EFC" w14:textId="77777777" w:rsidTr="000C5AC9">
        <w:trPr>
          <w:cantSplit/>
          <w:trHeight w:val="218"/>
          <w:jc w:val="center"/>
        </w:trPr>
        <w:tc>
          <w:tcPr>
            <w:tcW w:w="2122" w:type="dxa"/>
          </w:tcPr>
          <w:p w14:paraId="07BEC80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rPr>
            </w:pPr>
            <w:r w:rsidRPr="00BE2B58">
              <w:rPr>
                <w:rFonts w:eastAsia="SimSun"/>
                <w:sz w:val="16"/>
              </w:rPr>
              <w:t>Satellite separation (degrees)</w:t>
            </w:r>
          </w:p>
        </w:tc>
        <w:tc>
          <w:tcPr>
            <w:tcW w:w="992" w:type="dxa"/>
          </w:tcPr>
          <w:p w14:paraId="3D0D4FB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32.7</w:t>
            </w:r>
          </w:p>
        </w:tc>
        <w:tc>
          <w:tcPr>
            <w:tcW w:w="850" w:type="dxa"/>
          </w:tcPr>
          <w:p w14:paraId="42B7499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90</w:t>
            </w:r>
          </w:p>
        </w:tc>
        <w:tc>
          <w:tcPr>
            <w:tcW w:w="851" w:type="dxa"/>
          </w:tcPr>
          <w:p w14:paraId="0C8FDFB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45</w:t>
            </w:r>
          </w:p>
        </w:tc>
        <w:tc>
          <w:tcPr>
            <w:tcW w:w="992" w:type="dxa"/>
          </w:tcPr>
          <w:p w14:paraId="0686DEA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60</w:t>
            </w:r>
          </w:p>
        </w:tc>
        <w:tc>
          <w:tcPr>
            <w:tcW w:w="1030" w:type="dxa"/>
          </w:tcPr>
          <w:p w14:paraId="7F187EB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p>
        </w:tc>
        <w:tc>
          <w:tcPr>
            <w:tcW w:w="844" w:type="dxa"/>
            <w:gridSpan w:val="2"/>
          </w:tcPr>
          <w:p w14:paraId="69C2085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p>
        </w:tc>
        <w:tc>
          <w:tcPr>
            <w:tcW w:w="847" w:type="dxa"/>
          </w:tcPr>
          <w:p w14:paraId="53C71E7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p>
        </w:tc>
        <w:tc>
          <w:tcPr>
            <w:tcW w:w="845" w:type="dxa"/>
          </w:tcPr>
          <w:p w14:paraId="18E896C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72</w:t>
            </w:r>
          </w:p>
        </w:tc>
        <w:tc>
          <w:tcPr>
            <w:tcW w:w="845" w:type="dxa"/>
          </w:tcPr>
          <w:p w14:paraId="2DEDC23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30</w:t>
            </w:r>
          </w:p>
        </w:tc>
        <w:tc>
          <w:tcPr>
            <w:tcW w:w="846" w:type="dxa"/>
          </w:tcPr>
          <w:p w14:paraId="1541657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30</w:t>
            </w:r>
          </w:p>
        </w:tc>
        <w:tc>
          <w:tcPr>
            <w:tcW w:w="848" w:type="dxa"/>
          </w:tcPr>
          <w:p w14:paraId="08DF699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51.4</w:t>
            </w:r>
          </w:p>
        </w:tc>
        <w:tc>
          <w:tcPr>
            <w:tcW w:w="849" w:type="dxa"/>
          </w:tcPr>
          <w:p w14:paraId="7DE399E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27.7</w:t>
            </w:r>
          </w:p>
        </w:tc>
        <w:tc>
          <w:tcPr>
            <w:tcW w:w="889" w:type="dxa"/>
          </w:tcPr>
          <w:p w14:paraId="1F93318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BE2B58">
              <w:rPr>
                <w:rFonts w:eastAsia="SimSun"/>
                <w:sz w:val="16"/>
                <w:szCs w:val="16"/>
              </w:rPr>
              <w:t>120</w:t>
            </w:r>
          </w:p>
        </w:tc>
        <w:tc>
          <w:tcPr>
            <w:tcW w:w="809" w:type="dxa"/>
          </w:tcPr>
          <w:p w14:paraId="6CDF7AA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BE2B58">
              <w:rPr>
                <w:rFonts w:eastAsia="SimSun"/>
                <w:sz w:val="16"/>
                <w:szCs w:val="16"/>
              </w:rPr>
              <w:t>120</w:t>
            </w:r>
          </w:p>
        </w:tc>
      </w:tr>
      <w:tr w:rsidR="00CE0E58" w:rsidRPr="00BE2B58" w14:paraId="55283F00" w14:textId="77777777" w:rsidTr="000C5AC9">
        <w:trPr>
          <w:cantSplit/>
          <w:trHeight w:val="218"/>
          <w:jc w:val="center"/>
        </w:trPr>
        <w:tc>
          <w:tcPr>
            <w:tcW w:w="2122" w:type="dxa"/>
          </w:tcPr>
          <w:p w14:paraId="75F8C3F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rPr>
            </w:pPr>
            <w:r w:rsidRPr="00BE2B58">
              <w:rPr>
                <w:rFonts w:eastAsia="SimSun"/>
                <w:sz w:val="16"/>
              </w:rPr>
              <w:t>Number of satellites</w:t>
            </w:r>
          </w:p>
        </w:tc>
        <w:tc>
          <w:tcPr>
            <w:tcW w:w="992" w:type="dxa"/>
          </w:tcPr>
          <w:p w14:paraId="63837D9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66</w:t>
            </w:r>
          </w:p>
        </w:tc>
        <w:tc>
          <w:tcPr>
            <w:tcW w:w="850" w:type="dxa"/>
          </w:tcPr>
          <w:p w14:paraId="46765BE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12</w:t>
            </w:r>
          </w:p>
        </w:tc>
        <w:tc>
          <w:tcPr>
            <w:tcW w:w="851" w:type="dxa"/>
          </w:tcPr>
          <w:p w14:paraId="45AFA5E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40</w:t>
            </w:r>
          </w:p>
        </w:tc>
        <w:tc>
          <w:tcPr>
            <w:tcW w:w="992" w:type="dxa"/>
          </w:tcPr>
          <w:p w14:paraId="7E7C364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48</w:t>
            </w:r>
          </w:p>
        </w:tc>
        <w:tc>
          <w:tcPr>
            <w:tcW w:w="1030" w:type="dxa"/>
          </w:tcPr>
          <w:p w14:paraId="7E3A435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4</w:t>
            </w:r>
            <w:r w:rsidRPr="00BE2B58">
              <w:rPr>
                <w:rFonts w:eastAsia="SimSun"/>
                <w:sz w:val="16"/>
              </w:rPr>
              <w:noBreakHyphen/>
              <w:t>5</w:t>
            </w:r>
          </w:p>
        </w:tc>
        <w:tc>
          <w:tcPr>
            <w:tcW w:w="844" w:type="dxa"/>
            <w:gridSpan w:val="2"/>
          </w:tcPr>
          <w:p w14:paraId="1C353CE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6</w:t>
            </w:r>
            <w:r w:rsidRPr="00BE2B58">
              <w:rPr>
                <w:rFonts w:eastAsia="SimSun"/>
                <w:sz w:val="16"/>
              </w:rPr>
              <w:noBreakHyphen/>
              <w:t>8</w:t>
            </w:r>
          </w:p>
        </w:tc>
        <w:tc>
          <w:tcPr>
            <w:tcW w:w="847" w:type="dxa"/>
          </w:tcPr>
          <w:p w14:paraId="416DAEC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6</w:t>
            </w:r>
            <w:r w:rsidRPr="00BE2B58">
              <w:rPr>
                <w:rFonts w:eastAsia="SimSun"/>
                <w:sz w:val="16"/>
              </w:rPr>
              <w:noBreakHyphen/>
              <w:t>8</w:t>
            </w:r>
          </w:p>
        </w:tc>
        <w:tc>
          <w:tcPr>
            <w:tcW w:w="845" w:type="dxa"/>
          </w:tcPr>
          <w:p w14:paraId="27D7BC4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10</w:t>
            </w:r>
          </w:p>
        </w:tc>
        <w:tc>
          <w:tcPr>
            <w:tcW w:w="845" w:type="dxa"/>
          </w:tcPr>
          <w:p w14:paraId="1A5DAB8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48</w:t>
            </w:r>
          </w:p>
        </w:tc>
        <w:tc>
          <w:tcPr>
            <w:tcW w:w="846" w:type="dxa"/>
          </w:tcPr>
          <w:p w14:paraId="168B4B4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48</w:t>
            </w:r>
          </w:p>
        </w:tc>
        <w:tc>
          <w:tcPr>
            <w:tcW w:w="848" w:type="dxa"/>
          </w:tcPr>
          <w:p w14:paraId="78D4348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7</w:t>
            </w:r>
          </w:p>
        </w:tc>
        <w:tc>
          <w:tcPr>
            <w:tcW w:w="849" w:type="dxa"/>
          </w:tcPr>
          <w:p w14:paraId="7FEF959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91</w:t>
            </w:r>
          </w:p>
        </w:tc>
        <w:tc>
          <w:tcPr>
            <w:tcW w:w="889" w:type="dxa"/>
          </w:tcPr>
          <w:p w14:paraId="254B134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BE2B58">
              <w:rPr>
                <w:rFonts w:eastAsia="SimSun"/>
                <w:sz w:val="16"/>
                <w:szCs w:val="16"/>
              </w:rPr>
              <w:t>3 to 9</w:t>
            </w:r>
          </w:p>
        </w:tc>
        <w:tc>
          <w:tcPr>
            <w:tcW w:w="809" w:type="dxa"/>
          </w:tcPr>
          <w:p w14:paraId="4C2F7F0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BE2B58">
              <w:rPr>
                <w:rFonts w:eastAsia="SimSun"/>
                <w:sz w:val="16"/>
                <w:szCs w:val="16"/>
              </w:rPr>
              <w:t>14 to 27</w:t>
            </w:r>
          </w:p>
        </w:tc>
      </w:tr>
      <w:tr w:rsidR="00CE0E58" w:rsidRPr="00BE2B58" w14:paraId="153387D2" w14:textId="77777777" w:rsidTr="000C5AC9">
        <w:trPr>
          <w:cantSplit/>
          <w:trHeight w:val="218"/>
          <w:jc w:val="center"/>
        </w:trPr>
        <w:tc>
          <w:tcPr>
            <w:tcW w:w="2122" w:type="dxa"/>
          </w:tcPr>
          <w:p w14:paraId="0405C39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rPr>
            </w:pPr>
            <w:r w:rsidRPr="00BE2B58">
              <w:rPr>
                <w:rFonts w:eastAsia="SimSun"/>
                <w:sz w:val="16"/>
              </w:rPr>
              <w:t>Orbital planes</w:t>
            </w:r>
          </w:p>
        </w:tc>
        <w:tc>
          <w:tcPr>
            <w:tcW w:w="992" w:type="dxa"/>
          </w:tcPr>
          <w:p w14:paraId="6C2D0A2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6</w:t>
            </w:r>
          </w:p>
        </w:tc>
        <w:tc>
          <w:tcPr>
            <w:tcW w:w="850" w:type="dxa"/>
          </w:tcPr>
          <w:p w14:paraId="16EAC6D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3</w:t>
            </w:r>
          </w:p>
        </w:tc>
        <w:tc>
          <w:tcPr>
            <w:tcW w:w="851" w:type="dxa"/>
          </w:tcPr>
          <w:p w14:paraId="47DB162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5</w:t>
            </w:r>
          </w:p>
        </w:tc>
        <w:tc>
          <w:tcPr>
            <w:tcW w:w="992" w:type="dxa"/>
          </w:tcPr>
          <w:p w14:paraId="3AEC924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8</w:t>
            </w:r>
          </w:p>
        </w:tc>
        <w:tc>
          <w:tcPr>
            <w:tcW w:w="1030" w:type="dxa"/>
          </w:tcPr>
          <w:p w14:paraId="20B59B8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2</w:t>
            </w:r>
          </w:p>
        </w:tc>
        <w:tc>
          <w:tcPr>
            <w:tcW w:w="844" w:type="dxa"/>
            <w:gridSpan w:val="2"/>
          </w:tcPr>
          <w:p w14:paraId="721C075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w:t>
            </w:r>
          </w:p>
        </w:tc>
        <w:tc>
          <w:tcPr>
            <w:tcW w:w="847" w:type="dxa"/>
          </w:tcPr>
          <w:p w14:paraId="3852A67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w:t>
            </w:r>
          </w:p>
        </w:tc>
        <w:tc>
          <w:tcPr>
            <w:tcW w:w="845" w:type="dxa"/>
          </w:tcPr>
          <w:p w14:paraId="55C9FC6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2</w:t>
            </w:r>
          </w:p>
        </w:tc>
        <w:tc>
          <w:tcPr>
            <w:tcW w:w="845" w:type="dxa"/>
          </w:tcPr>
          <w:p w14:paraId="40E5B47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4</w:t>
            </w:r>
          </w:p>
        </w:tc>
        <w:tc>
          <w:tcPr>
            <w:tcW w:w="846" w:type="dxa"/>
          </w:tcPr>
          <w:p w14:paraId="4749356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4</w:t>
            </w:r>
          </w:p>
        </w:tc>
        <w:tc>
          <w:tcPr>
            <w:tcW w:w="848" w:type="dxa"/>
          </w:tcPr>
          <w:p w14:paraId="5E91EFF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7</w:t>
            </w:r>
          </w:p>
        </w:tc>
        <w:tc>
          <w:tcPr>
            <w:tcW w:w="849" w:type="dxa"/>
          </w:tcPr>
          <w:p w14:paraId="1FB041E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7</w:t>
            </w:r>
          </w:p>
        </w:tc>
        <w:tc>
          <w:tcPr>
            <w:tcW w:w="889" w:type="dxa"/>
          </w:tcPr>
          <w:p w14:paraId="47DE27D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2B4AED">
              <w:rPr>
                <w:rFonts w:eastAsia="SimSun"/>
                <w:sz w:val="16"/>
                <w:szCs w:val="16"/>
              </w:rPr>
              <w:t>3</w:t>
            </w:r>
          </w:p>
        </w:tc>
        <w:tc>
          <w:tcPr>
            <w:tcW w:w="809" w:type="dxa"/>
          </w:tcPr>
          <w:p w14:paraId="30AA6D6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2B4AED">
              <w:rPr>
                <w:rFonts w:eastAsia="SimSun"/>
                <w:sz w:val="16"/>
                <w:szCs w:val="16"/>
              </w:rPr>
              <w:t>3</w:t>
            </w:r>
          </w:p>
        </w:tc>
      </w:tr>
      <w:tr w:rsidR="00CE0E58" w:rsidRPr="00BE2B58" w14:paraId="7F8BE95B" w14:textId="77777777" w:rsidTr="00EB5C98">
        <w:trPr>
          <w:cantSplit/>
          <w:trHeight w:val="218"/>
          <w:jc w:val="center"/>
        </w:trPr>
        <w:tc>
          <w:tcPr>
            <w:tcW w:w="2122" w:type="dxa"/>
            <w:tcBorders>
              <w:bottom w:val="single" w:sz="4" w:space="0" w:color="auto"/>
            </w:tcBorders>
          </w:tcPr>
          <w:p w14:paraId="74EE4BB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rPr>
            </w:pPr>
            <w:r w:rsidRPr="00BE2B58">
              <w:rPr>
                <w:rFonts w:eastAsia="SimSun"/>
                <w:sz w:val="16"/>
              </w:rPr>
              <w:t>Inclination angle (degrees)</w:t>
            </w:r>
          </w:p>
        </w:tc>
        <w:tc>
          <w:tcPr>
            <w:tcW w:w="992" w:type="dxa"/>
            <w:tcBorders>
              <w:bottom w:val="single" w:sz="4" w:space="0" w:color="auto"/>
            </w:tcBorders>
          </w:tcPr>
          <w:p w14:paraId="74DCAAA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86</w:t>
            </w:r>
          </w:p>
        </w:tc>
        <w:tc>
          <w:tcPr>
            <w:tcW w:w="850" w:type="dxa"/>
            <w:tcBorders>
              <w:bottom w:val="single" w:sz="4" w:space="0" w:color="auto"/>
            </w:tcBorders>
          </w:tcPr>
          <w:p w14:paraId="508C124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50</w:t>
            </w:r>
          </w:p>
        </w:tc>
        <w:tc>
          <w:tcPr>
            <w:tcW w:w="851" w:type="dxa"/>
            <w:tcBorders>
              <w:bottom w:val="single" w:sz="4" w:space="0" w:color="auto"/>
            </w:tcBorders>
          </w:tcPr>
          <w:p w14:paraId="28A6E60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55</w:t>
            </w:r>
          </w:p>
        </w:tc>
        <w:tc>
          <w:tcPr>
            <w:tcW w:w="992" w:type="dxa"/>
            <w:tcBorders>
              <w:bottom w:val="single" w:sz="4" w:space="0" w:color="auto"/>
            </w:tcBorders>
          </w:tcPr>
          <w:p w14:paraId="25D323B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52</w:t>
            </w:r>
          </w:p>
        </w:tc>
        <w:tc>
          <w:tcPr>
            <w:tcW w:w="1030" w:type="dxa"/>
            <w:tcBorders>
              <w:bottom w:val="single" w:sz="4" w:space="0" w:color="auto"/>
            </w:tcBorders>
          </w:tcPr>
          <w:p w14:paraId="300CD08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116.6</w:t>
            </w:r>
          </w:p>
        </w:tc>
        <w:tc>
          <w:tcPr>
            <w:tcW w:w="844" w:type="dxa"/>
            <w:gridSpan w:val="2"/>
            <w:tcBorders>
              <w:bottom w:val="single" w:sz="4" w:space="0" w:color="auto"/>
            </w:tcBorders>
          </w:tcPr>
          <w:p w14:paraId="76A9CB9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0</w:t>
            </w:r>
          </w:p>
        </w:tc>
        <w:tc>
          <w:tcPr>
            <w:tcW w:w="847" w:type="dxa"/>
            <w:tcBorders>
              <w:bottom w:val="single" w:sz="4" w:space="0" w:color="auto"/>
            </w:tcBorders>
          </w:tcPr>
          <w:p w14:paraId="6AF3A72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0</w:t>
            </w:r>
          </w:p>
        </w:tc>
        <w:tc>
          <w:tcPr>
            <w:tcW w:w="845" w:type="dxa"/>
            <w:tcBorders>
              <w:bottom w:val="single" w:sz="4" w:space="0" w:color="auto"/>
            </w:tcBorders>
          </w:tcPr>
          <w:p w14:paraId="205FB06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45</w:t>
            </w:r>
          </w:p>
        </w:tc>
        <w:tc>
          <w:tcPr>
            <w:tcW w:w="845" w:type="dxa"/>
            <w:tcBorders>
              <w:bottom w:val="single" w:sz="4" w:space="0" w:color="auto"/>
            </w:tcBorders>
          </w:tcPr>
          <w:p w14:paraId="11FE117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74</w:t>
            </w:r>
          </w:p>
        </w:tc>
        <w:tc>
          <w:tcPr>
            <w:tcW w:w="846" w:type="dxa"/>
            <w:tcBorders>
              <w:bottom w:val="single" w:sz="4" w:space="0" w:color="auto"/>
            </w:tcBorders>
          </w:tcPr>
          <w:p w14:paraId="5AEFE93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74</w:t>
            </w:r>
          </w:p>
        </w:tc>
        <w:tc>
          <w:tcPr>
            <w:tcW w:w="848" w:type="dxa"/>
            <w:tcBorders>
              <w:bottom w:val="single" w:sz="4" w:space="0" w:color="auto"/>
            </w:tcBorders>
          </w:tcPr>
          <w:p w14:paraId="40D3335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83</w:t>
            </w:r>
          </w:p>
        </w:tc>
        <w:tc>
          <w:tcPr>
            <w:tcW w:w="849" w:type="dxa"/>
            <w:tcBorders>
              <w:bottom w:val="single" w:sz="4" w:space="0" w:color="auto"/>
            </w:tcBorders>
          </w:tcPr>
          <w:p w14:paraId="0166095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82</w:t>
            </w:r>
          </w:p>
        </w:tc>
        <w:tc>
          <w:tcPr>
            <w:tcW w:w="889" w:type="dxa"/>
            <w:tcBorders>
              <w:bottom w:val="single" w:sz="4" w:space="0" w:color="auto"/>
            </w:tcBorders>
          </w:tcPr>
          <w:p w14:paraId="428236C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BE2B58">
              <w:rPr>
                <w:rFonts w:eastAsia="SimSun"/>
                <w:sz w:val="16"/>
                <w:szCs w:val="16"/>
              </w:rPr>
              <w:t>55</w:t>
            </w:r>
          </w:p>
        </w:tc>
        <w:tc>
          <w:tcPr>
            <w:tcW w:w="809" w:type="dxa"/>
          </w:tcPr>
          <w:p w14:paraId="187C9C7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BE2B58">
              <w:rPr>
                <w:rFonts w:eastAsia="SimSun"/>
                <w:sz w:val="16"/>
                <w:szCs w:val="16"/>
              </w:rPr>
              <w:t>55</w:t>
            </w:r>
          </w:p>
        </w:tc>
      </w:tr>
      <w:tr w:rsidR="00CE0E58" w:rsidRPr="00BE2B58" w14:paraId="0761EA03" w14:textId="77777777" w:rsidTr="00EB5C98">
        <w:tblPrEx>
          <w:tblBorders>
            <w:top w:val="single" w:sz="6" w:space="0" w:color="auto"/>
            <w:left w:val="single" w:sz="6" w:space="0" w:color="auto"/>
            <w:bottom w:val="single" w:sz="6" w:space="0" w:color="auto"/>
            <w:right w:val="single" w:sz="6" w:space="0" w:color="auto"/>
            <w:insideH w:val="single" w:sz="2" w:space="0" w:color="auto"/>
            <w:insideV w:val="single" w:sz="6" w:space="0" w:color="auto"/>
          </w:tblBorders>
        </w:tblPrEx>
        <w:trPr>
          <w:cantSplit/>
          <w:trHeight w:val="227"/>
          <w:jc w:val="center"/>
        </w:trPr>
        <w:tc>
          <w:tcPr>
            <w:tcW w:w="12761" w:type="dxa"/>
            <w:gridSpan w:val="14"/>
            <w:tcBorders>
              <w:top w:val="single" w:sz="4" w:space="0" w:color="auto"/>
              <w:left w:val="single" w:sz="4" w:space="0" w:color="auto"/>
              <w:bottom w:val="single" w:sz="4" w:space="0" w:color="auto"/>
              <w:right w:val="nil"/>
            </w:tcBorders>
          </w:tcPr>
          <w:p w14:paraId="35843D9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lang w:val="en-US"/>
              </w:rPr>
            </w:pPr>
            <w:r w:rsidRPr="00BE2B58">
              <w:rPr>
                <w:rFonts w:eastAsia="SimSun"/>
                <w:i/>
                <w:sz w:val="16"/>
                <w:lang w:val="en-US"/>
              </w:rPr>
              <w:t>Satellite antennas</w:t>
            </w:r>
          </w:p>
        </w:tc>
        <w:tc>
          <w:tcPr>
            <w:tcW w:w="889" w:type="dxa"/>
            <w:tcBorders>
              <w:top w:val="single" w:sz="4" w:space="0" w:color="auto"/>
              <w:left w:val="nil"/>
              <w:bottom w:val="single" w:sz="4" w:space="0" w:color="auto"/>
              <w:right w:val="nil"/>
            </w:tcBorders>
          </w:tcPr>
          <w:p w14:paraId="2D3CD67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i/>
                <w:sz w:val="16"/>
                <w:szCs w:val="16"/>
                <w:lang w:val="en-US"/>
              </w:rPr>
            </w:pPr>
          </w:p>
        </w:tc>
        <w:tc>
          <w:tcPr>
            <w:tcW w:w="809" w:type="dxa"/>
            <w:tcBorders>
              <w:top w:val="single" w:sz="4" w:space="0" w:color="auto"/>
              <w:left w:val="nil"/>
              <w:bottom w:val="single" w:sz="4" w:space="0" w:color="auto"/>
              <w:right w:val="single" w:sz="4" w:space="0" w:color="auto"/>
            </w:tcBorders>
          </w:tcPr>
          <w:p w14:paraId="11FBE3E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i/>
                <w:sz w:val="16"/>
                <w:szCs w:val="16"/>
                <w:lang w:val="en-US"/>
              </w:rPr>
            </w:pPr>
          </w:p>
        </w:tc>
      </w:tr>
      <w:tr w:rsidR="00CE0E58" w:rsidRPr="00BE2B58" w14:paraId="7206C979" w14:textId="77777777" w:rsidTr="000C5AC9">
        <w:tblPrEx>
          <w:tblBorders>
            <w:top w:val="single" w:sz="6" w:space="0" w:color="auto"/>
            <w:left w:val="single" w:sz="6" w:space="0" w:color="auto"/>
            <w:bottom w:val="single" w:sz="6" w:space="0" w:color="auto"/>
            <w:right w:val="single" w:sz="6" w:space="0" w:color="auto"/>
            <w:insideH w:val="single" w:sz="2" w:space="0" w:color="auto"/>
            <w:insideV w:val="single" w:sz="6" w:space="0" w:color="auto"/>
          </w:tblBorders>
        </w:tblPrEx>
        <w:trPr>
          <w:cantSplit/>
          <w:trHeight w:val="384"/>
          <w:jc w:val="center"/>
        </w:trPr>
        <w:tc>
          <w:tcPr>
            <w:tcW w:w="2122" w:type="dxa"/>
            <w:tcBorders>
              <w:top w:val="single" w:sz="4" w:space="0" w:color="auto"/>
              <w:left w:val="single" w:sz="4" w:space="0" w:color="auto"/>
              <w:bottom w:val="single" w:sz="4" w:space="0" w:color="auto"/>
              <w:right w:val="single" w:sz="4" w:space="0" w:color="auto"/>
            </w:tcBorders>
          </w:tcPr>
          <w:p w14:paraId="525B1C3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lang w:val="en-US"/>
              </w:rPr>
            </w:pPr>
            <w:r w:rsidRPr="00BE2B58">
              <w:rPr>
                <w:rFonts w:eastAsia="SimSun"/>
                <w:sz w:val="16"/>
                <w:lang w:val="en-US"/>
              </w:rPr>
              <w:t>Number of beams (service link)</w:t>
            </w:r>
          </w:p>
        </w:tc>
        <w:tc>
          <w:tcPr>
            <w:tcW w:w="992" w:type="dxa"/>
            <w:tcBorders>
              <w:top w:val="single" w:sz="4" w:space="0" w:color="auto"/>
              <w:left w:val="single" w:sz="4" w:space="0" w:color="auto"/>
              <w:bottom w:val="single" w:sz="4" w:space="0" w:color="auto"/>
              <w:right w:val="single" w:sz="4" w:space="0" w:color="auto"/>
            </w:tcBorders>
          </w:tcPr>
          <w:p w14:paraId="0C55C9B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48</w:t>
            </w:r>
          </w:p>
        </w:tc>
        <w:tc>
          <w:tcPr>
            <w:tcW w:w="850" w:type="dxa"/>
            <w:tcBorders>
              <w:top w:val="single" w:sz="4" w:space="0" w:color="auto"/>
              <w:left w:val="single" w:sz="4" w:space="0" w:color="auto"/>
              <w:bottom w:val="single" w:sz="4" w:space="0" w:color="auto"/>
              <w:right w:val="single" w:sz="4" w:space="0" w:color="auto"/>
            </w:tcBorders>
          </w:tcPr>
          <w:p w14:paraId="522733C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37</w:t>
            </w:r>
          </w:p>
        </w:tc>
        <w:tc>
          <w:tcPr>
            <w:tcW w:w="851" w:type="dxa"/>
            <w:tcBorders>
              <w:top w:val="single" w:sz="4" w:space="0" w:color="auto"/>
              <w:left w:val="single" w:sz="4" w:space="0" w:color="auto"/>
              <w:bottom w:val="single" w:sz="4" w:space="0" w:color="auto"/>
              <w:right w:val="single" w:sz="4" w:space="0" w:color="auto"/>
            </w:tcBorders>
          </w:tcPr>
          <w:p w14:paraId="44F99CF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10</w:t>
            </w:r>
          </w:p>
        </w:tc>
        <w:tc>
          <w:tcPr>
            <w:tcW w:w="992" w:type="dxa"/>
            <w:tcBorders>
              <w:top w:val="single" w:sz="4" w:space="0" w:color="auto"/>
              <w:left w:val="single" w:sz="4" w:space="0" w:color="auto"/>
              <w:bottom w:val="single" w:sz="4" w:space="0" w:color="auto"/>
              <w:right w:val="single" w:sz="4" w:space="0" w:color="auto"/>
            </w:tcBorders>
          </w:tcPr>
          <w:p w14:paraId="3707F43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16</w:t>
            </w:r>
          </w:p>
        </w:tc>
        <w:tc>
          <w:tcPr>
            <w:tcW w:w="2721" w:type="dxa"/>
            <w:gridSpan w:val="4"/>
            <w:tcBorders>
              <w:top w:val="single" w:sz="4" w:space="0" w:color="auto"/>
              <w:left w:val="single" w:sz="4" w:space="0" w:color="auto"/>
              <w:bottom w:val="single" w:sz="4" w:space="0" w:color="auto"/>
              <w:right w:val="single" w:sz="4" w:space="0" w:color="auto"/>
            </w:tcBorders>
          </w:tcPr>
          <w:p w14:paraId="472FDFA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91 in eccentric orbit and 61 in circular orbit or 19 on each satellite</w:t>
            </w:r>
          </w:p>
        </w:tc>
        <w:tc>
          <w:tcPr>
            <w:tcW w:w="845" w:type="dxa"/>
            <w:tcBorders>
              <w:top w:val="single" w:sz="4" w:space="0" w:color="auto"/>
              <w:left w:val="single" w:sz="4" w:space="0" w:color="auto"/>
              <w:bottom w:val="single" w:sz="4" w:space="0" w:color="auto"/>
              <w:right w:val="single" w:sz="4" w:space="0" w:color="auto"/>
            </w:tcBorders>
          </w:tcPr>
          <w:p w14:paraId="12A4F4E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121</w:t>
            </w:r>
          </w:p>
        </w:tc>
        <w:tc>
          <w:tcPr>
            <w:tcW w:w="845" w:type="dxa"/>
            <w:tcBorders>
              <w:top w:val="single" w:sz="4" w:space="0" w:color="auto"/>
              <w:left w:val="single" w:sz="4" w:space="0" w:color="auto"/>
              <w:bottom w:val="single" w:sz="4" w:space="0" w:color="auto"/>
              <w:right w:val="single" w:sz="4" w:space="0" w:color="auto"/>
            </w:tcBorders>
          </w:tcPr>
          <w:p w14:paraId="5D54CBF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w:t>
            </w:r>
          </w:p>
        </w:tc>
        <w:tc>
          <w:tcPr>
            <w:tcW w:w="846" w:type="dxa"/>
            <w:tcBorders>
              <w:top w:val="single" w:sz="4" w:space="0" w:color="auto"/>
              <w:left w:val="single" w:sz="4" w:space="0" w:color="auto"/>
              <w:bottom w:val="single" w:sz="4" w:space="0" w:color="auto"/>
              <w:right w:val="single" w:sz="4" w:space="0" w:color="auto"/>
            </w:tcBorders>
          </w:tcPr>
          <w:p w14:paraId="192282F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6</w:t>
            </w:r>
          </w:p>
        </w:tc>
        <w:tc>
          <w:tcPr>
            <w:tcW w:w="848" w:type="dxa"/>
            <w:tcBorders>
              <w:top w:val="single" w:sz="4" w:space="0" w:color="auto"/>
              <w:left w:val="single" w:sz="4" w:space="0" w:color="auto"/>
              <w:bottom w:val="single" w:sz="4" w:space="0" w:color="auto"/>
              <w:right w:val="single" w:sz="4" w:space="0" w:color="auto"/>
            </w:tcBorders>
          </w:tcPr>
          <w:p w14:paraId="5C07710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9</w:t>
            </w:r>
          </w:p>
        </w:tc>
        <w:tc>
          <w:tcPr>
            <w:tcW w:w="849" w:type="dxa"/>
            <w:tcBorders>
              <w:top w:val="single" w:sz="4" w:space="0" w:color="auto"/>
              <w:left w:val="single" w:sz="4" w:space="0" w:color="auto"/>
              <w:bottom w:val="single" w:sz="4" w:space="0" w:color="auto"/>
              <w:right w:val="single" w:sz="4" w:space="0" w:color="auto"/>
            </w:tcBorders>
          </w:tcPr>
          <w:p w14:paraId="2488334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37</w:t>
            </w:r>
          </w:p>
        </w:tc>
        <w:tc>
          <w:tcPr>
            <w:tcW w:w="889" w:type="dxa"/>
            <w:tcBorders>
              <w:top w:val="single" w:sz="4" w:space="0" w:color="auto"/>
              <w:left w:val="single" w:sz="4" w:space="0" w:color="auto"/>
              <w:bottom w:val="single" w:sz="4" w:space="0" w:color="auto"/>
              <w:right w:val="single" w:sz="4" w:space="0" w:color="auto"/>
            </w:tcBorders>
          </w:tcPr>
          <w:p w14:paraId="1824B9F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BE2B58">
              <w:rPr>
                <w:rFonts w:eastAsia="SimSun"/>
                <w:sz w:val="16"/>
                <w:szCs w:val="16"/>
              </w:rPr>
              <w:t>1 to 7</w:t>
            </w:r>
          </w:p>
        </w:tc>
        <w:tc>
          <w:tcPr>
            <w:tcW w:w="809" w:type="dxa"/>
            <w:tcBorders>
              <w:top w:val="single" w:sz="4" w:space="0" w:color="auto"/>
              <w:left w:val="single" w:sz="4" w:space="0" w:color="auto"/>
              <w:bottom w:val="single" w:sz="4" w:space="0" w:color="auto"/>
              <w:right w:val="single" w:sz="4" w:space="0" w:color="auto"/>
            </w:tcBorders>
          </w:tcPr>
          <w:p w14:paraId="53FED38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2B4AED">
              <w:rPr>
                <w:rFonts w:eastAsia="SimSun"/>
                <w:sz w:val="16"/>
                <w:szCs w:val="16"/>
              </w:rPr>
              <w:t>1</w:t>
            </w:r>
          </w:p>
        </w:tc>
      </w:tr>
      <w:tr w:rsidR="00CE0E58" w:rsidRPr="00BE2B58" w14:paraId="0D6EB3F2" w14:textId="77777777" w:rsidTr="000C5AC9">
        <w:tblPrEx>
          <w:tblBorders>
            <w:top w:val="single" w:sz="6" w:space="0" w:color="auto"/>
            <w:left w:val="single" w:sz="6" w:space="0" w:color="auto"/>
            <w:bottom w:val="single" w:sz="6" w:space="0" w:color="auto"/>
            <w:right w:val="single" w:sz="6" w:space="0" w:color="auto"/>
            <w:insideH w:val="single" w:sz="2" w:space="0" w:color="auto"/>
            <w:insideV w:val="single" w:sz="6" w:space="0" w:color="auto"/>
          </w:tblBorders>
        </w:tblPrEx>
        <w:trPr>
          <w:cantSplit/>
          <w:trHeight w:val="584"/>
          <w:jc w:val="center"/>
        </w:trPr>
        <w:tc>
          <w:tcPr>
            <w:tcW w:w="2122" w:type="dxa"/>
            <w:tcBorders>
              <w:top w:val="single" w:sz="4" w:space="0" w:color="auto"/>
              <w:left w:val="single" w:sz="4" w:space="0" w:color="auto"/>
              <w:bottom w:val="single" w:sz="4" w:space="0" w:color="auto"/>
              <w:right w:val="single" w:sz="4" w:space="0" w:color="auto"/>
            </w:tcBorders>
          </w:tcPr>
          <w:p w14:paraId="096C0D7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lang w:val="en-US"/>
              </w:rPr>
            </w:pPr>
            <w:r w:rsidRPr="00BE2B58">
              <w:rPr>
                <w:rFonts w:eastAsia="SimSun"/>
                <w:sz w:val="16"/>
                <w:lang w:val="en-US"/>
              </w:rPr>
              <w:t>Beam size (km</w:t>
            </w:r>
            <w:r w:rsidRPr="00BE2B58">
              <w:rPr>
                <w:rFonts w:eastAsia="SimSun"/>
                <w:sz w:val="16"/>
                <w:vertAlign w:val="superscript"/>
                <w:lang w:val="en-US"/>
              </w:rPr>
              <w:t>2</w:t>
            </w:r>
            <w:r w:rsidRPr="00BE2B58">
              <w:rPr>
                <w:rFonts w:eastAsia="SimSun"/>
                <w:sz w:val="16"/>
                <w:lang w:val="en-US"/>
              </w:rPr>
              <w:t>)</w:t>
            </w:r>
          </w:p>
        </w:tc>
        <w:tc>
          <w:tcPr>
            <w:tcW w:w="992" w:type="dxa"/>
            <w:tcBorders>
              <w:top w:val="single" w:sz="4" w:space="0" w:color="auto"/>
              <w:left w:val="single" w:sz="4" w:space="0" w:color="auto"/>
              <w:bottom w:val="single" w:sz="4" w:space="0" w:color="auto"/>
              <w:right w:val="single" w:sz="4" w:space="0" w:color="auto"/>
            </w:tcBorders>
          </w:tcPr>
          <w:p w14:paraId="114D2DEE" w14:textId="77777777" w:rsidR="00CE0E58" w:rsidRPr="004B2859" w:rsidRDefault="00CE0E58" w:rsidP="004B2859">
            <w:pPr>
              <w:pStyle w:val="Tabletext"/>
              <w:jc w:val="center"/>
              <w:rPr>
                <w:rFonts w:eastAsia="SimSun"/>
                <w:sz w:val="16"/>
                <w:szCs w:val="16"/>
                <w:lang w:val="en-US"/>
              </w:rPr>
            </w:pPr>
            <w:r w:rsidRPr="004B2859">
              <w:rPr>
                <w:rFonts w:eastAsia="SimSun"/>
                <w:sz w:val="16"/>
                <w:szCs w:val="16"/>
                <w:lang w:val="en-US"/>
              </w:rPr>
              <w:t xml:space="preserve">1.8 </w:t>
            </w:r>
            <w:r w:rsidRPr="004B2859">
              <w:rPr>
                <w:rFonts w:ascii="Symbol" w:eastAsia="SimSun" w:hAnsi="Symbol"/>
                <w:sz w:val="16"/>
                <w:szCs w:val="16"/>
              </w:rPr>
              <w:t></w:t>
            </w:r>
            <w:r w:rsidRPr="004B2859">
              <w:rPr>
                <w:rFonts w:eastAsia="SimSun"/>
                <w:sz w:val="16"/>
                <w:szCs w:val="16"/>
                <w:lang w:val="en-US"/>
              </w:rPr>
              <w:t xml:space="preserve"> 10</w:t>
            </w:r>
            <w:r w:rsidRPr="004B2859">
              <w:rPr>
                <w:rFonts w:eastAsia="SimSun"/>
                <w:sz w:val="16"/>
                <w:szCs w:val="16"/>
                <w:vertAlign w:val="superscript"/>
                <w:lang w:val="en-US"/>
              </w:rPr>
              <w:t>5</w:t>
            </w:r>
            <w:r w:rsidRPr="004B2859">
              <w:rPr>
                <w:rFonts w:eastAsia="SimSun"/>
                <w:position w:val="6"/>
                <w:sz w:val="16"/>
                <w:szCs w:val="16"/>
                <w:lang w:val="en-US"/>
              </w:rPr>
              <w:br/>
            </w:r>
            <w:r w:rsidRPr="004B2859">
              <w:rPr>
                <w:rFonts w:eastAsia="SimSun"/>
                <w:sz w:val="16"/>
                <w:szCs w:val="16"/>
                <w:lang w:val="en-US"/>
              </w:rPr>
              <w:t>to</w:t>
            </w:r>
            <w:r w:rsidRPr="004B2859">
              <w:rPr>
                <w:rFonts w:eastAsia="SimSun"/>
                <w:sz w:val="16"/>
                <w:szCs w:val="16"/>
                <w:lang w:val="en-US"/>
              </w:rPr>
              <w:br/>
              <w:t xml:space="preserve">7 </w:t>
            </w:r>
            <w:r w:rsidRPr="004B2859">
              <w:rPr>
                <w:rFonts w:ascii="Symbol" w:eastAsia="SimSun" w:hAnsi="Symbol"/>
                <w:sz w:val="16"/>
                <w:szCs w:val="16"/>
              </w:rPr>
              <w:t></w:t>
            </w:r>
            <w:r w:rsidRPr="004B2859">
              <w:rPr>
                <w:rFonts w:eastAsia="SimSun"/>
                <w:sz w:val="16"/>
                <w:szCs w:val="16"/>
                <w:lang w:val="en-US"/>
              </w:rPr>
              <w:t xml:space="preserve"> 10</w:t>
            </w:r>
            <w:r w:rsidRPr="004B2859">
              <w:rPr>
                <w:rFonts w:eastAsia="SimSun"/>
                <w:sz w:val="16"/>
                <w:szCs w:val="16"/>
                <w:vertAlign w:val="superscript"/>
                <w:lang w:val="en-US"/>
              </w:rPr>
              <w:t>5</w:t>
            </w:r>
          </w:p>
        </w:tc>
        <w:tc>
          <w:tcPr>
            <w:tcW w:w="850" w:type="dxa"/>
            <w:tcBorders>
              <w:top w:val="single" w:sz="4" w:space="0" w:color="auto"/>
              <w:left w:val="single" w:sz="4" w:space="0" w:color="auto"/>
              <w:bottom w:val="single" w:sz="4" w:space="0" w:color="auto"/>
              <w:right w:val="single" w:sz="4" w:space="0" w:color="auto"/>
            </w:tcBorders>
          </w:tcPr>
          <w:p w14:paraId="58E7B091" w14:textId="77777777" w:rsidR="00CE0E58" w:rsidRPr="004B2859" w:rsidRDefault="00CE0E58" w:rsidP="004B2859">
            <w:pPr>
              <w:pStyle w:val="Tabletext"/>
              <w:jc w:val="center"/>
              <w:rPr>
                <w:rFonts w:eastAsia="SimSun"/>
                <w:sz w:val="16"/>
                <w:szCs w:val="16"/>
                <w:lang w:val="en-US"/>
              </w:rPr>
            </w:pPr>
            <w:r w:rsidRPr="004B2859">
              <w:rPr>
                <w:rFonts w:eastAsia="SimSun"/>
                <w:sz w:val="16"/>
                <w:szCs w:val="16"/>
                <w:lang w:val="en-US"/>
              </w:rPr>
              <w:t xml:space="preserve">9.7 </w:t>
            </w:r>
            <w:r w:rsidRPr="004B2859">
              <w:rPr>
                <w:rFonts w:ascii="Symbol" w:eastAsia="SimSun" w:hAnsi="Symbol"/>
                <w:sz w:val="16"/>
                <w:szCs w:val="16"/>
              </w:rPr>
              <w:t></w:t>
            </w:r>
            <w:r w:rsidRPr="004B2859">
              <w:rPr>
                <w:rFonts w:eastAsia="SimSun"/>
                <w:sz w:val="16"/>
                <w:szCs w:val="16"/>
                <w:lang w:val="en-US"/>
              </w:rPr>
              <w:t xml:space="preserve"> 10</w:t>
            </w:r>
            <w:r w:rsidRPr="004B2859">
              <w:rPr>
                <w:rFonts w:eastAsia="SimSun"/>
                <w:sz w:val="16"/>
                <w:szCs w:val="16"/>
                <w:vertAlign w:val="superscript"/>
                <w:lang w:val="en-US"/>
              </w:rPr>
              <w:t>5</w:t>
            </w:r>
            <w:r w:rsidRPr="004B2859">
              <w:rPr>
                <w:rFonts w:eastAsia="SimSun"/>
                <w:sz w:val="16"/>
                <w:szCs w:val="16"/>
                <w:lang w:val="en-US"/>
              </w:rPr>
              <w:br/>
              <w:t>(6.3°)</w:t>
            </w:r>
          </w:p>
        </w:tc>
        <w:tc>
          <w:tcPr>
            <w:tcW w:w="851" w:type="dxa"/>
            <w:tcBorders>
              <w:top w:val="single" w:sz="4" w:space="0" w:color="auto"/>
              <w:left w:val="single" w:sz="4" w:space="0" w:color="auto"/>
              <w:bottom w:val="single" w:sz="4" w:space="0" w:color="auto"/>
              <w:right w:val="single" w:sz="4" w:space="0" w:color="auto"/>
            </w:tcBorders>
          </w:tcPr>
          <w:p w14:paraId="4B6D91DA" w14:textId="77777777" w:rsidR="00CE0E58" w:rsidRPr="004B2859" w:rsidRDefault="00CE0E58" w:rsidP="004B2859">
            <w:pPr>
              <w:pStyle w:val="Tabletext"/>
              <w:jc w:val="center"/>
              <w:rPr>
                <w:rFonts w:eastAsia="SimSun"/>
                <w:sz w:val="16"/>
                <w:szCs w:val="16"/>
              </w:rPr>
            </w:pPr>
            <w:r w:rsidRPr="004B2859">
              <w:rPr>
                <w:rFonts w:eastAsia="SimSun"/>
                <w:sz w:val="16"/>
                <w:szCs w:val="16"/>
              </w:rPr>
              <w:t>*</w:t>
            </w:r>
          </w:p>
        </w:tc>
        <w:tc>
          <w:tcPr>
            <w:tcW w:w="992" w:type="dxa"/>
            <w:tcBorders>
              <w:top w:val="single" w:sz="4" w:space="0" w:color="auto"/>
              <w:left w:val="single" w:sz="4" w:space="0" w:color="auto"/>
              <w:bottom w:val="single" w:sz="4" w:space="0" w:color="auto"/>
              <w:right w:val="single" w:sz="4" w:space="0" w:color="auto"/>
            </w:tcBorders>
          </w:tcPr>
          <w:p w14:paraId="4581369B" w14:textId="77777777" w:rsidR="00CE0E58" w:rsidRPr="004B2859" w:rsidRDefault="00CE0E58" w:rsidP="004B2859">
            <w:pPr>
              <w:pStyle w:val="Tabletext"/>
              <w:jc w:val="center"/>
              <w:rPr>
                <w:rFonts w:eastAsia="SimSun"/>
                <w:sz w:val="16"/>
                <w:szCs w:val="16"/>
                <w:lang w:val="en-US"/>
              </w:rPr>
            </w:pPr>
            <w:r w:rsidRPr="004B2859">
              <w:rPr>
                <w:rFonts w:eastAsia="SimSun"/>
                <w:sz w:val="16"/>
                <w:szCs w:val="16"/>
                <w:lang w:val="en-US"/>
              </w:rPr>
              <w:t xml:space="preserve">6.3 </w:t>
            </w:r>
            <w:r w:rsidRPr="004B2859">
              <w:rPr>
                <w:rFonts w:ascii="Symbol" w:eastAsia="SimSun" w:hAnsi="Symbol"/>
                <w:sz w:val="16"/>
                <w:szCs w:val="16"/>
              </w:rPr>
              <w:t></w:t>
            </w:r>
            <w:r w:rsidRPr="004B2859">
              <w:rPr>
                <w:rFonts w:eastAsia="SimSun"/>
                <w:sz w:val="16"/>
                <w:szCs w:val="16"/>
                <w:lang w:val="en-US"/>
              </w:rPr>
              <w:t xml:space="preserve"> 10</w:t>
            </w:r>
            <w:r w:rsidRPr="004B2859">
              <w:rPr>
                <w:rFonts w:eastAsia="SimSun"/>
                <w:sz w:val="16"/>
                <w:szCs w:val="16"/>
                <w:vertAlign w:val="superscript"/>
                <w:lang w:val="en-US"/>
              </w:rPr>
              <w:t>5</w:t>
            </w:r>
            <w:r w:rsidRPr="004B2859">
              <w:rPr>
                <w:rFonts w:eastAsia="SimSun"/>
                <w:position w:val="6"/>
                <w:sz w:val="16"/>
                <w:szCs w:val="16"/>
                <w:lang w:val="en-US"/>
              </w:rPr>
              <w:br/>
            </w:r>
            <w:r w:rsidRPr="004B2859">
              <w:rPr>
                <w:rFonts w:eastAsia="SimSun"/>
                <w:sz w:val="16"/>
                <w:szCs w:val="16"/>
                <w:lang w:val="en-US"/>
              </w:rPr>
              <w:t>to</w:t>
            </w:r>
            <w:r w:rsidRPr="004B2859">
              <w:rPr>
                <w:rFonts w:eastAsia="SimSun"/>
                <w:sz w:val="16"/>
                <w:szCs w:val="16"/>
                <w:lang w:val="en-US"/>
              </w:rPr>
              <w:br/>
              <w:t xml:space="preserve">2.3 </w:t>
            </w:r>
            <w:r w:rsidRPr="004B2859">
              <w:rPr>
                <w:rFonts w:ascii="Symbol" w:eastAsia="SimSun" w:hAnsi="Symbol"/>
                <w:sz w:val="16"/>
                <w:szCs w:val="16"/>
              </w:rPr>
              <w:t></w:t>
            </w:r>
            <w:r w:rsidRPr="004B2859">
              <w:rPr>
                <w:rFonts w:eastAsia="SimSun"/>
                <w:sz w:val="16"/>
                <w:szCs w:val="16"/>
                <w:lang w:val="en-US"/>
              </w:rPr>
              <w:t xml:space="preserve"> 10</w:t>
            </w:r>
            <w:r w:rsidRPr="004B2859">
              <w:rPr>
                <w:rFonts w:eastAsia="SimSun"/>
                <w:sz w:val="16"/>
                <w:szCs w:val="16"/>
                <w:vertAlign w:val="superscript"/>
                <w:lang w:val="en-US"/>
              </w:rPr>
              <w:t>6</w:t>
            </w:r>
          </w:p>
        </w:tc>
        <w:tc>
          <w:tcPr>
            <w:tcW w:w="2721" w:type="dxa"/>
            <w:gridSpan w:val="4"/>
            <w:tcBorders>
              <w:top w:val="single" w:sz="4" w:space="0" w:color="auto"/>
              <w:left w:val="single" w:sz="4" w:space="0" w:color="auto"/>
              <w:bottom w:val="single" w:sz="4" w:space="0" w:color="auto"/>
              <w:right w:val="single" w:sz="4" w:space="0" w:color="auto"/>
            </w:tcBorders>
          </w:tcPr>
          <w:p w14:paraId="0918AD0E" w14:textId="77777777" w:rsidR="00CE0E58" w:rsidRPr="004B2859" w:rsidRDefault="00CE0E58" w:rsidP="004B2859">
            <w:pPr>
              <w:pStyle w:val="Tabletext"/>
              <w:jc w:val="center"/>
              <w:rPr>
                <w:rFonts w:eastAsia="SimSun"/>
                <w:sz w:val="16"/>
                <w:szCs w:val="16"/>
                <w:lang w:val="en-US"/>
              </w:rPr>
            </w:pPr>
            <w:r w:rsidRPr="004B2859">
              <w:rPr>
                <w:rFonts w:eastAsia="SimSun"/>
                <w:sz w:val="16"/>
                <w:szCs w:val="16"/>
                <w:lang w:val="en-US"/>
              </w:rPr>
              <w:t xml:space="preserve">7.78 </w:t>
            </w:r>
            <w:r w:rsidRPr="004B2859">
              <w:rPr>
                <w:rFonts w:ascii="Symbol" w:eastAsia="SimSun" w:hAnsi="Symbol"/>
                <w:sz w:val="16"/>
                <w:szCs w:val="16"/>
              </w:rPr>
              <w:t></w:t>
            </w:r>
            <w:r w:rsidRPr="004B2859">
              <w:rPr>
                <w:rFonts w:eastAsia="SimSun"/>
                <w:sz w:val="16"/>
                <w:szCs w:val="16"/>
                <w:lang w:val="en-US"/>
              </w:rPr>
              <w:t xml:space="preserve"> 10</w:t>
            </w:r>
            <w:r w:rsidRPr="004B2859">
              <w:rPr>
                <w:rFonts w:eastAsia="SimSun"/>
                <w:sz w:val="16"/>
                <w:szCs w:val="16"/>
                <w:vertAlign w:val="superscript"/>
                <w:lang w:val="en-US"/>
              </w:rPr>
              <w:t>5</w:t>
            </w:r>
            <w:r w:rsidRPr="004B2859">
              <w:rPr>
                <w:rFonts w:eastAsia="SimSun"/>
                <w:sz w:val="16"/>
                <w:szCs w:val="16"/>
                <w:lang w:val="en-US"/>
              </w:rPr>
              <w:br/>
              <w:t>to</w:t>
            </w:r>
            <w:r w:rsidRPr="004B2859">
              <w:rPr>
                <w:rFonts w:eastAsia="SimSun"/>
                <w:sz w:val="16"/>
                <w:szCs w:val="16"/>
                <w:lang w:val="en-US"/>
              </w:rPr>
              <w:br/>
              <w:t xml:space="preserve">2.6 </w:t>
            </w:r>
            <w:r w:rsidRPr="004B2859">
              <w:rPr>
                <w:rFonts w:ascii="Symbol" w:eastAsia="SimSun" w:hAnsi="Symbol"/>
                <w:sz w:val="16"/>
                <w:szCs w:val="16"/>
              </w:rPr>
              <w:t></w:t>
            </w:r>
            <w:r w:rsidRPr="004B2859">
              <w:rPr>
                <w:rFonts w:eastAsia="SimSun"/>
                <w:sz w:val="16"/>
                <w:szCs w:val="16"/>
                <w:lang w:val="en-US"/>
              </w:rPr>
              <w:t xml:space="preserve"> 10</w:t>
            </w:r>
            <w:r w:rsidRPr="004B2859">
              <w:rPr>
                <w:rFonts w:eastAsia="SimSun"/>
                <w:sz w:val="16"/>
                <w:szCs w:val="16"/>
                <w:vertAlign w:val="superscript"/>
                <w:lang w:val="en-US"/>
              </w:rPr>
              <w:t>6</w:t>
            </w:r>
          </w:p>
        </w:tc>
        <w:tc>
          <w:tcPr>
            <w:tcW w:w="845" w:type="dxa"/>
            <w:tcBorders>
              <w:top w:val="single" w:sz="4" w:space="0" w:color="auto"/>
              <w:left w:val="single" w:sz="4" w:space="0" w:color="auto"/>
              <w:bottom w:val="single" w:sz="4" w:space="0" w:color="auto"/>
              <w:right w:val="single" w:sz="4" w:space="0" w:color="auto"/>
            </w:tcBorders>
          </w:tcPr>
          <w:p w14:paraId="12B3B646" w14:textId="77777777" w:rsidR="00CE0E58" w:rsidRPr="004B2859" w:rsidRDefault="00CE0E58" w:rsidP="004B2859">
            <w:pPr>
              <w:pStyle w:val="Tabletext"/>
              <w:jc w:val="center"/>
              <w:rPr>
                <w:rFonts w:eastAsia="SimSun"/>
                <w:sz w:val="16"/>
                <w:szCs w:val="16"/>
                <w:lang w:val="en-US"/>
              </w:rPr>
            </w:pPr>
            <w:r w:rsidRPr="004B2859">
              <w:rPr>
                <w:rFonts w:eastAsia="SimSun"/>
                <w:sz w:val="16"/>
                <w:szCs w:val="16"/>
                <w:lang w:val="en-US"/>
              </w:rPr>
              <w:t xml:space="preserve">5 </w:t>
            </w:r>
            <w:r w:rsidRPr="004B2859">
              <w:rPr>
                <w:rFonts w:ascii="Symbol" w:eastAsia="SimSun" w:hAnsi="Symbol"/>
                <w:sz w:val="16"/>
                <w:szCs w:val="16"/>
              </w:rPr>
              <w:t></w:t>
            </w:r>
            <w:r w:rsidRPr="004B2859">
              <w:rPr>
                <w:rFonts w:eastAsia="SimSun"/>
                <w:sz w:val="16"/>
                <w:szCs w:val="16"/>
                <w:lang w:val="en-US"/>
              </w:rPr>
              <w:t xml:space="preserve"> 10</w:t>
            </w:r>
            <w:r w:rsidRPr="004B2859">
              <w:rPr>
                <w:rFonts w:eastAsia="SimSun"/>
                <w:sz w:val="16"/>
                <w:szCs w:val="16"/>
                <w:vertAlign w:val="superscript"/>
                <w:lang w:val="en-US"/>
              </w:rPr>
              <w:t>5</w:t>
            </w:r>
            <w:r w:rsidRPr="004B2859">
              <w:rPr>
                <w:rFonts w:eastAsia="SimSun"/>
                <w:position w:val="6"/>
                <w:sz w:val="16"/>
                <w:szCs w:val="16"/>
                <w:lang w:val="en-US"/>
              </w:rPr>
              <w:br/>
            </w:r>
            <w:r w:rsidRPr="004B2859">
              <w:rPr>
                <w:rFonts w:eastAsia="SimSun"/>
                <w:sz w:val="16"/>
                <w:szCs w:val="16"/>
                <w:lang w:val="en-US"/>
              </w:rPr>
              <w:t xml:space="preserve">to </w:t>
            </w:r>
            <w:r w:rsidRPr="004B2859">
              <w:rPr>
                <w:rFonts w:eastAsia="SimSun"/>
                <w:sz w:val="16"/>
                <w:szCs w:val="16"/>
                <w:lang w:val="en-US"/>
              </w:rPr>
              <w:br/>
              <w:t xml:space="preserve">2 </w:t>
            </w:r>
            <w:r w:rsidRPr="004B2859">
              <w:rPr>
                <w:rFonts w:ascii="Symbol" w:eastAsia="SimSun" w:hAnsi="Symbol"/>
                <w:sz w:val="16"/>
                <w:szCs w:val="16"/>
              </w:rPr>
              <w:t></w:t>
            </w:r>
            <w:r w:rsidRPr="004B2859">
              <w:rPr>
                <w:rFonts w:eastAsia="SimSun"/>
                <w:sz w:val="16"/>
                <w:szCs w:val="16"/>
                <w:lang w:val="en-US"/>
              </w:rPr>
              <w:t xml:space="preserve"> 10</w:t>
            </w:r>
            <w:r w:rsidRPr="004B2859">
              <w:rPr>
                <w:rFonts w:eastAsia="SimSun"/>
                <w:sz w:val="16"/>
                <w:szCs w:val="16"/>
                <w:vertAlign w:val="superscript"/>
                <w:lang w:val="en-US"/>
              </w:rPr>
              <w:t>6</w:t>
            </w:r>
          </w:p>
        </w:tc>
        <w:tc>
          <w:tcPr>
            <w:tcW w:w="845" w:type="dxa"/>
            <w:tcBorders>
              <w:top w:val="single" w:sz="4" w:space="0" w:color="auto"/>
              <w:left w:val="single" w:sz="4" w:space="0" w:color="auto"/>
              <w:bottom w:val="single" w:sz="4" w:space="0" w:color="auto"/>
              <w:right w:val="single" w:sz="4" w:space="0" w:color="auto"/>
            </w:tcBorders>
          </w:tcPr>
          <w:p w14:paraId="13645A26" w14:textId="77777777" w:rsidR="00CE0E58" w:rsidRPr="004B2859" w:rsidRDefault="00CE0E58" w:rsidP="004B2859">
            <w:pPr>
              <w:pStyle w:val="Tabletext"/>
              <w:jc w:val="center"/>
              <w:rPr>
                <w:rFonts w:eastAsia="SimSun"/>
                <w:sz w:val="16"/>
                <w:szCs w:val="16"/>
                <w:lang w:val="en-US"/>
              </w:rPr>
            </w:pPr>
            <w:r w:rsidRPr="004B2859">
              <w:rPr>
                <w:rFonts w:eastAsia="SimSun"/>
                <w:sz w:val="16"/>
                <w:szCs w:val="16"/>
                <w:lang w:val="en-US"/>
              </w:rPr>
              <w:t xml:space="preserve">5 </w:t>
            </w:r>
            <w:r w:rsidRPr="004B2859">
              <w:rPr>
                <w:rFonts w:ascii="Symbol" w:eastAsia="SimSun" w:hAnsi="Symbol"/>
                <w:sz w:val="16"/>
                <w:szCs w:val="16"/>
              </w:rPr>
              <w:t></w:t>
            </w:r>
            <w:r w:rsidRPr="004B2859">
              <w:rPr>
                <w:rFonts w:eastAsia="SimSun"/>
                <w:sz w:val="16"/>
                <w:szCs w:val="16"/>
                <w:lang w:val="en-US"/>
              </w:rPr>
              <w:t xml:space="preserve"> 10</w:t>
            </w:r>
            <w:r w:rsidRPr="004B2859">
              <w:rPr>
                <w:rFonts w:eastAsia="SimSun"/>
                <w:sz w:val="16"/>
                <w:szCs w:val="16"/>
                <w:vertAlign w:val="superscript"/>
                <w:lang w:val="en-US"/>
              </w:rPr>
              <w:t>7</w:t>
            </w:r>
          </w:p>
        </w:tc>
        <w:tc>
          <w:tcPr>
            <w:tcW w:w="846" w:type="dxa"/>
            <w:tcBorders>
              <w:top w:val="single" w:sz="4" w:space="0" w:color="auto"/>
              <w:left w:val="single" w:sz="4" w:space="0" w:color="auto"/>
              <w:bottom w:val="single" w:sz="4" w:space="0" w:color="auto"/>
              <w:right w:val="single" w:sz="4" w:space="0" w:color="auto"/>
            </w:tcBorders>
          </w:tcPr>
          <w:p w14:paraId="0BE3188F" w14:textId="77777777" w:rsidR="00CE0E58" w:rsidRPr="004B2859" w:rsidRDefault="00CE0E58" w:rsidP="004B2859">
            <w:pPr>
              <w:pStyle w:val="Tabletext"/>
              <w:jc w:val="center"/>
              <w:rPr>
                <w:rFonts w:eastAsia="SimSun"/>
                <w:sz w:val="16"/>
                <w:szCs w:val="16"/>
                <w:lang w:val="en-US"/>
              </w:rPr>
            </w:pPr>
            <w:r w:rsidRPr="004B2859">
              <w:rPr>
                <w:rFonts w:eastAsia="SimSun"/>
                <w:sz w:val="16"/>
                <w:szCs w:val="16"/>
                <w:lang w:val="en-US"/>
              </w:rPr>
              <w:t xml:space="preserve">8.4 </w:t>
            </w:r>
            <w:r w:rsidRPr="004B2859">
              <w:rPr>
                <w:rFonts w:ascii="Symbol" w:eastAsia="SimSun" w:hAnsi="Symbol"/>
                <w:sz w:val="16"/>
                <w:szCs w:val="16"/>
              </w:rPr>
              <w:t></w:t>
            </w:r>
            <w:r w:rsidRPr="004B2859">
              <w:rPr>
                <w:rFonts w:eastAsia="SimSun"/>
                <w:sz w:val="16"/>
                <w:szCs w:val="16"/>
                <w:lang w:val="en-US"/>
              </w:rPr>
              <w:t xml:space="preserve"> 10</w:t>
            </w:r>
            <w:r w:rsidRPr="004B2859">
              <w:rPr>
                <w:rFonts w:eastAsia="SimSun"/>
                <w:sz w:val="16"/>
                <w:szCs w:val="16"/>
                <w:vertAlign w:val="superscript"/>
                <w:lang w:val="en-US"/>
              </w:rPr>
              <w:t>6</w:t>
            </w:r>
          </w:p>
        </w:tc>
        <w:tc>
          <w:tcPr>
            <w:tcW w:w="848" w:type="dxa"/>
            <w:tcBorders>
              <w:top w:val="single" w:sz="4" w:space="0" w:color="auto"/>
              <w:left w:val="single" w:sz="4" w:space="0" w:color="auto"/>
              <w:bottom w:val="single" w:sz="4" w:space="0" w:color="auto"/>
              <w:right w:val="single" w:sz="4" w:space="0" w:color="auto"/>
            </w:tcBorders>
          </w:tcPr>
          <w:p w14:paraId="2231D4A2" w14:textId="77777777" w:rsidR="00CE0E58" w:rsidRPr="004B2859" w:rsidRDefault="00CE0E58" w:rsidP="004B2859">
            <w:pPr>
              <w:pStyle w:val="Tabletext"/>
              <w:jc w:val="center"/>
              <w:rPr>
                <w:rFonts w:eastAsia="SimSun"/>
                <w:sz w:val="16"/>
                <w:szCs w:val="16"/>
                <w:lang w:val="en-US"/>
              </w:rPr>
            </w:pPr>
            <w:r w:rsidRPr="004B2859">
              <w:rPr>
                <w:rFonts w:eastAsia="SimSun"/>
                <w:sz w:val="16"/>
                <w:szCs w:val="16"/>
                <w:lang w:val="en-US"/>
              </w:rPr>
              <w:t xml:space="preserve">2.6 </w:t>
            </w:r>
            <w:r w:rsidRPr="004B2859">
              <w:rPr>
                <w:rFonts w:ascii="Symbol" w:eastAsia="SimSun" w:hAnsi="Symbol"/>
                <w:sz w:val="16"/>
                <w:szCs w:val="16"/>
              </w:rPr>
              <w:t></w:t>
            </w:r>
            <w:r w:rsidRPr="004B2859">
              <w:rPr>
                <w:rFonts w:eastAsia="SimSun"/>
                <w:sz w:val="16"/>
                <w:szCs w:val="16"/>
                <w:lang w:val="en-US"/>
              </w:rPr>
              <w:t xml:space="preserve"> 10</w:t>
            </w:r>
            <w:r w:rsidRPr="004B2859">
              <w:rPr>
                <w:rFonts w:eastAsia="SimSun"/>
                <w:sz w:val="16"/>
                <w:szCs w:val="16"/>
                <w:vertAlign w:val="superscript"/>
                <w:lang w:val="en-US"/>
              </w:rPr>
              <w:t>5</w:t>
            </w:r>
            <w:r w:rsidRPr="004B2859">
              <w:rPr>
                <w:rFonts w:eastAsia="SimSun"/>
                <w:position w:val="6"/>
                <w:sz w:val="16"/>
                <w:szCs w:val="16"/>
                <w:lang w:val="en-US"/>
              </w:rPr>
              <w:br/>
            </w:r>
            <w:r w:rsidRPr="004B2859">
              <w:rPr>
                <w:rFonts w:eastAsia="SimSun"/>
                <w:sz w:val="16"/>
                <w:szCs w:val="16"/>
                <w:lang w:val="en-US"/>
              </w:rPr>
              <w:t>to</w:t>
            </w:r>
            <w:r w:rsidRPr="004B2859">
              <w:rPr>
                <w:rFonts w:eastAsia="SimSun"/>
                <w:sz w:val="16"/>
                <w:szCs w:val="16"/>
                <w:lang w:val="en-US"/>
              </w:rPr>
              <w:br/>
              <w:t xml:space="preserve">2 </w:t>
            </w:r>
            <w:r w:rsidRPr="004B2859">
              <w:rPr>
                <w:rFonts w:ascii="Symbol" w:eastAsia="SimSun" w:hAnsi="Symbol"/>
                <w:sz w:val="16"/>
                <w:szCs w:val="16"/>
              </w:rPr>
              <w:t></w:t>
            </w:r>
            <w:r w:rsidRPr="004B2859">
              <w:rPr>
                <w:rFonts w:eastAsia="SimSun"/>
                <w:sz w:val="16"/>
                <w:szCs w:val="16"/>
                <w:lang w:val="en-US"/>
              </w:rPr>
              <w:t xml:space="preserve"> 10</w:t>
            </w:r>
            <w:r w:rsidRPr="004B2859">
              <w:rPr>
                <w:rFonts w:eastAsia="SimSun"/>
                <w:sz w:val="16"/>
                <w:szCs w:val="16"/>
                <w:vertAlign w:val="superscript"/>
                <w:lang w:val="en-US"/>
              </w:rPr>
              <w:t>6</w:t>
            </w:r>
          </w:p>
        </w:tc>
        <w:tc>
          <w:tcPr>
            <w:tcW w:w="849" w:type="dxa"/>
            <w:tcBorders>
              <w:top w:val="single" w:sz="4" w:space="0" w:color="auto"/>
              <w:left w:val="single" w:sz="4" w:space="0" w:color="auto"/>
              <w:bottom w:val="single" w:sz="4" w:space="0" w:color="auto"/>
              <w:right w:val="single" w:sz="4" w:space="0" w:color="auto"/>
            </w:tcBorders>
          </w:tcPr>
          <w:p w14:paraId="6CB7048B" w14:textId="77777777" w:rsidR="00CE0E58" w:rsidRPr="004B2859" w:rsidRDefault="00CE0E58" w:rsidP="004B2859">
            <w:pPr>
              <w:pStyle w:val="Tabletext"/>
              <w:jc w:val="center"/>
              <w:rPr>
                <w:rFonts w:eastAsia="SimSun"/>
                <w:sz w:val="16"/>
                <w:szCs w:val="16"/>
                <w:lang w:val="en-US"/>
              </w:rPr>
            </w:pPr>
            <w:r w:rsidRPr="004B2859">
              <w:rPr>
                <w:rFonts w:eastAsia="SimSun"/>
                <w:sz w:val="16"/>
                <w:szCs w:val="16"/>
                <w:lang w:val="en-US"/>
              </w:rPr>
              <w:t xml:space="preserve">7.6 </w:t>
            </w:r>
            <w:r w:rsidRPr="004B2859">
              <w:rPr>
                <w:rFonts w:ascii="Symbol" w:eastAsia="SimSun" w:hAnsi="Symbol"/>
                <w:sz w:val="16"/>
                <w:szCs w:val="16"/>
              </w:rPr>
              <w:t></w:t>
            </w:r>
            <w:r w:rsidRPr="004B2859">
              <w:rPr>
                <w:rFonts w:eastAsia="SimSun"/>
                <w:sz w:val="16"/>
                <w:szCs w:val="16"/>
                <w:lang w:val="en-US"/>
              </w:rPr>
              <w:t xml:space="preserve"> 10</w:t>
            </w:r>
            <w:r w:rsidRPr="004B2859">
              <w:rPr>
                <w:rFonts w:eastAsia="SimSun"/>
                <w:sz w:val="16"/>
                <w:szCs w:val="16"/>
                <w:vertAlign w:val="superscript"/>
                <w:lang w:val="en-US"/>
              </w:rPr>
              <w:t>4</w:t>
            </w:r>
            <w:r w:rsidRPr="004B2859">
              <w:rPr>
                <w:rFonts w:eastAsia="SimSun"/>
                <w:sz w:val="16"/>
                <w:szCs w:val="16"/>
                <w:lang w:val="en-US"/>
              </w:rPr>
              <w:br/>
              <w:t>to</w:t>
            </w:r>
            <w:r w:rsidRPr="004B2859">
              <w:rPr>
                <w:rFonts w:eastAsia="SimSun"/>
                <w:sz w:val="16"/>
                <w:szCs w:val="16"/>
                <w:lang w:val="en-US"/>
              </w:rPr>
              <w:br/>
              <w:t xml:space="preserve">3.5 </w:t>
            </w:r>
            <w:r w:rsidRPr="004B2859">
              <w:rPr>
                <w:rFonts w:ascii="Symbol" w:eastAsia="SimSun" w:hAnsi="Symbol"/>
                <w:sz w:val="16"/>
                <w:szCs w:val="16"/>
              </w:rPr>
              <w:t></w:t>
            </w:r>
            <w:r w:rsidRPr="004B2859">
              <w:rPr>
                <w:rFonts w:eastAsia="SimSun"/>
                <w:sz w:val="16"/>
                <w:szCs w:val="16"/>
                <w:lang w:val="en-US"/>
              </w:rPr>
              <w:t xml:space="preserve"> 10</w:t>
            </w:r>
            <w:r w:rsidRPr="004B2859">
              <w:rPr>
                <w:rFonts w:eastAsia="SimSun"/>
                <w:sz w:val="16"/>
                <w:szCs w:val="16"/>
                <w:vertAlign w:val="superscript"/>
                <w:lang w:val="en-US"/>
              </w:rPr>
              <w:t>5</w:t>
            </w:r>
          </w:p>
        </w:tc>
        <w:tc>
          <w:tcPr>
            <w:tcW w:w="889" w:type="dxa"/>
            <w:tcBorders>
              <w:top w:val="single" w:sz="4" w:space="0" w:color="auto"/>
              <w:left w:val="single" w:sz="4" w:space="0" w:color="auto"/>
              <w:bottom w:val="single" w:sz="4" w:space="0" w:color="auto"/>
              <w:right w:val="single" w:sz="4" w:space="0" w:color="auto"/>
            </w:tcBorders>
          </w:tcPr>
          <w:p w14:paraId="44364374" w14:textId="77777777" w:rsidR="00CE0E58" w:rsidRPr="004B2859" w:rsidRDefault="00CE0E58" w:rsidP="004B2859">
            <w:pPr>
              <w:pStyle w:val="Tabletext"/>
              <w:jc w:val="center"/>
              <w:rPr>
                <w:rFonts w:eastAsia="SimSun"/>
                <w:sz w:val="16"/>
                <w:szCs w:val="16"/>
                <w:lang w:val="en-US"/>
              </w:rPr>
            </w:pPr>
            <w:r w:rsidRPr="004B2859">
              <w:rPr>
                <w:rFonts w:eastAsia="SimSun"/>
                <w:sz w:val="16"/>
                <w:szCs w:val="16"/>
              </w:rPr>
              <w:t>1.25×10</w:t>
            </w:r>
            <w:r w:rsidRPr="004B2859">
              <w:rPr>
                <w:rFonts w:eastAsia="SimSun"/>
                <w:sz w:val="16"/>
                <w:szCs w:val="16"/>
                <w:vertAlign w:val="superscript"/>
              </w:rPr>
              <w:t>7</w:t>
            </w:r>
            <w:r w:rsidRPr="004B2859">
              <w:rPr>
                <w:rFonts w:eastAsia="SimSun"/>
                <w:sz w:val="16"/>
                <w:szCs w:val="16"/>
              </w:rPr>
              <w:br/>
              <w:t>to</w:t>
            </w:r>
            <w:r w:rsidRPr="004B2859">
              <w:rPr>
                <w:rFonts w:eastAsia="SimSun"/>
                <w:sz w:val="16"/>
                <w:szCs w:val="16"/>
              </w:rPr>
              <w:br/>
              <w:t xml:space="preserve"> 8.5×10</w:t>
            </w:r>
            <w:r w:rsidRPr="004B2859">
              <w:rPr>
                <w:rFonts w:eastAsia="SimSun"/>
                <w:sz w:val="16"/>
                <w:szCs w:val="16"/>
                <w:vertAlign w:val="superscript"/>
              </w:rPr>
              <w:t>7</w:t>
            </w:r>
          </w:p>
        </w:tc>
        <w:tc>
          <w:tcPr>
            <w:tcW w:w="809" w:type="dxa"/>
            <w:tcBorders>
              <w:top w:val="single" w:sz="4" w:space="0" w:color="auto"/>
              <w:left w:val="single" w:sz="4" w:space="0" w:color="auto"/>
              <w:bottom w:val="single" w:sz="4" w:space="0" w:color="auto"/>
              <w:right w:val="single" w:sz="4" w:space="0" w:color="auto"/>
            </w:tcBorders>
          </w:tcPr>
          <w:p w14:paraId="70C695D3" w14:textId="77777777" w:rsidR="00CE0E58" w:rsidRPr="004B2859" w:rsidRDefault="00CE0E58" w:rsidP="004B2859">
            <w:pPr>
              <w:pStyle w:val="Tabletext"/>
              <w:jc w:val="center"/>
              <w:rPr>
                <w:rFonts w:eastAsia="SimSun"/>
                <w:sz w:val="16"/>
                <w:szCs w:val="16"/>
                <w:lang w:val="en-US"/>
              </w:rPr>
            </w:pPr>
            <w:r w:rsidRPr="004B2859">
              <w:rPr>
                <w:rFonts w:eastAsia="SimSun"/>
                <w:sz w:val="16"/>
                <w:szCs w:val="16"/>
              </w:rPr>
              <w:t>8.5×10</w:t>
            </w:r>
            <w:r w:rsidRPr="004B2859">
              <w:rPr>
                <w:rFonts w:eastAsia="SimSun"/>
                <w:sz w:val="16"/>
                <w:szCs w:val="16"/>
                <w:vertAlign w:val="superscript"/>
              </w:rPr>
              <w:t>7</w:t>
            </w:r>
          </w:p>
        </w:tc>
      </w:tr>
      <w:tr w:rsidR="00CE0E58" w:rsidRPr="00BE2B58" w14:paraId="2F16AD1B" w14:textId="77777777" w:rsidTr="000C5AC9">
        <w:tblPrEx>
          <w:tblBorders>
            <w:top w:val="single" w:sz="6" w:space="0" w:color="auto"/>
            <w:left w:val="single" w:sz="6" w:space="0" w:color="auto"/>
            <w:bottom w:val="single" w:sz="6" w:space="0" w:color="auto"/>
            <w:right w:val="single" w:sz="6" w:space="0" w:color="auto"/>
            <w:insideH w:val="single" w:sz="2" w:space="0" w:color="auto"/>
            <w:insideV w:val="single" w:sz="6" w:space="0" w:color="auto"/>
          </w:tblBorders>
        </w:tblPrEx>
        <w:trPr>
          <w:cantSplit/>
          <w:trHeight w:val="393"/>
          <w:jc w:val="center"/>
        </w:trPr>
        <w:tc>
          <w:tcPr>
            <w:tcW w:w="2122" w:type="dxa"/>
            <w:tcBorders>
              <w:top w:val="single" w:sz="4" w:space="0" w:color="auto"/>
              <w:left w:val="single" w:sz="4" w:space="0" w:color="auto"/>
              <w:bottom w:val="single" w:sz="4" w:space="0" w:color="auto"/>
              <w:right w:val="single" w:sz="4" w:space="0" w:color="auto"/>
            </w:tcBorders>
          </w:tcPr>
          <w:p w14:paraId="6AF9FAC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lang w:val="en-US"/>
              </w:rPr>
            </w:pPr>
            <w:r w:rsidRPr="00BE2B58">
              <w:rPr>
                <w:rFonts w:eastAsia="SimSun"/>
                <w:sz w:val="16"/>
                <w:lang w:val="en-US"/>
              </w:rPr>
              <w:t>Average beam side lobes (dB)</w:t>
            </w:r>
          </w:p>
        </w:tc>
        <w:tc>
          <w:tcPr>
            <w:tcW w:w="992" w:type="dxa"/>
            <w:tcBorders>
              <w:top w:val="single" w:sz="4" w:space="0" w:color="auto"/>
              <w:left w:val="single" w:sz="4" w:space="0" w:color="auto"/>
              <w:bottom w:val="single" w:sz="4" w:space="0" w:color="auto"/>
              <w:right w:val="single" w:sz="4" w:space="0" w:color="auto"/>
            </w:tcBorders>
          </w:tcPr>
          <w:p w14:paraId="13171A3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–20</w:t>
            </w:r>
          </w:p>
        </w:tc>
        <w:tc>
          <w:tcPr>
            <w:tcW w:w="850" w:type="dxa"/>
            <w:tcBorders>
              <w:top w:val="single" w:sz="4" w:space="0" w:color="auto"/>
              <w:left w:val="single" w:sz="4" w:space="0" w:color="auto"/>
              <w:bottom w:val="single" w:sz="4" w:space="0" w:color="auto"/>
              <w:right w:val="single" w:sz="4" w:space="0" w:color="auto"/>
            </w:tcBorders>
          </w:tcPr>
          <w:p w14:paraId="785542C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–20</w:t>
            </w:r>
          </w:p>
        </w:tc>
        <w:tc>
          <w:tcPr>
            <w:tcW w:w="851" w:type="dxa"/>
            <w:tcBorders>
              <w:top w:val="single" w:sz="4" w:space="0" w:color="auto"/>
              <w:left w:val="single" w:sz="4" w:space="0" w:color="auto"/>
              <w:bottom w:val="single" w:sz="4" w:space="0" w:color="auto"/>
              <w:right w:val="single" w:sz="4" w:space="0" w:color="auto"/>
            </w:tcBorders>
          </w:tcPr>
          <w:p w14:paraId="79F0098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ind w:left="-57" w:right="-57"/>
              <w:jc w:val="center"/>
              <w:rPr>
                <w:rFonts w:eastAsia="SimSun"/>
                <w:sz w:val="16"/>
                <w:lang w:val="en-US"/>
              </w:rPr>
            </w:pPr>
            <w:r w:rsidRPr="00BE2B58">
              <w:rPr>
                <w:rFonts w:eastAsia="SimSun"/>
                <w:sz w:val="16"/>
                <w:lang w:val="en-US"/>
              </w:rPr>
              <w:t>To be determined</w:t>
            </w:r>
          </w:p>
        </w:tc>
        <w:tc>
          <w:tcPr>
            <w:tcW w:w="992" w:type="dxa"/>
            <w:tcBorders>
              <w:top w:val="single" w:sz="4" w:space="0" w:color="auto"/>
              <w:left w:val="single" w:sz="4" w:space="0" w:color="auto"/>
              <w:bottom w:val="single" w:sz="4" w:space="0" w:color="auto"/>
              <w:right w:val="single" w:sz="4" w:space="0" w:color="auto"/>
            </w:tcBorders>
          </w:tcPr>
          <w:p w14:paraId="08ABAC9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–15</w:t>
            </w:r>
          </w:p>
        </w:tc>
        <w:tc>
          <w:tcPr>
            <w:tcW w:w="2721" w:type="dxa"/>
            <w:gridSpan w:val="4"/>
            <w:tcBorders>
              <w:top w:val="single" w:sz="4" w:space="0" w:color="auto"/>
              <w:left w:val="single" w:sz="4" w:space="0" w:color="auto"/>
              <w:bottom w:val="single" w:sz="4" w:space="0" w:color="auto"/>
              <w:right w:val="single" w:sz="4" w:space="0" w:color="auto"/>
            </w:tcBorders>
          </w:tcPr>
          <w:p w14:paraId="3D07BC4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–15 and greater</w:t>
            </w:r>
          </w:p>
        </w:tc>
        <w:tc>
          <w:tcPr>
            <w:tcW w:w="845" w:type="dxa"/>
            <w:tcBorders>
              <w:top w:val="single" w:sz="4" w:space="0" w:color="auto"/>
              <w:left w:val="single" w:sz="4" w:space="0" w:color="auto"/>
              <w:bottom w:val="single" w:sz="4" w:space="0" w:color="auto"/>
              <w:right w:val="single" w:sz="4" w:space="0" w:color="auto"/>
            </w:tcBorders>
          </w:tcPr>
          <w:p w14:paraId="6CCF7AF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–20</w:t>
            </w:r>
            <w:r w:rsidRPr="00BE2B58">
              <w:rPr>
                <w:rFonts w:eastAsia="SimSun"/>
                <w:sz w:val="16"/>
                <w:lang w:val="en-US"/>
              </w:rPr>
              <w:br/>
              <w:t>(peak)</w:t>
            </w:r>
          </w:p>
        </w:tc>
        <w:tc>
          <w:tcPr>
            <w:tcW w:w="845" w:type="dxa"/>
            <w:tcBorders>
              <w:top w:val="single" w:sz="4" w:space="0" w:color="auto"/>
              <w:left w:val="single" w:sz="4" w:space="0" w:color="auto"/>
              <w:bottom w:val="single" w:sz="4" w:space="0" w:color="auto"/>
              <w:right w:val="single" w:sz="4" w:space="0" w:color="auto"/>
            </w:tcBorders>
          </w:tcPr>
          <w:p w14:paraId="6EAE0B6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–3</w:t>
            </w:r>
          </w:p>
        </w:tc>
        <w:tc>
          <w:tcPr>
            <w:tcW w:w="846" w:type="dxa"/>
            <w:tcBorders>
              <w:top w:val="single" w:sz="4" w:space="0" w:color="auto"/>
              <w:left w:val="single" w:sz="4" w:space="0" w:color="auto"/>
              <w:bottom w:val="single" w:sz="4" w:space="0" w:color="auto"/>
              <w:right w:val="single" w:sz="4" w:space="0" w:color="auto"/>
            </w:tcBorders>
          </w:tcPr>
          <w:p w14:paraId="25F88A5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ascii="Symbol" w:eastAsia="SimSun" w:hAnsi="Symbol"/>
                <w:sz w:val="16"/>
              </w:rPr>
              <w:t></w:t>
            </w:r>
            <w:r w:rsidRPr="00BE2B58">
              <w:rPr>
                <w:rFonts w:eastAsia="SimSun"/>
                <w:sz w:val="16"/>
              </w:rPr>
              <w:t>2</w:t>
            </w:r>
          </w:p>
        </w:tc>
        <w:tc>
          <w:tcPr>
            <w:tcW w:w="848" w:type="dxa"/>
            <w:tcBorders>
              <w:top w:val="single" w:sz="4" w:space="0" w:color="auto"/>
              <w:left w:val="single" w:sz="4" w:space="0" w:color="auto"/>
              <w:bottom w:val="single" w:sz="4" w:space="0" w:color="auto"/>
              <w:right w:val="single" w:sz="4" w:space="0" w:color="auto"/>
            </w:tcBorders>
          </w:tcPr>
          <w:p w14:paraId="4AE02BA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ascii="Symbol" w:eastAsia="SimSun" w:hAnsi="Symbol"/>
                <w:sz w:val="16"/>
              </w:rPr>
              <w:t></w:t>
            </w:r>
            <w:r w:rsidRPr="00BE2B58">
              <w:rPr>
                <w:rFonts w:eastAsia="SimSun"/>
                <w:sz w:val="16"/>
              </w:rPr>
              <w:t>15</w:t>
            </w:r>
          </w:p>
        </w:tc>
        <w:tc>
          <w:tcPr>
            <w:tcW w:w="849" w:type="dxa"/>
            <w:tcBorders>
              <w:top w:val="single" w:sz="4" w:space="0" w:color="auto"/>
              <w:left w:val="single" w:sz="4" w:space="0" w:color="auto"/>
              <w:bottom w:val="single" w:sz="4" w:space="0" w:color="auto"/>
              <w:right w:val="single" w:sz="4" w:space="0" w:color="auto"/>
            </w:tcBorders>
          </w:tcPr>
          <w:p w14:paraId="14F7B62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ascii="Symbol" w:eastAsia="SimSun" w:hAnsi="Symbol"/>
                <w:sz w:val="16"/>
              </w:rPr>
              <w:t></w:t>
            </w:r>
            <w:r w:rsidRPr="00BE2B58">
              <w:rPr>
                <w:rFonts w:eastAsia="SimSun"/>
                <w:sz w:val="16"/>
              </w:rPr>
              <w:t>20</w:t>
            </w:r>
          </w:p>
        </w:tc>
        <w:tc>
          <w:tcPr>
            <w:tcW w:w="889" w:type="dxa"/>
            <w:tcBorders>
              <w:top w:val="single" w:sz="4" w:space="0" w:color="auto"/>
              <w:left w:val="single" w:sz="4" w:space="0" w:color="auto"/>
              <w:bottom w:val="single" w:sz="4" w:space="0" w:color="auto"/>
              <w:right w:val="single" w:sz="4" w:space="0" w:color="auto"/>
            </w:tcBorders>
          </w:tcPr>
          <w:p w14:paraId="7E12F19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ascii="Symbol" w:eastAsia="SimSun" w:hAnsi="Symbol" w:hint="eastAsia"/>
                <w:sz w:val="16"/>
                <w:szCs w:val="16"/>
              </w:rPr>
            </w:pPr>
            <w:r w:rsidRPr="00BE2B58">
              <w:rPr>
                <w:rFonts w:eastAsia="SimSun"/>
                <w:sz w:val="16"/>
                <w:szCs w:val="16"/>
              </w:rPr>
              <w:t>–20</w:t>
            </w:r>
          </w:p>
        </w:tc>
        <w:tc>
          <w:tcPr>
            <w:tcW w:w="809" w:type="dxa"/>
            <w:tcBorders>
              <w:top w:val="single" w:sz="4" w:space="0" w:color="auto"/>
              <w:left w:val="single" w:sz="4" w:space="0" w:color="auto"/>
              <w:bottom w:val="single" w:sz="4" w:space="0" w:color="auto"/>
              <w:right w:val="single" w:sz="4" w:space="0" w:color="auto"/>
            </w:tcBorders>
          </w:tcPr>
          <w:p w14:paraId="37CC2E3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ascii="Symbol" w:eastAsia="SimSun" w:hAnsi="Symbol" w:hint="eastAsia"/>
                <w:sz w:val="16"/>
                <w:szCs w:val="16"/>
              </w:rPr>
            </w:pPr>
            <w:r w:rsidRPr="00BE2B58">
              <w:rPr>
                <w:rFonts w:eastAsia="SimSun"/>
                <w:sz w:val="16"/>
                <w:szCs w:val="16"/>
              </w:rPr>
              <w:t>–20</w:t>
            </w:r>
          </w:p>
        </w:tc>
      </w:tr>
      <w:tr w:rsidR="00CE0E58" w:rsidRPr="00BE2B58" w14:paraId="5A76DD90" w14:textId="77777777" w:rsidTr="00EB5C98">
        <w:tblPrEx>
          <w:tblBorders>
            <w:top w:val="single" w:sz="6" w:space="0" w:color="auto"/>
            <w:left w:val="single" w:sz="6" w:space="0" w:color="auto"/>
            <w:bottom w:val="single" w:sz="6" w:space="0" w:color="auto"/>
            <w:right w:val="single" w:sz="6" w:space="0" w:color="auto"/>
            <w:insideH w:val="single" w:sz="2" w:space="0" w:color="auto"/>
            <w:insideV w:val="single" w:sz="6" w:space="0" w:color="auto"/>
          </w:tblBorders>
        </w:tblPrEx>
        <w:trPr>
          <w:cantSplit/>
          <w:trHeight w:val="218"/>
          <w:jc w:val="center"/>
        </w:trPr>
        <w:tc>
          <w:tcPr>
            <w:tcW w:w="2122" w:type="dxa"/>
            <w:tcBorders>
              <w:top w:val="single" w:sz="4" w:space="0" w:color="auto"/>
              <w:left w:val="single" w:sz="4" w:space="0" w:color="auto"/>
              <w:bottom w:val="single" w:sz="4" w:space="0" w:color="auto"/>
              <w:right w:val="single" w:sz="4" w:space="0" w:color="auto"/>
            </w:tcBorders>
          </w:tcPr>
          <w:p w14:paraId="13FBC19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lang w:val="en-US"/>
              </w:rPr>
            </w:pPr>
            <w:r w:rsidRPr="00BE2B58">
              <w:rPr>
                <w:rFonts w:eastAsia="SimSun"/>
                <w:sz w:val="16"/>
                <w:lang w:val="en-US"/>
              </w:rPr>
              <w:t>Beam frequency reuse</w:t>
            </w:r>
          </w:p>
        </w:tc>
        <w:tc>
          <w:tcPr>
            <w:tcW w:w="992" w:type="dxa"/>
            <w:tcBorders>
              <w:top w:val="single" w:sz="4" w:space="0" w:color="auto"/>
              <w:left w:val="single" w:sz="4" w:space="0" w:color="auto"/>
              <w:bottom w:val="single" w:sz="4" w:space="0" w:color="auto"/>
              <w:right w:val="single" w:sz="4" w:space="0" w:color="auto"/>
            </w:tcBorders>
          </w:tcPr>
          <w:p w14:paraId="3C3DD2E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0.167</w:t>
            </w:r>
          </w:p>
        </w:tc>
        <w:tc>
          <w:tcPr>
            <w:tcW w:w="850" w:type="dxa"/>
            <w:tcBorders>
              <w:top w:val="single" w:sz="4" w:space="0" w:color="auto"/>
              <w:left w:val="single" w:sz="4" w:space="0" w:color="auto"/>
              <w:bottom w:val="single" w:sz="4" w:space="0" w:color="auto"/>
              <w:right w:val="single" w:sz="4" w:space="0" w:color="auto"/>
            </w:tcBorders>
          </w:tcPr>
          <w:p w14:paraId="2AD1ECF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w:t>
            </w:r>
          </w:p>
        </w:tc>
        <w:tc>
          <w:tcPr>
            <w:tcW w:w="851" w:type="dxa"/>
            <w:tcBorders>
              <w:top w:val="single" w:sz="4" w:space="0" w:color="auto"/>
              <w:left w:val="single" w:sz="4" w:space="0" w:color="auto"/>
              <w:bottom w:val="single" w:sz="4" w:space="0" w:color="auto"/>
              <w:right w:val="single" w:sz="4" w:space="0" w:color="auto"/>
            </w:tcBorders>
          </w:tcPr>
          <w:p w14:paraId="527BDCC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w:t>
            </w:r>
          </w:p>
        </w:tc>
        <w:tc>
          <w:tcPr>
            <w:tcW w:w="992" w:type="dxa"/>
            <w:tcBorders>
              <w:top w:val="single" w:sz="4" w:space="0" w:color="auto"/>
              <w:left w:val="single" w:sz="4" w:space="0" w:color="auto"/>
              <w:bottom w:val="single" w:sz="4" w:space="0" w:color="auto"/>
              <w:right w:val="single" w:sz="4" w:space="0" w:color="auto"/>
            </w:tcBorders>
          </w:tcPr>
          <w:p w14:paraId="74D08D9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w:t>
            </w:r>
          </w:p>
        </w:tc>
        <w:tc>
          <w:tcPr>
            <w:tcW w:w="2721" w:type="dxa"/>
            <w:gridSpan w:val="4"/>
            <w:tcBorders>
              <w:top w:val="single" w:sz="4" w:space="0" w:color="auto"/>
              <w:left w:val="single" w:sz="4" w:space="0" w:color="auto"/>
              <w:bottom w:val="single" w:sz="4" w:space="0" w:color="auto"/>
              <w:right w:val="single" w:sz="4" w:space="0" w:color="auto"/>
            </w:tcBorders>
          </w:tcPr>
          <w:p w14:paraId="7FD58E0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i/>
                <w:sz w:val="16"/>
                <w:lang w:val="en-US"/>
              </w:rPr>
              <w:t>N</w:t>
            </w:r>
            <w:r w:rsidRPr="00BE2B58">
              <w:rPr>
                <w:rFonts w:eastAsia="SimSun"/>
                <w:sz w:val="16"/>
                <w:lang w:val="en-US"/>
              </w:rPr>
              <w:t xml:space="preserve"> (where </w:t>
            </w:r>
            <w:r w:rsidRPr="00BE2B58">
              <w:rPr>
                <w:rFonts w:eastAsia="SimSun"/>
                <w:i/>
                <w:sz w:val="16"/>
                <w:lang w:val="en-US"/>
              </w:rPr>
              <w:t>N</w:t>
            </w:r>
            <w:r w:rsidRPr="00BE2B58">
              <w:rPr>
                <w:rFonts w:eastAsia="SimSun"/>
                <w:sz w:val="16"/>
                <w:lang w:val="en-US"/>
              </w:rPr>
              <w:t>: number of beams)</w:t>
            </w:r>
          </w:p>
        </w:tc>
        <w:tc>
          <w:tcPr>
            <w:tcW w:w="845" w:type="dxa"/>
            <w:tcBorders>
              <w:top w:val="single" w:sz="4" w:space="0" w:color="auto"/>
              <w:left w:val="single" w:sz="4" w:space="0" w:color="auto"/>
              <w:bottom w:val="single" w:sz="4" w:space="0" w:color="auto"/>
              <w:right w:val="single" w:sz="4" w:space="0" w:color="auto"/>
            </w:tcBorders>
          </w:tcPr>
          <w:p w14:paraId="3EB6CC8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w:t>
            </w:r>
          </w:p>
        </w:tc>
        <w:tc>
          <w:tcPr>
            <w:tcW w:w="845" w:type="dxa"/>
            <w:tcBorders>
              <w:top w:val="single" w:sz="4" w:space="0" w:color="auto"/>
              <w:left w:val="single" w:sz="4" w:space="0" w:color="auto"/>
              <w:bottom w:val="single" w:sz="4" w:space="0" w:color="auto"/>
              <w:right w:val="single" w:sz="4" w:space="0" w:color="auto"/>
            </w:tcBorders>
          </w:tcPr>
          <w:p w14:paraId="05D242F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w:t>
            </w:r>
          </w:p>
        </w:tc>
        <w:tc>
          <w:tcPr>
            <w:tcW w:w="846" w:type="dxa"/>
            <w:tcBorders>
              <w:top w:val="single" w:sz="4" w:space="0" w:color="auto"/>
              <w:left w:val="single" w:sz="4" w:space="0" w:color="auto"/>
              <w:bottom w:val="single" w:sz="4" w:space="0" w:color="auto"/>
              <w:right w:val="single" w:sz="4" w:space="0" w:color="auto"/>
            </w:tcBorders>
          </w:tcPr>
          <w:p w14:paraId="6E6006B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0.6</w:t>
            </w:r>
          </w:p>
        </w:tc>
        <w:tc>
          <w:tcPr>
            <w:tcW w:w="848" w:type="dxa"/>
            <w:tcBorders>
              <w:top w:val="single" w:sz="4" w:space="0" w:color="auto"/>
              <w:left w:val="single" w:sz="4" w:space="0" w:color="auto"/>
              <w:bottom w:val="single" w:sz="4" w:space="0" w:color="auto"/>
              <w:right w:val="single" w:sz="4" w:space="0" w:color="auto"/>
            </w:tcBorders>
          </w:tcPr>
          <w:p w14:paraId="74EDDC5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0.11</w:t>
            </w:r>
          </w:p>
        </w:tc>
        <w:tc>
          <w:tcPr>
            <w:tcW w:w="849" w:type="dxa"/>
            <w:tcBorders>
              <w:top w:val="single" w:sz="4" w:space="0" w:color="auto"/>
              <w:left w:val="single" w:sz="4" w:space="0" w:color="auto"/>
              <w:bottom w:val="single" w:sz="4" w:space="0" w:color="auto"/>
              <w:right w:val="single" w:sz="4" w:space="0" w:color="auto"/>
            </w:tcBorders>
          </w:tcPr>
          <w:p w14:paraId="642BC5C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3</w:t>
            </w:r>
          </w:p>
        </w:tc>
        <w:tc>
          <w:tcPr>
            <w:tcW w:w="889" w:type="dxa"/>
            <w:tcBorders>
              <w:top w:val="single" w:sz="4" w:space="0" w:color="auto"/>
              <w:left w:val="single" w:sz="4" w:space="0" w:color="auto"/>
              <w:bottom w:val="single" w:sz="4" w:space="0" w:color="auto"/>
              <w:right w:val="single" w:sz="4" w:space="0" w:color="auto"/>
            </w:tcBorders>
          </w:tcPr>
          <w:p w14:paraId="7E5070EF"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2B4AED">
              <w:rPr>
                <w:rFonts w:eastAsia="SimSun"/>
                <w:sz w:val="16"/>
                <w:szCs w:val="16"/>
              </w:rPr>
              <w:t>*</w:t>
            </w:r>
          </w:p>
        </w:tc>
        <w:tc>
          <w:tcPr>
            <w:tcW w:w="809" w:type="dxa"/>
            <w:tcBorders>
              <w:top w:val="single" w:sz="4" w:space="0" w:color="auto"/>
              <w:left w:val="single" w:sz="4" w:space="0" w:color="auto"/>
              <w:bottom w:val="single" w:sz="4" w:space="0" w:color="auto"/>
              <w:right w:val="single" w:sz="4" w:space="0" w:color="auto"/>
            </w:tcBorders>
          </w:tcPr>
          <w:p w14:paraId="6F097FC0"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szCs w:val="16"/>
              </w:rPr>
            </w:pPr>
            <w:r w:rsidRPr="002B4AED">
              <w:rPr>
                <w:rFonts w:eastAsia="SimSun"/>
                <w:sz w:val="16"/>
                <w:szCs w:val="16"/>
              </w:rPr>
              <w:t>*</w:t>
            </w:r>
          </w:p>
        </w:tc>
      </w:tr>
      <w:tr w:rsidR="00CE0E58" w:rsidRPr="00BE2B58" w14:paraId="5F6F1A04" w14:textId="77777777" w:rsidTr="00EB5C98">
        <w:tblPrEx>
          <w:tblBorders>
            <w:top w:val="single" w:sz="6" w:space="0" w:color="auto"/>
            <w:left w:val="single" w:sz="6" w:space="0" w:color="auto"/>
            <w:bottom w:val="single" w:sz="6" w:space="0" w:color="auto"/>
            <w:right w:val="single" w:sz="6" w:space="0" w:color="auto"/>
            <w:insideH w:val="single" w:sz="2" w:space="0" w:color="auto"/>
            <w:insideV w:val="single" w:sz="6" w:space="0" w:color="auto"/>
          </w:tblBorders>
        </w:tblPrEx>
        <w:trPr>
          <w:cantSplit/>
          <w:trHeight w:val="218"/>
          <w:jc w:val="center"/>
        </w:trPr>
        <w:tc>
          <w:tcPr>
            <w:tcW w:w="12761" w:type="dxa"/>
            <w:gridSpan w:val="14"/>
            <w:tcBorders>
              <w:top w:val="single" w:sz="4" w:space="0" w:color="auto"/>
              <w:left w:val="single" w:sz="4" w:space="0" w:color="auto"/>
              <w:bottom w:val="single" w:sz="4" w:space="0" w:color="auto"/>
              <w:right w:val="nil"/>
            </w:tcBorders>
          </w:tcPr>
          <w:p w14:paraId="1D1EBE0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lang w:val="en-US"/>
              </w:rPr>
            </w:pPr>
            <w:r w:rsidRPr="00BE2B58">
              <w:rPr>
                <w:rFonts w:eastAsia="SimSun"/>
                <w:i/>
                <w:sz w:val="16"/>
                <w:lang w:val="en-US"/>
              </w:rPr>
              <w:t>Link characteristics</w:t>
            </w:r>
          </w:p>
        </w:tc>
        <w:tc>
          <w:tcPr>
            <w:tcW w:w="889" w:type="dxa"/>
            <w:tcBorders>
              <w:top w:val="single" w:sz="4" w:space="0" w:color="auto"/>
              <w:left w:val="nil"/>
              <w:bottom w:val="single" w:sz="4" w:space="0" w:color="auto"/>
              <w:right w:val="nil"/>
            </w:tcBorders>
          </w:tcPr>
          <w:p w14:paraId="3F6D98F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i/>
                <w:sz w:val="16"/>
                <w:szCs w:val="16"/>
                <w:lang w:val="en-US"/>
              </w:rPr>
            </w:pPr>
          </w:p>
        </w:tc>
        <w:tc>
          <w:tcPr>
            <w:tcW w:w="809" w:type="dxa"/>
            <w:tcBorders>
              <w:top w:val="single" w:sz="4" w:space="0" w:color="auto"/>
              <w:left w:val="nil"/>
              <w:bottom w:val="single" w:sz="4" w:space="0" w:color="auto"/>
              <w:right w:val="single" w:sz="4" w:space="0" w:color="auto"/>
            </w:tcBorders>
          </w:tcPr>
          <w:p w14:paraId="6A91336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i/>
                <w:sz w:val="16"/>
                <w:szCs w:val="16"/>
                <w:lang w:val="en-US"/>
              </w:rPr>
            </w:pPr>
          </w:p>
        </w:tc>
      </w:tr>
      <w:tr w:rsidR="00CE0E58" w:rsidRPr="00BE2B58" w14:paraId="52C21A09" w14:textId="77777777" w:rsidTr="000C5AC9">
        <w:tblPrEx>
          <w:tblBorders>
            <w:top w:val="single" w:sz="6" w:space="0" w:color="auto"/>
            <w:left w:val="single" w:sz="6" w:space="0" w:color="auto"/>
            <w:bottom w:val="single" w:sz="6" w:space="0" w:color="auto"/>
            <w:right w:val="single" w:sz="6" w:space="0" w:color="auto"/>
            <w:insideH w:val="single" w:sz="2" w:space="0" w:color="auto"/>
            <w:insideV w:val="single" w:sz="6" w:space="0" w:color="auto"/>
          </w:tblBorders>
        </w:tblPrEx>
        <w:trPr>
          <w:cantSplit/>
          <w:trHeight w:val="935"/>
          <w:jc w:val="center"/>
        </w:trPr>
        <w:tc>
          <w:tcPr>
            <w:tcW w:w="2122" w:type="dxa"/>
            <w:tcBorders>
              <w:top w:val="single" w:sz="4" w:space="0" w:color="auto"/>
              <w:left w:val="single" w:sz="4" w:space="0" w:color="auto"/>
              <w:bottom w:val="single" w:sz="4" w:space="0" w:color="auto"/>
              <w:right w:val="single" w:sz="4" w:space="0" w:color="auto"/>
            </w:tcBorders>
          </w:tcPr>
          <w:p w14:paraId="4445EC7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lang w:val="en-US"/>
              </w:rPr>
            </w:pPr>
            <w:r w:rsidRPr="00BE2B58">
              <w:rPr>
                <w:rFonts w:eastAsia="SimSun"/>
                <w:sz w:val="16"/>
                <w:lang w:val="en-US"/>
              </w:rPr>
              <w:t xml:space="preserve">Nominal user </w:t>
            </w:r>
            <w:proofErr w:type="spellStart"/>
            <w:r w:rsidRPr="00BE2B58">
              <w:rPr>
                <w:rFonts w:eastAsia="SimSun"/>
                <w:sz w:val="16"/>
                <w:lang w:val="en-US"/>
              </w:rPr>
              <w:t>e.i.r.p</w:t>
            </w:r>
            <w:proofErr w:type="spellEnd"/>
            <w:r w:rsidRPr="00BE2B58">
              <w:rPr>
                <w:rFonts w:eastAsia="SimSun"/>
                <w:sz w:val="16"/>
                <w:lang w:val="en-US"/>
              </w:rPr>
              <w:t>. (</w:t>
            </w:r>
            <w:proofErr w:type="spellStart"/>
            <w:r w:rsidRPr="00BE2B58">
              <w:rPr>
                <w:rFonts w:eastAsia="SimSun"/>
                <w:sz w:val="16"/>
                <w:lang w:val="en-US"/>
              </w:rPr>
              <w:t>dBW</w:t>
            </w:r>
            <w:proofErr w:type="spellEnd"/>
            <w:r w:rsidRPr="00BE2B58">
              <w:rPr>
                <w:rFonts w:eastAsia="SimSun"/>
                <w:sz w:val="16"/>
                <w:lang w:val="en-US"/>
              </w:rPr>
              <w:t>)</w:t>
            </w:r>
          </w:p>
        </w:tc>
        <w:tc>
          <w:tcPr>
            <w:tcW w:w="992" w:type="dxa"/>
            <w:tcBorders>
              <w:top w:val="single" w:sz="4" w:space="0" w:color="auto"/>
              <w:left w:val="single" w:sz="4" w:space="0" w:color="auto"/>
              <w:bottom w:val="single" w:sz="4" w:space="0" w:color="auto"/>
              <w:right w:val="single" w:sz="4" w:space="0" w:color="auto"/>
            </w:tcBorders>
          </w:tcPr>
          <w:p w14:paraId="498E338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 xml:space="preserve">–4 to </w:t>
            </w:r>
            <w:r w:rsidRPr="00BE2B58">
              <w:rPr>
                <w:rFonts w:ascii="Symbol" w:eastAsia="SimSun" w:hAnsi="Symbol"/>
                <w:sz w:val="16"/>
              </w:rPr>
              <w:t></w:t>
            </w:r>
            <w:r w:rsidRPr="00BE2B58">
              <w:rPr>
                <w:rFonts w:eastAsia="SimSun"/>
                <w:sz w:val="16"/>
                <w:lang w:val="en-US"/>
              </w:rPr>
              <w:t>6</w:t>
            </w:r>
            <w:r w:rsidRPr="00BE2B58">
              <w:rPr>
                <w:rFonts w:eastAsia="SimSun"/>
                <w:sz w:val="16"/>
                <w:lang w:val="en-US"/>
              </w:rPr>
              <w:br/>
              <w:t>(peak)</w:t>
            </w:r>
          </w:p>
        </w:tc>
        <w:tc>
          <w:tcPr>
            <w:tcW w:w="850" w:type="dxa"/>
            <w:tcBorders>
              <w:top w:val="single" w:sz="4" w:space="0" w:color="auto"/>
              <w:left w:val="single" w:sz="4" w:space="0" w:color="auto"/>
              <w:bottom w:val="single" w:sz="4" w:space="0" w:color="auto"/>
              <w:right w:val="single" w:sz="4" w:space="0" w:color="auto"/>
            </w:tcBorders>
          </w:tcPr>
          <w:p w14:paraId="6F5AA94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 xml:space="preserve">–5.8 to </w:t>
            </w:r>
            <w:r w:rsidRPr="00BE2B58">
              <w:rPr>
                <w:rFonts w:ascii="Symbol" w:eastAsia="SimSun" w:hAnsi="Symbol"/>
                <w:sz w:val="16"/>
              </w:rPr>
              <w:t></w:t>
            </w:r>
            <w:r w:rsidRPr="00BE2B58">
              <w:rPr>
                <w:rFonts w:eastAsia="SimSun"/>
                <w:sz w:val="16"/>
                <w:lang w:val="en-US"/>
              </w:rPr>
              <w:t>11</w:t>
            </w:r>
          </w:p>
        </w:tc>
        <w:tc>
          <w:tcPr>
            <w:tcW w:w="851" w:type="dxa"/>
            <w:tcBorders>
              <w:top w:val="single" w:sz="4" w:space="0" w:color="auto"/>
              <w:left w:val="single" w:sz="4" w:space="0" w:color="auto"/>
              <w:bottom w:val="single" w:sz="4" w:space="0" w:color="auto"/>
              <w:right w:val="single" w:sz="4" w:space="0" w:color="auto"/>
            </w:tcBorders>
          </w:tcPr>
          <w:p w14:paraId="041C618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0-10</w:t>
            </w:r>
          </w:p>
        </w:tc>
        <w:tc>
          <w:tcPr>
            <w:tcW w:w="992" w:type="dxa"/>
            <w:tcBorders>
              <w:top w:val="single" w:sz="4" w:space="0" w:color="auto"/>
              <w:left w:val="single" w:sz="4" w:space="0" w:color="auto"/>
              <w:bottom w:val="single" w:sz="4" w:space="0" w:color="auto"/>
              <w:right w:val="single" w:sz="4" w:space="0" w:color="auto"/>
            </w:tcBorders>
          </w:tcPr>
          <w:p w14:paraId="4FD6715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–3</w:t>
            </w:r>
          </w:p>
        </w:tc>
        <w:tc>
          <w:tcPr>
            <w:tcW w:w="1040" w:type="dxa"/>
            <w:gridSpan w:val="2"/>
            <w:tcBorders>
              <w:top w:val="single" w:sz="4" w:space="0" w:color="auto"/>
              <w:left w:val="single" w:sz="4" w:space="0" w:color="auto"/>
              <w:bottom w:val="single" w:sz="4" w:space="0" w:color="auto"/>
              <w:right w:val="single" w:sz="4" w:space="0" w:color="auto"/>
            </w:tcBorders>
          </w:tcPr>
          <w:p w14:paraId="70C7667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Baseline</w:t>
            </w:r>
            <w:r w:rsidRPr="00BE2B58">
              <w:rPr>
                <w:rFonts w:eastAsia="SimSun"/>
                <w:sz w:val="16"/>
                <w:lang w:val="en-US"/>
              </w:rPr>
              <w:br/>
              <w:t>(19 beams)</w:t>
            </w:r>
            <w:r w:rsidRPr="00BE2B58">
              <w:rPr>
                <w:rFonts w:eastAsia="SimSun"/>
                <w:sz w:val="16"/>
                <w:lang w:val="en-US"/>
              </w:rPr>
              <w:br/>
            </w:r>
            <w:r w:rsidRPr="00BE2B58">
              <w:rPr>
                <w:rFonts w:ascii="Symbol" w:eastAsia="SimSun" w:hAnsi="Symbol"/>
                <w:sz w:val="16"/>
              </w:rPr>
              <w:t></w:t>
            </w:r>
            <w:r w:rsidRPr="00BE2B58">
              <w:rPr>
                <w:rFonts w:eastAsia="SimSun"/>
                <w:sz w:val="16"/>
                <w:lang w:val="en-US"/>
              </w:rPr>
              <w:t>3 mobile/</w:t>
            </w:r>
            <w:r w:rsidRPr="00BE2B58">
              <w:rPr>
                <w:rFonts w:eastAsia="SimSun"/>
                <w:sz w:val="16"/>
                <w:lang w:val="en-US"/>
              </w:rPr>
              <w:br/>
              <w:t>portable</w:t>
            </w:r>
            <w:r w:rsidRPr="00BE2B58">
              <w:rPr>
                <w:rFonts w:eastAsia="SimSun"/>
                <w:sz w:val="16"/>
                <w:lang w:val="en-US"/>
              </w:rPr>
              <w:br/>
            </w:r>
            <w:r w:rsidRPr="00BE2B58">
              <w:rPr>
                <w:rFonts w:ascii="Symbol" w:eastAsia="SimSun" w:hAnsi="Symbol"/>
                <w:sz w:val="16"/>
              </w:rPr>
              <w:t></w:t>
            </w:r>
            <w:r w:rsidRPr="00BE2B58">
              <w:rPr>
                <w:rFonts w:eastAsia="SimSun"/>
                <w:sz w:val="16"/>
                <w:lang w:val="en-US"/>
              </w:rPr>
              <w:t>13 fixed</w:t>
            </w:r>
          </w:p>
        </w:tc>
        <w:tc>
          <w:tcPr>
            <w:tcW w:w="1681" w:type="dxa"/>
            <w:gridSpan w:val="2"/>
            <w:tcBorders>
              <w:top w:val="single" w:sz="4" w:space="0" w:color="auto"/>
              <w:left w:val="single" w:sz="4" w:space="0" w:color="auto"/>
              <w:bottom w:val="single" w:sz="4" w:space="0" w:color="auto"/>
              <w:right w:val="single" w:sz="4" w:space="0" w:color="auto"/>
            </w:tcBorders>
          </w:tcPr>
          <w:p w14:paraId="2CB26B6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Enhanced</w:t>
            </w:r>
            <w:r w:rsidRPr="00BE2B58">
              <w:rPr>
                <w:rFonts w:eastAsia="SimSun"/>
                <w:sz w:val="16"/>
                <w:lang w:val="en-US"/>
              </w:rPr>
              <w:br/>
              <w:t>(91/61 beams)</w:t>
            </w:r>
            <w:r w:rsidRPr="00BE2B58">
              <w:rPr>
                <w:rFonts w:eastAsia="SimSun"/>
                <w:sz w:val="16"/>
                <w:lang w:val="en-US"/>
              </w:rPr>
              <w:br/>
            </w:r>
            <w:r w:rsidRPr="00BE2B58">
              <w:rPr>
                <w:rFonts w:ascii="Symbol" w:eastAsia="SimSun" w:hAnsi="Symbol"/>
                <w:sz w:val="16"/>
              </w:rPr>
              <w:t></w:t>
            </w:r>
            <w:r w:rsidRPr="00BE2B58">
              <w:rPr>
                <w:rFonts w:eastAsia="SimSun"/>
                <w:sz w:val="16"/>
                <w:lang w:val="en-US"/>
              </w:rPr>
              <w:t>6 hand-held/mobile/</w:t>
            </w:r>
            <w:r w:rsidRPr="00BE2B58">
              <w:rPr>
                <w:rFonts w:eastAsia="SimSun"/>
                <w:sz w:val="16"/>
                <w:lang w:val="en-US"/>
              </w:rPr>
              <w:br/>
              <w:t>portable</w:t>
            </w:r>
            <w:r w:rsidRPr="00BE2B58">
              <w:rPr>
                <w:rFonts w:eastAsia="SimSun"/>
                <w:sz w:val="16"/>
                <w:lang w:val="en-US"/>
              </w:rPr>
              <w:br/>
            </w:r>
            <w:r w:rsidRPr="00BE2B58">
              <w:rPr>
                <w:rFonts w:ascii="Symbol" w:eastAsia="SimSun" w:hAnsi="Symbol"/>
                <w:sz w:val="16"/>
              </w:rPr>
              <w:t></w:t>
            </w:r>
            <w:r w:rsidRPr="00BE2B58">
              <w:rPr>
                <w:rFonts w:eastAsia="SimSun"/>
                <w:sz w:val="16"/>
                <w:lang w:val="en-US"/>
              </w:rPr>
              <w:t>13 fixed</w:t>
            </w:r>
          </w:p>
        </w:tc>
        <w:tc>
          <w:tcPr>
            <w:tcW w:w="845" w:type="dxa"/>
            <w:tcBorders>
              <w:top w:val="single" w:sz="4" w:space="0" w:color="auto"/>
              <w:left w:val="single" w:sz="4" w:space="0" w:color="auto"/>
              <w:bottom w:val="single" w:sz="4" w:space="0" w:color="auto"/>
              <w:right w:val="single" w:sz="4" w:space="0" w:color="auto"/>
            </w:tcBorders>
          </w:tcPr>
          <w:p w14:paraId="53CEFA4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ascii="Symbol" w:eastAsia="SimSun" w:hAnsi="Symbol"/>
                <w:sz w:val="16"/>
              </w:rPr>
              <w:t></w:t>
            </w:r>
            <w:r w:rsidRPr="00BE2B58">
              <w:rPr>
                <w:rFonts w:eastAsia="SimSun"/>
                <w:sz w:val="16"/>
                <w:lang w:val="en-US"/>
              </w:rPr>
              <w:t>1</w:t>
            </w:r>
            <w:r w:rsidRPr="00BE2B58">
              <w:rPr>
                <w:rFonts w:eastAsia="SimSun"/>
                <w:sz w:val="16"/>
                <w:lang w:val="en-US"/>
              </w:rPr>
              <w:br/>
              <w:t>(average)</w:t>
            </w:r>
            <w:r w:rsidRPr="00BE2B58">
              <w:rPr>
                <w:rFonts w:eastAsia="SimSun"/>
                <w:sz w:val="16"/>
                <w:lang w:val="en-US"/>
              </w:rPr>
              <w:br/>
            </w:r>
            <w:r w:rsidRPr="00BE2B58">
              <w:rPr>
                <w:rFonts w:ascii="Symbol" w:eastAsia="SimSun" w:hAnsi="Symbol"/>
                <w:sz w:val="16"/>
              </w:rPr>
              <w:t></w:t>
            </w:r>
            <w:r w:rsidRPr="00BE2B58">
              <w:rPr>
                <w:rFonts w:eastAsia="SimSun"/>
                <w:sz w:val="16"/>
                <w:lang w:val="en-US"/>
              </w:rPr>
              <w:t>7</w:t>
            </w:r>
            <w:r w:rsidRPr="00BE2B58">
              <w:rPr>
                <w:rFonts w:eastAsia="SimSun"/>
                <w:sz w:val="16"/>
                <w:lang w:val="en-US"/>
              </w:rPr>
              <w:br/>
              <w:t>(peak)</w:t>
            </w:r>
          </w:p>
        </w:tc>
        <w:tc>
          <w:tcPr>
            <w:tcW w:w="845" w:type="dxa"/>
            <w:tcBorders>
              <w:top w:val="single" w:sz="4" w:space="0" w:color="auto"/>
              <w:left w:val="single" w:sz="4" w:space="0" w:color="auto"/>
              <w:bottom w:val="single" w:sz="4" w:space="0" w:color="auto"/>
              <w:right w:val="single" w:sz="4" w:space="0" w:color="auto"/>
            </w:tcBorders>
          </w:tcPr>
          <w:p w14:paraId="46634D0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lang w:val="en-US"/>
              </w:rPr>
            </w:pPr>
            <w:r w:rsidRPr="00BE2B58">
              <w:rPr>
                <w:rFonts w:eastAsia="SimSun"/>
                <w:sz w:val="16"/>
                <w:lang w:val="en-US"/>
              </w:rPr>
              <w:t>6.1</w:t>
            </w:r>
          </w:p>
        </w:tc>
        <w:tc>
          <w:tcPr>
            <w:tcW w:w="846" w:type="dxa"/>
            <w:tcBorders>
              <w:top w:val="single" w:sz="4" w:space="0" w:color="auto"/>
              <w:left w:val="single" w:sz="4" w:space="0" w:color="auto"/>
              <w:bottom w:val="single" w:sz="4" w:space="0" w:color="auto"/>
              <w:right w:val="single" w:sz="4" w:space="0" w:color="auto"/>
            </w:tcBorders>
          </w:tcPr>
          <w:p w14:paraId="6A8FE9D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6</w:t>
            </w:r>
          </w:p>
        </w:tc>
        <w:tc>
          <w:tcPr>
            <w:tcW w:w="848" w:type="dxa"/>
            <w:tcBorders>
              <w:top w:val="single" w:sz="4" w:space="0" w:color="auto"/>
              <w:left w:val="single" w:sz="4" w:space="0" w:color="auto"/>
              <w:bottom w:val="single" w:sz="4" w:space="0" w:color="auto"/>
              <w:right w:val="single" w:sz="4" w:space="0" w:color="auto"/>
            </w:tcBorders>
          </w:tcPr>
          <w:p w14:paraId="2E0A386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8</w:t>
            </w:r>
          </w:p>
        </w:tc>
        <w:tc>
          <w:tcPr>
            <w:tcW w:w="849" w:type="dxa"/>
            <w:tcBorders>
              <w:top w:val="single" w:sz="4" w:space="0" w:color="auto"/>
              <w:left w:val="single" w:sz="4" w:space="0" w:color="auto"/>
              <w:bottom w:val="single" w:sz="4" w:space="0" w:color="auto"/>
              <w:right w:val="single" w:sz="4" w:space="0" w:color="auto"/>
            </w:tcBorders>
          </w:tcPr>
          <w:p w14:paraId="59222E0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1.5</w:t>
            </w:r>
          </w:p>
        </w:tc>
        <w:tc>
          <w:tcPr>
            <w:tcW w:w="889" w:type="dxa"/>
            <w:tcBorders>
              <w:top w:val="single" w:sz="4" w:space="0" w:color="auto"/>
              <w:left w:val="single" w:sz="4" w:space="0" w:color="auto"/>
              <w:bottom w:val="single" w:sz="4" w:space="0" w:color="auto"/>
              <w:right w:val="single" w:sz="4" w:space="0" w:color="auto"/>
            </w:tcBorders>
          </w:tcPr>
          <w:p w14:paraId="0F4C398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5 to 10</w:t>
            </w:r>
          </w:p>
        </w:tc>
        <w:tc>
          <w:tcPr>
            <w:tcW w:w="809" w:type="dxa"/>
            <w:tcBorders>
              <w:top w:val="single" w:sz="4" w:space="0" w:color="auto"/>
              <w:left w:val="single" w:sz="4" w:space="0" w:color="auto"/>
              <w:bottom w:val="single" w:sz="4" w:space="0" w:color="auto"/>
              <w:right w:val="single" w:sz="4" w:space="0" w:color="auto"/>
            </w:tcBorders>
          </w:tcPr>
          <w:p w14:paraId="7A48B7D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8 to 12</w:t>
            </w:r>
          </w:p>
        </w:tc>
      </w:tr>
      <w:tr w:rsidR="00CE0E58" w:rsidRPr="00BE2B58" w14:paraId="391DDC13" w14:textId="77777777" w:rsidTr="000C5AC9">
        <w:tblPrEx>
          <w:tblBorders>
            <w:top w:val="single" w:sz="6" w:space="0" w:color="auto"/>
            <w:left w:val="single" w:sz="6" w:space="0" w:color="auto"/>
            <w:bottom w:val="single" w:sz="6" w:space="0" w:color="auto"/>
            <w:right w:val="single" w:sz="6" w:space="0" w:color="auto"/>
            <w:insideH w:val="single" w:sz="2" w:space="0" w:color="auto"/>
            <w:insideV w:val="single" w:sz="6" w:space="0" w:color="auto"/>
          </w:tblBorders>
        </w:tblPrEx>
        <w:trPr>
          <w:cantSplit/>
          <w:trHeight w:val="410"/>
          <w:jc w:val="center"/>
        </w:trPr>
        <w:tc>
          <w:tcPr>
            <w:tcW w:w="2122" w:type="dxa"/>
            <w:tcBorders>
              <w:top w:val="single" w:sz="4" w:space="0" w:color="auto"/>
              <w:left w:val="single" w:sz="4" w:space="0" w:color="auto"/>
              <w:bottom w:val="single" w:sz="4" w:space="0" w:color="auto"/>
              <w:right w:val="single" w:sz="4" w:space="0" w:color="auto"/>
            </w:tcBorders>
          </w:tcPr>
          <w:p w14:paraId="7B6D9E3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rPr>
                <w:rFonts w:eastAsia="SimSun"/>
                <w:sz w:val="16"/>
                <w:lang w:val="fr-CH"/>
              </w:rPr>
            </w:pPr>
            <w:r w:rsidRPr="00BE2B58">
              <w:rPr>
                <w:rFonts w:eastAsia="SimSun"/>
                <w:sz w:val="16"/>
                <w:lang w:val="fr-CH"/>
              </w:rPr>
              <w:t xml:space="preserve">EOC satellite </w:t>
            </w:r>
            <w:r w:rsidRPr="00BE2B58">
              <w:rPr>
                <w:rFonts w:eastAsia="SimSun"/>
                <w:i/>
                <w:sz w:val="16"/>
                <w:lang w:val="fr-CH"/>
              </w:rPr>
              <w:t>G</w:t>
            </w:r>
            <w:r w:rsidRPr="00BE2B58">
              <w:rPr>
                <w:rFonts w:eastAsia="SimSun"/>
                <w:sz w:val="16"/>
                <w:lang w:val="fr-CH"/>
              </w:rPr>
              <w:t>/</w:t>
            </w:r>
            <w:r w:rsidRPr="00BE2B58">
              <w:rPr>
                <w:rFonts w:eastAsia="SimSun"/>
                <w:i/>
                <w:sz w:val="16"/>
                <w:lang w:val="fr-CH"/>
              </w:rPr>
              <w:t>T</w:t>
            </w:r>
            <w:r w:rsidRPr="00BE2B58">
              <w:rPr>
                <w:rFonts w:eastAsia="SimSun"/>
                <w:sz w:val="16"/>
                <w:lang w:val="fr-CH"/>
              </w:rPr>
              <w:t xml:space="preserve"> (dB(K</w:t>
            </w:r>
            <w:r w:rsidRPr="00BE2B58">
              <w:rPr>
                <w:rFonts w:eastAsia="SimSun"/>
                <w:sz w:val="16"/>
                <w:vertAlign w:val="superscript"/>
                <w:lang w:val="fr-CH"/>
              </w:rPr>
              <w:t>–1</w:t>
            </w:r>
            <w:r w:rsidRPr="00BE2B58">
              <w:rPr>
                <w:rFonts w:eastAsia="SimSun"/>
                <w:sz w:val="16"/>
                <w:lang w:val="fr-CH"/>
              </w:rPr>
              <w:t>))</w:t>
            </w:r>
          </w:p>
        </w:tc>
        <w:tc>
          <w:tcPr>
            <w:tcW w:w="992" w:type="dxa"/>
            <w:tcBorders>
              <w:top w:val="single" w:sz="4" w:space="0" w:color="auto"/>
              <w:left w:val="single" w:sz="4" w:space="0" w:color="auto"/>
              <w:bottom w:val="single" w:sz="4" w:space="0" w:color="auto"/>
              <w:right w:val="single" w:sz="4" w:space="0" w:color="auto"/>
            </w:tcBorders>
          </w:tcPr>
          <w:p w14:paraId="375B80B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 xml:space="preserve">–3 to </w:t>
            </w:r>
            <w:r w:rsidRPr="00BE2B58">
              <w:rPr>
                <w:rFonts w:ascii="Symbol" w:eastAsia="SimSun" w:hAnsi="Symbol"/>
                <w:sz w:val="16"/>
              </w:rPr>
              <w:t></w:t>
            </w:r>
            <w:r w:rsidRPr="00BE2B58">
              <w:rPr>
                <w:rFonts w:eastAsia="SimSun"/>
                <w:sz w:val="16"/>
              </w:rPr>
              <w:t>10</w:t>
            </w:r>
          </w:p>
        </w:tc>
        <w:tc>
          <w:tcPr>
            <w:tcW w:w="850" w:type="dxa"/>
            <w:tcBorders>
              <w:top w:val="single" w:sz="4" w:space="0" w:color="auto"/>
              <w:left w:val="single" w:sz="4" w:space="0" w:color="auto"/>
              <w:bottom w:val="single" w:sz="4" w:space="0" w:color="auto"/>
              <w:right w:val="single" w:sz="4" w:space="0" w:color="auto"/>
            </w:tcBorders>
          </w:tcPr>
          <w:p w14:paraId="4C66CE1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–1.4 to 1.8</w:t>
            </w:r>
          </w:p>
        </w:tc>
        <w:tc>
          <w:tcPr>
            <w:tcW w:w="851" w:type="dxa"/>
            <w:tcBorders>
              <w:top w:val="single" w:sz="4" w:space="0" w:color="auto"/>
              <w:left w:val="single" w:sz="4" w:space="0" w:color="auto"/>
              <w:bottom w:val="single" w:sz="4" w:space="0" w:color="auto"/>
              <w:right w:val="single" w:sz="4" w:space="0" w:color="auto"/>
            </w:tcBorders>
          </w:tcPr>
          <w:p w14:paraId="1EFC423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–11</w:t>
            </w:r>
          </w:p>
        </w:tc>
        <w:tc>
          <w:tcPr>
            <w:tcW w:w="992" w:type="dxa"/>
            <w:tcBorders>
              <w:top w:val="single" w:sz="4" w:space="0" w:color="auto"/>
              <w:left w:val="single" w:sz="4" w:space="0" w:color="auto"/>
              <w:bottom w:val="single" w:sz="4" w:space="0" w:color="auto"/>
              <w:right w:val="single" w:sz="4" w:space="0" w:color="auto"/>
            </w:tcBorders>
          </w:tcPr>
          <w:p w14:paraId="4E85CC6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–17</w:t>
            </w:r>
          </w:p>
        </w:tc>
        <w:tc>
          <w:tcPr>
            <w:tcW w:w="1040" w:type="dxa"/>
            <w:gridSpan w:val="2"/>
            <w:tcBorders>
              <w:top w:val="single" w:sz="4" w:space="0" w:color="auto"/>
              <w:left w:val="single" w:sz="4" w:space="0" w:color="auto"/>
              <w:bottom w:val="single" w:sz="4" w:space="0" w:color="auto"/>
              <w:right w:val="single" w:sz="4" w:space="0" w:color="auto"/>
            </w:tcBorders>
          </w:tcPr>
          <w:p w14:paraId="7DFEF4F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ascii="Symbol" w:eastAsia="SimSun" w:hAnsi="Symbol"/>
                <w:sz w:val="16"/>
              </w:rPr>
              <w:t></w:t>
            </w:r>
            <w:r w:rsidRPr="00BE2B58">
              <w:rPr>
                <w:rFonts w:eastAsia="SimSun"/>
                <w:sz w:val="16"/>
              </w:rPr>
              <w:t xml:space="preserve">5.75 </w:t>
            </w:r>
            <w:r w:rsidRPr="00BE2B58">
              <w:rPr>
                <w:rFonts w:eastAsia="SimSun"/>
                <w:sz w:val="16"/>
              </w:rPr>
              <w:br/>
              <w:t>(</w:t>
            </w:r>
            <w:r w:rsidRPr="00BE2B58">
              <w:rPr>
                <w:rFonts w:eastAsia="SimSun"/>
                <w:i/>
                <w:sz w:val="16"/>
              </w:rPr>
              <w:t>G</w:t>
            </w:r>
            <w:r w:rsidRPr="00BE2B58">
              <w:rPr>
                <w:rFonts w:eastAsia="SimSun"/>
                <w:sz w:val="16"/>
              </w:rPr>
              <w:t> </w:t>
            </w:r>
            <w:r w:rsidRPr="00BE2B58">
              <w:rPr>
                <w:rFonts w:ascii="Symbol" w:eastAsia="SimSun" w:hAnsi="Symbol"/>
                <w:sz w:val="16"/>
              </w:rPr>
              <w:t></w:t>
            </w:r>
            <w:r w:rsidRPr="00BE2B58">
              <w:rPr>
                <w:rFonts w:eastAsia="SimSun"/>
                <w:sz w:val="16"/>
              </w:rPr>
              <w:t> 21)</w:t>
            </w:r>
            <w:r w:rsidRPr="00BE2B58">
              <w:rPr>
                <w:rFonts w:eastAsia="SimSun"/>
                <w:sz w:val="16"/>
                <w:vertAlign w:val="superscript"/>
              </w:rPr>
              <w:t>(3)</w:t>
            </w:r>
          </w:p>
        </w:tc>
        <w:tc>
          <w:tcPr>
            <w:tcW w:w="1681" w:type="dxa"/>
            <w:gridSpan w:val="2"/>
            <w:tcBorders>
              <w:top w:val="single" w:sz="4" w:space="0" w:color="auto"/>
              <w:left w:val="single" w:sz="4" w:space="0" w:color="auto"/>
              <w:bottom w:val="single" w:sz="4" w:space="0" w:color="auto"/>
              <w:right w:val="single" w:sz="4" w:space="0" w:color="auto"/>
            </w:tcBorders>
          </w:tcPr>
          <w:p w14:paraId="3907888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ascii="Symbol" w:eastAsia="SimSun" w:hAnsi="Symbol"/>
                <w:sz w:val="16"/>
              </w:rPr>
              <w:t></w:t>
            </w:r>
            <w:r w:rsidRPr="00BE2B58">
              <w:rPr>
                <w:rFonts w:eastAsia="SimSun"/>
                <w:sz w:val="16"/>
              </w:rPr>
              <w:t xml:space="preserve">0.75 </w:t>
            </w:r>
            <w:r w:rsidRPr="00BE2B58">
              <w:rPr>
                <w:rFonts w:eastAsia="SimSun"/>
                <w:sz w:val="16"/>
              </w:rPr>
              <w:br/>
              <w:t>(</w:t>
            </w:r>
            <w:r w:rsidRPr="00BE2B58">
              <w:rPr>
                <w:rFonts w:eastAsia="SimSun"/>
                <w:i/>
                <w:sz w:val="16"/>
              </w:rPr>
              <w:t>G</w:t>
            </w:r>
            <w:r w:rsidRPr="00BE2B58">
              <w:rPr>
                <w:rFonts w:eastAsia="SimSun"/>
                <w:sz w:val="16"/>
              </w:rPr>
              <w:t> </w:t>
            </w:r>
            <w:r w:rsidRPr="00BE2B58">
              <w:rPr>
                <w:rFonts w:ascii="Symbol" w:eastAsia="SimSun" w:hAnsi="Symbol"/>
                <w:sz w:val="16"/>
              </w:rPr>
              <w:t></w:t>
            </w:r>
            <w:r w:rsidRPr="00BE2B58">
              <w:rPr>
                <w:rFonts w:eastAsia="SimSun"/>
                <w:sz w:val="16"/>
              </w:rPr>
              <w:t> 26)</w:t>
            </w:r>
            <w:r w:rsidRPr="00BE2B58">
              <w:rPr>
                <w:rFonts w:eastAsia="SimSun"/>
                <w:sz w:val="16"/>
                <w:vertAlign w:val="superscript"/>
              </w:rPr>
              <w:t xml:space="preserve"> (3)</w:t>
            </w:r>
          </w:p>
        </w:tc>
        <w:tc>
          <w:tcPr>
            <w:tcW w:w="845" w:type="dxa"/>
            <w:tcBorders>
              <w:top w:val="single" w:sz="4" w:space="0" w:color="auto"/>
              <w:left w:val="single" w:sz="4" w:space="0" w:color="auto"/>
              <w:bottom w:val="single" w:sz="4" w:space="0" w:color="auto"/>
              <w:right w:val="single" w:sz="4" w:space="0" w:color="auto"/>
            </w:tcBorders>
          </w:tcPr>
          <w:p w14:paraId="710CBDA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2</w:t>
            </w:r>
          </w:p>
        </w:tc>
        <w:tc>
          <w:tcPr>
            <w:tcW w:w="845" w:type="dxa"/>
            <w:tcBorders>
              <w:top w:val="single" w:sz="4" w:space="0" w:color="auto"/>
              <w:left w:val="single" w:sz="4" w:space="0" w:color="auto"/>
              <w:bottom w:val="single" w:sz="4" w:space="0" w:color="auto"/>
              <w:right w:val="single" w:sz="4" w:space="0" w:color="auto"/>
            </w:tcBorders>
          </w:tcPr>
          <w:p w14:paraId="10D505D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–25.5</w:t>
            </w:r>
          </w:p>
        </w:tc>
        <w:tc>
          <w:tcPr>
            <w:tcW w:w="846" w:type="dxa"/>
            <w:tcBorders>
              <w:top w:val="single" w:sz="4" w:space="0" w:color="auto"/>
              <w:left w:val="single" w:sz="4" w:space="0" w:color="auto"/>
              <w:bottom w:val="single" w:sz="4" w:space="0" w:color="auto"/>
              <w:right w:val="single" w:sz="4" w:space="0" w:color="auto"/>
            </w:tcBorders>
          </w:tcPr>
          <w:p w14:paraId="574CDB7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–14</w:t>
            </w:r>
          </w:p>
        </w:tc>
        <w:tc>
          <w:tcPr>
            <w:tcW w:w="848" w:type="dxa"/>
            <w:tcBorders>
              <w:top w:val="single" w:sz="4" w:space="0" w:color="auto"/>
              <w:left w:val="single" w:sz="4" w:space="0" w:color="auto"/>
              <w:bottom w:val="single" w:sz="4" w:space="0" w:color="auto"/>
              <w:right w:val="single" w:sz="4" w:space="0" w:color="auto"/>
            </w:tcBorders>
          </w:tcPr>
          <w:p w14:paraId="3A8D764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–18</w:t>
            </w:r>
          </w:p>
        </w:tc>
        <w:tc>
          <w:tcPr>
            <w:tcW w:w="849" w:type="dxa"/>
            <w:tcBorders>
              <w:top w:val="single" w:sz="4" w:space="0" w:color="auto"/>
              <w:left w:val="single" w:sz="4" w:space="0" w:color="auto"/>
              <w:bottom w:val="single" w:sz="4" w:space="0" w:color="auto"/>
              <w:right w:val="single" w:sz="4" w:space="0" w:color="auto"/>
            </w:tcBorders>
          </w:tcPr>
          <w:p w14:paraId="60000F4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–12.6</w:t>
            </w:r>
          </w:p>
        </w:tc>
        <w:tc>
          <w:tcPr>
            <w:tcW w:w="889" w:type="dxa"/>
            <w:tcBorders>
              <w:top w:val="single" w:sz="4" w:space="0" w:color="auto"/>
              <w:left w:val="single" w:sz="4" w:space="0" w:color="auto"/>
              <w:bottom w:val="single" w:sz="4" w:space="0" w:color="auto"/>
              <w:right w:val="single" w:sz="4" w:space="0" w:color="auto"/>
            </w:tcBorders>
          </w:tcPr>
          <w:p w14:paraId="7D58316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–8.5 to -6</w:t>
            </w:r>
          </w:p>
        </w:tc>
        <w:tc>
          <w:tcPr>
            <w:tcW w:w="809" w:type="dxa"/>
            <w:tcBorders>
              <w:top w:val="single" w:sz="4" w:space="0" w:color="auto"/>
              <w:left w:val="single" w:sz="4" w:space="0" w:color="auto"/>
              <w:bottom w:val="single" w:sz="4" w:space="0" w:color="auto"/>
              <w:right w:val="single" w:sz="4" w:space="0" w:color="auto"/>
            </w:tcBorders>
          </w:tcPr>
          <w:p w14:paraId="3B6BFEE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25" w:after="25"/>
              <w:jc w:val="center"/>
              <w:rPr>
                <w:rFonts w:eastAsia="SimSun"/>
                <w:sz w:val="16"/>
              </w:rPr>
            </w:pPr>
            <w:r w:rsidRPr="00BE2B58">
              <w:rPr>
                <w:rFonts w:eastAsia="SimSun"/>
                <w:sz w:val="16"/>
              </w:rPr>
              <w:t xml:space="preserve">–16.5 to </w:t>
            </w:r>
            <w:r w:rsidRPr="00D07984">
              <w:rPr>
                <w:rFonts w:eastAsia="SimSun"/>
                <w:sz w:val="16"/>
              </w:rPr>
              <w:t>–</w:t>
            </w:r>
            <w:r w:rsidRPr="00BE2B58">
              <w:rPr>
                <w:rFonts w:eastAsia="SimSun"/>
                <w:sz w:val="16"/>
              </w:rPr>
              <w:t>14.5</w:t>
            </w:r>
          </w:p>
        </w:tc>
      </w:tr>
    </w:tbl>
    <w:p w14:paraId="499092AD" w14:textId="77777777" w:rsidR="00CE0E58" w:rsidRPr="00BE2B58" w:rsidRDefault="00CE0E58" w:rsidP="00183118">
      <w:pPr>
        <w:spacing w:before="0"/>
        <w:rPr>
          <w:sz w:val="2"/>
          <w:szCs w:val="2"/>
        </w:rPr>
      </w:pPr>
    </w:p>
    <w:p w14:paraId="4A57E584" w14:textId="14B63C47" w:rsidR="00CE0E58" w:rsidRPr="00BE2B58" w:rsidRDefault="00CE0E58" w:rsidP="00BA48A0">
      <w:pPr>
        <w:pStyle w:val="TableNo"/>
        <w:rPr>
          <w:rFonts w:eastAsia="SimSun"/>
          <w:lang w:val="en-US"/>
        </w:rPr>
      </w:pPr>
      <w:r w:rsidRPr="00BE2B58">
        <w:rPr>
          <w:rFonts w:eastAsia="SimSun"/>
          <w:lang w:val="en-US"/>
        </w:rPr>
        <w:lastRenderedPageBreak/>
        <w:t xml:space="preserve">TABLE </w:t>
      </w:r>
      <w:proofErr w:type="spellStart"/>
      <w:r w:rsidRPr="00BE2B58">
        <w:rPr>
          <w:rFonts w:eastAsia="SimSun"/>
          <w:lang w:val="en-US"/>
        </w:rPr>
        <w:t>4a</w:t>
      </w:r>
      <w:proofErr w:type="spellEnd"/>
      <w:r w:rsidRPr="00BE2B58">
        <w:rPr>
          <w:rFonts w:eastAsia="SimSun"/>
          <w:lang w:val="en-US"/>
        </w:rPr>
        <w:t xml:space="preserve"> (</w:t>
      </w:r>
      <w:r w:rsidRPr="00BE2B58">
        <w:rPr>
          <w:rFonts w:eastAsia="SimSun"/>
          <w:i/>
          <w:iCs/>
          <w:caps w:val="0"/>
          <w:lang w:val="en-US"/>
        </w:rPr>
        <w:t>end</w:t>
      </w:r>
      <w:r w:rsidRPr="00BE2B58">
        <w:rPr>
          <w:rFonts w:eastAsia="SimSun"/>
          <w:lang w:val="en-US"/>
        </w:rPr>
        <w:t>)</w:t>
      </w:r>
    </w:p>
    <w:tbl>
      <w:tblPr>
        <w:tblW w:w="14459" w:type="dxa"/>
        <w:jc w:val="center"/>
        <w:tblBorders>
          <w:top w:val="single" w:sz="6" w:space="0" w:color="auto"/>
          <w:left w:val="single" w:sz="2" w:space="0" w:color="auto"/>
          <w:bottom w:val="single" w:sz="2" w:space="0" w:color="auto"/>
          <w:right w:val="single" w:sz="2" w:space="0" w:color="auto"/>
          <w:insideH w:val="single" w:sz="2" w:space="0" w:color="auto"/>
          <w:insideV w:val="single" w:sz="6" w:space="0" w:color="auto"/>
        </w:tblBorders>
        <w:tblLayout w:type="fixed"/>
        <w:tblLook w:val="0000" w:firstRow="0" w:lastRow="0" w:firstColumn="0" w:lastColumn="0" w:noHBand="0" w:noVBand="0"/>
      </w:tblPr>
      <w:tblGrid>
        <w:gridCol w:w="2122"/>
        <w:gridCol w:w="992"/>
        <w:gridCol w:w="992"/>
        <w:gridCol w:w="992"/>
        <w:gridCol w:w="30"/>
        <w:gridCol w:w="963"/>
        <w:gridCol w:w="1275"/>
        <w:gridCol w:w="1134"/>
        <w:gridCol w:w="993"/>
        <w:gridCol w:w="992"/>
        <w:gridCol w:w="992"/>
        <w:gridCol w:w="992"/>
        <w:gridCol w:w="993"/>
        <w:gridCol w:w="997"/>
      </w:tblGrid>
      <w:tr w:rsidR="00CE0E58" w:rsidRPr="00BE2B58" w14:paraId="1ABFE8EA" w14:textId="77777777" w:rsidTr="009E5724">
        <w:trPr>
          <w:cantSplit/>
          <w:jc w:val="center"/>
        </w:trPr>
        <w:tc>
          <w:tcPr>
            <w:tcW w:w="2122" w:type="dxa"/>
            <w:vMerge w:val="restart"/>
            <w:tcBorders>
              <w:top w:val="single" w:sz="4" w:space="0" w:color="auto"/>
              <w:left w:val="single" w:sz="4" w:space="0" w:color="auto"/>
              <w:bottom w:val="single" w:sz="4" w:space="0" w:color="auto"/>
              <w:right w:val="single" w:sz="4" w:space="0" w:color="auto"/>
              <w:tl2br w:val="single" w:sz="4" w:space="0" w:color="auto"/>
            </w:tcBorders>
          </w:tcPr>
          <w:p w14:paraId="290CDDA9" w14:textId="77777777" w:rsidR="00CE0E58" w:rsidRPr="0070430D" w:rsidRDefault="00CE0E58" w:rsidP="0070430D">
            <w:pPr>
              <w:pStyle w:val="Tablehead"/>
              <w:jc w:val="right"/>
              <w:rPr>
                <w:rFonts w:eastAsia="SimSun"/>
                <w:sz w:val="16"/>
                <w:szCs w:val="16"/>
              </w:rPr>
            </w:pPr>
            <w:r w:rsidRPr="0070430D">
              <w:rPr>
                <w:rFonts w:eastAsia="SimSun"/>
                <w:sz w:val="16"/>
                <w:szCs w:val="16"/>
              </w:rPr>
              <w:t>System</w:t>
            </w:r>
          </w:p>
          <w:p w14:paraId="6DA054AA" w14:textId="77777777" w:rsidR="00CE0E58" w:rsidRPr="0070430D" w:rsidRDefault="00CE0E58" w:rsidP="0070430D">
            <w:pPr>
              <w:pStyle w:val="Tablehead"/>
              <w:jc w:val="left"/>
              <w:rPr>
                <w:rFonts w:eastAsia="SimSun"/>
                <w:sz w:val="16"/>
                <w:szCs w:val="16"/>
              </w:rPr>
            </w:pPr>
            <w:r w:rsidRPr="0070430D">
              <w:rPr>
                <w:rFonts w:eastAsia="SimSun"/>
                <w:sz w:val="16"/>
                <w:szCs w:val="16"/>
              </w:rPr>
              <w:t>Parameter</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3ADCE768" w14:textId="77777777" w:rsidR="00CE0E58" w:rsidRPr="0070430D" w:rsidRDefault="00CE0E58" w:rsidP="0070430D">
            <w:pPr>
              <w:pStyle w:val="Tablehead"/>
              <w:rPr>
                <w:rFonts w:eastAsia="SimSun"/>
                <w:sz w:val="16"/>
                <w:szCs w:val="16"/>
              </w:rPr>
            </w:pPr>
            <w:r w:rsidRPr="0070430D">
              <w:rPr>
                <w:rFonts w:eastAsia="SimSun"/>
                <w:sz w:val="16"/>
                <w:szCs w:val="16"/>
              </w:rPr>
              <w:t>A</w:t>
            </w:r>
            <w:r w:rsidRPr="0070430D">
              <w:rPr>
                <w:rFonts w:eastAsia="SimSun"/>
                <w:sz w:val="16"/>
                <w:szCs w:val="16"/>
                <w:vertAlign w:val="superscript"/>
              </w:rPr>
              <w:t>(1)</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47A65F1E" w14:textId="77777777" w:rsidR="00CE0E58" w:rsidRPr="0070430D" w:rsidRDefault="00CE0E58" w:rsidP="0070430D">
            <w:pPr>
              <w:pStyle w:val="Tablehead"/>
              <w:rPr>
                <w:rFonts w:eastAsia="SimSun"/>
                <w:sz w:val="16"/>
                <w:szCs w:val="16"/>
              </w:rPr>
            </w:pPr>
            <w:r w:rsidRPr="0070430D">
              <w:rPr>
                <w:rFonts w:eastAsia="SimSun"/>
                <w:sz w:val="16"/>
                <w:szCs w:val="16"/>
              </w:rPr>
              <w:t>B</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549BCFAC" w14:textId="77777777" w:rsidR="00CE0E58" w:rsidRPr="0070430D" w:rsidRDefault="00CE0E58" w:rsidP="0070430D">
            <w:pPr>
              <w:pStyle w:val="Tablehead"/>
              <w:rPr>
                <w:rFonts w:eastAsia="SimSun"/>
                <w:sz w:val="16"/>
                <w:szCs w:val="16"/>
              </w:rPr>
            </w:pPr>
            <w:r w:rsidRPr="0070430D">
              <w:rPr>
                <w:rFonts w:eastAsia="SimSun"/>
                <w:sz w:val="16"/>
                <w:szCs w:val="16"/>
              </w:rPr>
              <w:t>C</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87AE826" w14:textId="77777777" w:rsidR="00CE0E58" w:rsidRPr="0070430D" w:rsidRDefault="00CE0E58" w:rsidP="0070430D">
            <w:pPr>
              <w:pStyle w:val="Tablehead"/>
              <w:rPr>
                <w:rFonts w:eastAsia="SimSun"/>
                <w:sz w:val="16"/>
                <w:szCs w:val="16"/>
              </w:rPr>
            </w:pPr>
            <w:r w:rsidRPr="0070430D">
              <w:rPr>
                <w:rFonts w:eastAsia="SimSun"/>
                <w:sz w:val="16"/>
                <w:szCs w:val="16"/>
              </w:rPr>
              <w:t>D</w:t>
            </w:r>
          </w:p>
        </w:tc>
        <w:tc>
          <w:tcPr>
            <w:tcW w:w="1275" w:type="dxa"/>
            <w:vMerge w:val="restart"/>
            <w:tcBorders>
              <w:top w:val="single" w:sz="4" w:space="0" w:color="auto"/>
              <w:left w:val="single" w:sz="4" w:space="0" w:color="auto"/>
              <w:bottom w:val="single" w:sz="4" w:space="0" w:color="auto"/>
              <w:right w:val="single" w:sz="4" w:space="0" w:color="auto"/>
            </w:tcBorders>
            <w:vAlign w:val="center"/>
          </w:tcPr>
          <w:p w14:paraId="1E2904E0" w14:textId="77777777" w:rsidR="00CE0E58" w:rsidRPr="0070430D" w:rsidRDefault="00CE0E58" w:rsidP="0070430D">
            <w:pPr>
              <w:pStyle w:val="Tablehead"/>
              <w:rPr>
                <w:rFonts w:eastAsia="SimSun"/>
                <w:sz w:val="16"/>
                <w:szCs w:val="16"/>
              </w:rPr>
            </w:pPr>
            <w:r w:rsidRPr="0070430D">
              <w:rPr>
                <w:rFonts w:eastAsia="SimSun"/>
                <w:sz w:val="16"/>
                <w:szCs w:val="16"/>
              </w:rPr>
              <w:t>E</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26ACBDA6" w14:textId="77777777" w:rsidR="00CE0E58" w:rsidRPr="0070430D" w:rsidRDefault="00CE0E58" w:rsidP="0070430D">
            <w:pPr>
              <w:pStyle w:val="Tablehead"/>
              <w:rPr>
                <w:rFonts w:eastAsia="SimSun"/>
                <w:sz w:val="16"/>
                <w:szCs w:val="16"/>
              </w:rPr>
            </w:pPr>
            <w:r w:rsidRPr="0070430D">
              <w:rPr>
                <w:rFonts w:eastAsia="SimSun"/>
                <w:sz w:val="16"/>
                <w:szCs w:val="16"/>
              </w:rPr>
              <w:t>F</w:t>
            </w:r>
          </w:p>
        </w:tc>
        <w:tc>
          <w:tcPr>
            <w:tcW w:w="1985" w:type="dxa"/>
            <w:gridSpan w:val="2"/>
            <w:tcBorders>
              <w:top w:val="single" w:sz="4" w:space="0" w:color="auto"/>
              <w:left w:val="single" w:sz="4" w:space="0" w:color="auto"/>
              <w:bottom w:val="single" w:sz="4" w:space="0" w:color="auto"/>
              <w:right w:val="single" w:sz="4" w:space="0" w:color="auto"/>
            </w:tcBorders>
          </w:tcPr>
          <w:p w14:paraId="4BF44C97" w14:textId="77777777" w:rsidR="00CE0E58" w:rsidRPr="0070430D" w:rsidRDefault="00CE0E58" w:rsidP="0070430D">
            <w:pPr>
              <w:pStyle w:val="Tablehead"/>
              <w:rPr>
                <w:rFonts w:eastAsia="SimSun"/>
                <w:sz w:val="16"/>
                <w:szCs w:val="16"/>
              </w:rPr>
            </w:pPr>
            <w:r w:rsidRPr="0070430D">
              <w:rPr>
                <w:rFonts w:eastAsia="SimSun"/>
                <w:sz w:val="16"/>
                <w:szCs w:val="16"/>
              </w:rPr>
              <w:t>G</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762B1B0A" w14:textId="77777777" w:rsidR="00CE0E58" w:rsidRPr="0070430D" w:rsidRDefault="00CE0E58" w:rsidP="0070430D">
            <w:pPr>
              <w:pStyle w:val="Tablehead"/>
              <w:rPr>
                <w:rFonts w:eastAsia="SimSun"/>
                <w:sz w:val="16"/>
                <w:szCs w:val="16"/>
              </w:rPr>
            </w:pPr>
            <w:r w:rsidRPr="0070430D">
              <w:rPr>
                <w:rFonts w:eastAsia="SimSun"/>
                <w:sz w:val="16"/>
                <w:szCs w:val="16"/>
              </w:rPr>
              <w:t>H</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6EB934D5" w14:textId="77777777" w:rsidR="00CE0E58" w:rsidRPr="0070430D" w:rsidRDefault="00CE0E58" w:rsidP="0070430D">
            <w:pPr>
              <w:pStyle w:val="Tablehead"/>
              <w:rPr>
                <w:rFonts w:eastAsia="SimSun"/>
                <w:sz w:val="16"/>
                <w:szCs w:val="16"/>
              </w:rPr>
            </w:pPr>
            <w:r w:rsidRPr="0070430D">
              <w:rPr>
                <w:rFonts w:eastAsia="SimSun"/>
                <w:sz w:val="16"/>
                <w:szCs w:val="16"/>
              </w:rPr>
              <w:t>R</w:t>
            </w:r>
          </w:p>
        </w:tc>
        <w:tc>
          <w:tcPr>
            <w:tcW w:w="1990" w:type="dxa"/>
            <w:gridSpan w:val="2"/>
            <w:tcBorders>
              <w:top w:val="single" w:sz="4" w:space="0" w:color="auto"/>
              <w:left w:val="single" w:sz="4" w:space="0" w:color="auto"/>
              <w:bottom w:val="single" w:sz="4" w:space="0" w:color="auto"/>
              <w:right w:val="single" w:sz="4" w:space="0" w:color="auto"/>
            </w:tcBorders>
          </w:tcPr>
          <w:p w14:paraId="522CC64A" w14:textId="77777777" w:rsidR="00CE0E58" w:rsidRPr="0070430D" w:rsidRDefault="00CE0E58" w:rsidP="0070430D">
            <w:pPr>
              <w:pStyle w:val="Tablehead"/>
              <w:rPr>
                <w:rFonts w:eastAsia="SimSun"/>
                <w:sz w:val="16"/>
                <w:szCs w:val="16"/>
              </w:rPr>
            </w:pPr>
            <w:r w:rsidRPr="0070430D">
              <w:rPr>
                <w:rFonts w:eastAsia="SimSun"/>
                <w:sz w:val="16"/>
                <w:szCs w:val="16"/>
              </w:rPr>
              <w:t>K</w:t>
            </w:r>
          </w:p>
        </w:tc>
      </w:tr>
      <w:tr w:rsidR="00CE0E58" w:rsidRPr="00BE2B58" w14:paraId="148AE76C" w14:textId="77777777" w:rsidTr="00EB5C98">
        <w:trPr>
          <w:cantSplit/>
          <w:jc w:val="center"/>
        </w:trPr>
        <w:tc>
          <w:tcPr>
            <w:tcW w:w="2122" w:type="dxa"/>
            <w:vMerge/>
            <w:tcBorders>
              <w:top w:val="single" w:sz="4" w:space="0" w:color="auto"/>
              <w:left w:val="single" w:sz="4" w:space="0" w:color="auto"/>
              <w:bottom w:val="single" w:sz="4" w:space="0" w:color="auto"/>
              <w:right w:val="single" w:sz="4" w:space="0" w:color="auto"/>
            </w:tcBorders>
          </w:tcPr>
          <w:p w14:paraId="4F571F4A" w14:textId="77777777" w:rsidR="00CE0E58" w:rsidRPr="0070430D" w:rsidRDefault="00CE0E58" w:rsidP="0070430D">
            <w:pPr>
              <w:pStyle w:val="Tablehead"/>
              <w:rPr>
                <w:rFonts w:eastAsia="SimSun"/>
                <w:sz w:val="16"/>
                <w:szCs w:val="16"/>
              </w:rPr>
            </w:pPr>
          </w:p>
        </w:tc>
        <w:tc>
          <w:tcPr>
            <w:tcW w:w="992" w:type="dxa"/>
            <w:vMerge/>
            <w:tcBorders>
              <w:top w:val="single" w:sz="4" w:space="0" w:color="auto"/>
              <w:left w:val="single" w:sz="4" w:space="0" w:color="auto"/>
              <w:bottom w:val="single" w:sz="4" w:space="0" w:color="auto"/>
              <w:right w:val="single" w:sz="4" w:space="0" w:color="auto"/>
            </w:tcBorders>
          </w:tcPr>
          <w:p w14:paraId="5C584242" w14:textId="77777777" w:rsidR="00CE0E58" w:rsidRPr="0070430D" w:rsidRDefault="00CE0E58" w:rsidP="0070430D">
            <w:pPr>
              <w:pStyle w:val="Tablehead"/>
              <w:rPr>
                <w:rFonts w:eastAsia="SimSun"/>
                <w:sz w:val="16"/>
                <w:szCs w:val="16"/>
              </w:rPr>
            </w:pPr>
          </w:p>
        </w:tc>
        <w:tc>
          <w:tcPr>
            <w:tcW w:w="992" w:type="dxa"/>
            <w:vMerge/>
            <w:tcBorders>
              <w:top w:val="single" w:sz="4" w:space="0" w:color="auto"/>
              <w:left w:val="single" w:sz="4" w:space="0" w:color="auto"/>
              <w:bottom w:val="single" w:sz="4" w:space="0" w:color="auto"/>
              <w:right w:val="single" w:sz="4" w:space="0" w:color="auto"/>
            </w:tcBorders>
          </w:tcPr>
          <w:p w14:paraId="40F2B8CA" w14:textId="77777777" w:rsidR="00CE0E58" w:rsidRPr="0070430D" w:rsidRDefault="00CE0E58" w:rsidP="0070430D">
            <w:pPr>
              <w:pStyle w:val="Tablehead"/>
              <w:rPr>
                <w:rFonts w:eastAsia="SimSun"/>
                <w:sz w:val="16"/>
                <w:szCs w:val="16"/>
              </w:rPr>
            </w:pPr>
          </w:p>
        </w:tc>
        <w:tc>
          <w:tcPr>
            <w:tcW w:w="992" w:type="dxa"/>
            <w:vMerge/>
            <w:tcBorders>
              <w:top w:val="single" w:sz="4" w:space="0" w:color="auto"/>
              <w:left w:val="single" w:sz="4" w:space="0" w:color="auto"/>
              <w:bottom w:val="single" w:sz="4" w:space="0" w:color="auto"/>
              <w:right w:val="single" w:sz="4" w:space="0" w:color="auto"/>
            </w:tcBorders>
          </w:tcPr>
          <w:p w14:paraId="3AA7FCEB" w14:textId="77777777" w:rsidR="00CE0E58" w:rsidRPr="0070430D" w:rsidRDefault="00CE0E58" w:rsidP="0070430D">
            <w:pPr>
              <w:pStyle w:val="Tablehead"/>
              <w:rPr>
                <w:rFonts w:eastAsia="SimSun"/>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tcPr>
          <w:p w14:paraId="599E8D8D" w14:textId="77777777" w:rsidR="00CE0E58" w:rsidRPr="0070430D" w:rsidRDefault="00CE0E58" w:rsidP="0070430D">
            <w:pPr>
              <w:pStyle w:val="Tablehead"/>
              <w:rPr>
                <w:rFonts w:eastAsia="SimSun"/>
                <w:sz w:val="16"/>
                <w:szCs w:val="16"/>
              </w:rPr>
            </w:pPr>
          </w:p>
        </w:tc>
        <w:tc>
          <w:tcPr>
            <w:tcW w:w="1275" w:type="dxa"/>
            <w:vMerge/>
            <w:tcBorders>
              <w:top w:val="single" w:sz="4" w:space="0" w:color="auto"/>
              <w:left w:val="single" w:sz="4" w:space="0" w:color="auto"/>
              <w:bottom w:val="single" w:sz="4" w:space="0" w:color="auto"/>
              <w:right w:val="single" w:sz="4" w:space="0" w:color="auto"/>
            </w:tcBorders>
          </w:tcPr>
          <w:p w14:paraId="32A92D52" w14:textId="77777777" w:rsidR="00CE0E58" w:rsidRPr="0070430D" w:rsidRDefault="00CE0E58" w:rsidP="0070430D">
            <w:pPr>
              <w:pStyle w:val="Tablehead"/>
              <w:rPr>
                <w:rFonts w:eastAsia="SimSun"/>
                <w:sz w:val="16"/>
                <w:szCs w:val="16"/>
              </w:rPr>
            </w:pPr>
          </w:p>
        </w:tc>
        <w:tc>
          <w:tcPr>
            <w:tcW w:w="1134" w:type="dxa"/>
            <w:vMerge/>
            <w:tcBorders>
              <w:top w:val="single" w:sz="4" w:space="0" w:color="auto"/>
              <w:left w:val="single" w:sz="4" w:space="0" w:color="auto"/>
              <w:bottom w:val="single" w:sz="4" w:space="0" w:color="auto"/>
              <w:right w:val="single" w:sz="4" w:space="0" w:color="auto"/>
            </w:tcBorders>
          </w:tcPr>
          <w:p w14:paraId="1F3C6720" w14:textId="77777777" w:rsidR="00CE0E58" w:rsidRPr="0070430D" w:rsidRDefault="00CE0E58" w:rsidP="0070430D">
            <w:pPr>
              <w:pStyle w:val="Tablehead"/>
              <w:rPr>
                <w:rFonts w:eastAsia="SimSun"/>
                <w:sz w:val="16"/>
                <w:szCs w:val="16"/>
              </w:rPr>
            </w:pPr>
          </w:p>
        </w:tc>
        <w:tc>
          <w:tcPr>
            <w:tcW w:w="993" w:type="dxa"/>
            <w:tcBorders>
              <w:top w:val="single" w:sz="4" w:space="0" w:color="auto"/>
              <w:left w:val="single" w:sz="4" w:space="0" w:color="auto"/>
              <w:bottom w:val="single" w:sz="4" w:space="0" w:color="auto"/>
              <w:right w:val="single" w:sz="4" w:space="0" w:color="auto"/>
            </w:tcBorders>
          </w:tcPr>
          <w:p w14:paraId="6B4D0346" w14:textId="77777777" w:rsidR="00CE0E58" w:rsidRPr="0070430D" w:rsidRDefault="00CE0E58" w:rsidP="0070430D">
            <w:pPr>
              <w:pStyle w:val="Tablehead"/>
              <w:rPr>
                <w:rFonts w:eastAsia="SimSun"/>
                <w:sz w:val="16"/>
                <w:szCs w:val="16"/>
              </w:rPr>
            </w:pPr>
            <w:r w:rsidRPr="0070430D">
              <w:rPr>
                <w:rFonts w:eastAsia="SimSun"/>
                <w:sz w:val="16"/>
                <w:szCs w:val="16"/>
              </w:rPr>
              <w:t>Link 1</w:t>
            </w:r>
          </w:p>
        </w:tc>
        <w:tc>
          <w:tcPr>
            <w:tcW w:w="992" w:type="dxa"/>
            <w:tcBorders>
              <w:top w:val="single" w:sz="4" w:space="0" w:color="auto"/>
              <w:left w:val="single" w:sz="4" w:space="0" w:color="auto"/>
              <w:bottom w:val="single" w:sz="4" w:space="0" w:color="auto"/>
              <w:right w:val="single" w:sz="4" w:space="0" w:color="auto"/>
            </w:tcBorders>
          </w:tcPr>
          <w:p w14:paraId="04838DAB" w14:textId="77777777" w:rsidR="00CE0E58" w:rsidRPr="0070430D" w:rsidRDefault="00CE0E58" w:rsidP="0070430D">
            <w:pPr>
              <w:pStyle w:val="Tablehead"/>
              <w:rPr>
                <w:rFonts w:eastAsia="SimSun"/>
                <w:sz w:val="16"/>
                <w:szCs w:val="16"/>
              </w:rPr>
            </w:pPr>
            <w:r w:rsidRPr="0070430D">
              <w:rPr>
                <w:rFonts w:eastAsia="SimSun"/>
                <w:sz w:val="16"/>
                <w:szCs w:val="16"/>
              </w:rPr>
              <w:t>Link 2</w:t>
            </w:r>
          </w:p>
        </w:tc>
        <w:tc>
          <w:tcPr>
            <w:tcW w:w="992" w:type="dxa"/>
            <w:vMerge/>
            <w:tcBorders>
              <w:top w:val="single" w:sz="4" w:space="0" w:color="auto"/>
              <w:left w:val="single" w:sz="4" w:space="0" w:color="auto"/>
              <w:bottom w:val="single" w:sz="4" w:space="0" w:color="auto"/>
              <w:right w:val="single" w:sz="4" w:space="0" w:color="auto"/>
            </w:tcBorders>
          </w:tcPr>
          <w:p w14:paraId="45DE88B3" w14:textId="77777777" w:rsidR="00CE0E58" w:rsidRPr="0070430D" w:rsidRDefault="00CE0E58" w:rsidP="0070430D">
            <w:pPr>
              <w:pStyle w:val="Tablehead"/>
              <w:rPr>
                <w:rFonts w:eastAsia="SimSun"/>
                <w:sz w:val="16"/>
                <w:szCs w:val="16"/>
              </w:rPr>
            </w:pPr>
          </w:p>
        </w:tc>
        <w:tc>
          <w:tcPr>
            <w:tcW w:w="992" w:type="dxa"/>
            <w:vMerge/>
            <w:tcBorders>
              <w:top w:val="single" w:sz="4" w:space="0" w:color="auto"/>
              <w:left w:val="single" w:sz="4" w:space="0" w:color="auto"/>
              <w:bottom w:val="single" w:sz="4" w:space="0" w:color="auto"/>
              <w:right w:val="single" w:sz="4" w:space="0" w:color="auto"/>
            </w:tcBorders>
          </w:tcPr>
          <w:p w14:paraId="052F21FC" w14:textId="77777777" w:rsidR="00CE0E58" w:rsidRPr="0070430D" w:rsidRDefault="00CE0E58" w:rsidP="0070430D">
            <w:pPr>
              <w:pStyle w:val="Tablehead"/>
              <w:rPr>
                <w:rFonts w:eastAsia="SimSun"/>
                <w:sz w:val="16"/>
                <w:szCs w:val="16"/>
              </w:rPr>
            </w:pPr>
          </w:p>
        </w:tc>
        <w:tc>
          <w:tcPr>
            <w:tcW w:w="993" w:type="dxa"/>
            <w:tcBorders>
              <w:top w:val="single" w:sz="4" w:space="0" w:color="auto"/>
              <w:left w:val="single" w:sz="4" w:space="0" w:color="auto"/>
              <w:bottom w:val="single" w:sz="4" w:space="0" w:color="auto"/>
              <w:right w:val="single" w:sz="4" w:space="0" w:color="auto"/>
            </w:tcBorders>
          </w:tcPr>
          <w:p w14:paraId="7C3763AF" w14:textId="77777777" w:rsidR="00CE0E58" w:rsidRPr="0070430D" w:rsidRDefault="00CE0E58" w:rsidP="0070430D">
            <w:pPr>
              <w:pStyle w:val="Tablehead"/>
              <w:rPr>
                <w:rFonts w:eastAsia="SimSun"/>
                <w:sz w:val="16"/>
                <w:szCs w:val="16"/>
              </w:rPr>
            </w:pPr>
            <w:r w:rsidRPr="0070430D">
              <w:rPr>
                <w:rFonts w:eastAsia="SimSun"/>
                <w:sz w:val="16"/>
                <w:szCs w:val="16"/>
              </w:rPr>
              <w:t>I</w:t>
            </w:r>
          </w:p>
        </w:tc>
        <w:tc>
          <w:tcPr>
            <w:tcW w:w="997" w:type="dxa"/>
            <w:tcBorders>
              <w:top w:val="single" w:sz="4" w:space="0" w:color="auto"/>
              <w:left w:val="single" w:sz="4" w:space="0" w:color="auto"/>
              <w:bottom w:val="single" w:sz="4" w:space="0" w:color="auto"/>
              <w:right w:val="single" w:sz="4" w:space="0" w:color="auto"/>
            </w:tcBorders>
          </w:tcPr>
          <w:p w14:paraId="73F8380B" w14:textId="77777777" w:rsidR="00CE0E58" w:rsidRPr="0070430D" w:rsidRDefault="00CE0E58" w:rsidP="0070430D">
            <w:pPr>
              <w:pStyle w:val="Tablehead"/>
              <w:rPr>
                <w:rFonts w:eastAsia="SimSun"/>
                <w:sz w:val="16"/>
                <w:szCs w:val="16"/>
              </w:rPr>
            </w:pPr>
            <w:r w:rsidRPr="0070430D">
              <w:rPr>
                <w:rFonts w:eastAsia="SimSun"/>
                <w:sz w:val="16"/>
                <w:szCs w:val="16"/>
              </w:rPr>
              <w:t>M</w:t>
            </w:r>
          </w:p>
        </w:tc>
      </w:tr>
      <w:tr w:rsidR="00CE0E58" w:rsidRPr="00BE2B58" w14:paraId="1E40EB5D" w14:textId="77777777" w:rsidTr="00EB5C98">
        <w:tblPrEx>
          <w:tblBorders>
            <w:left w:val="single" w:sz="6" w:space="0" w:color="auto"/>
            <w:bottom w:val="single" w:sz="6" w:space="0" w:color="auto"/>
            <w:right w:val="single" w:sz="6" w:space="0" w:color="auto"/>
          </w:tblBorders>
        </w:tblPrEx>
        <w:trPr>
          <w:cantSplit/>
          <w:jc w:val="center"/>
        </w:trPr>
        <w:tc>
          <w:tcPr>
            <w:tcW w:w="12469" w:type="dxa"/>
            <w:gridSpan w:val="12"/>
            <w:tcBorders>
              <w:top w:val="single" w:sz="4" w:space="0" w:color="auto"/>
              <w:left w:val="single" w:sz="4" w:space="0" w:color="auto"/>
              <w:bottom w:val="single" w:sz="4" w:space="0" w:color="auto"/>
              <w:right w:val="nil"/>
            </w:tcBorders>
          </w:tcPr>
          <w:p w14:paraId="2FDCE39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s-ES_tradnl"/>
              </w:rPr>
            </w:pPr>
            <w:proofErr w:type="spellStart"/>
            <w:r w:rsidRPr="00BE2B58">
              <w:rPr>
                <w:rFonts w:eastAsia="SimSun"/>
                <w:i/>
                <w:sz w:val="16"/>
                <w:lang w:val="es-ES_tradnl"/>
              </w:rPr>
              <w:t>Transmission</w:t>
            </w:r>
            <w:proofErr w:type="spellEnd"/>
            <w:r w:rsidRPr="00BE2B58">
              <w:rPr>
                <w:rFonts w:eastAsia="SimSun"/>
                <w:i/>
                <w:sz w:val="16"/>
                <w:lang w:val="es-ES_tradnl"/>
              </w:rPr>
              <w:t xml:space="preserve"> </w:t>
            </w:r>
            <w:proofErr w:type="spellStart"/>
            <w:r w:rsidRPr="00BE2B58">
              <w:rPr>
                <w:rFonts w:eastAsia="SimSun"/>
                <w:i/>
                <w:sz w:val="16"/>
                <w:lang w:val="es-ES_tradnl"/>
              </w:rPr>
              <w:t>parameters</w:t>
            </w:r>
            <w:proofErr w:type="spellEnd"/>
          </w:p>
        </w:tc>
        <w:tc>
          <w:tcPr>
            <w:tcW w:w="993" w:type="dxa"/>
            <w:tcBorders>
              <w:top w:val="single" w:sz="4" w:space="0" w:color="auto"/>
              <w:left w:val="nil"/>
              <w:bottom w:val="single" w:sz="4" w:space="0" w:color="auto"/>
              <w:right w:val="nil"/>
            </w:tcBorders>
          </w:tcPr>
          <w:p w14:paraId="4813EB0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sz w:val="16"/>
                <w:szCs w:val="16"/>
                <w:lang w:val="es-ES_tradnl"/>
              </w:rPr>
            </w:pPr>
          </w:p>
        </w:tc>
        <w:tc>
          <w:tcPr>
            <w:tcW w:w="997" w:type="dxa"/>
            <w:tcBorders>
              <w:top w:val="single" w:sz="4" w:space="0" w:color="auto"/>
              <w:left w:val="nil"/>
              <w:bottom w:val="single" w:sz="4" w:space="0" w:color="auto"/>
              <w:right w:val="single" w:sz="4" w:space="0" w:color="auto"/>
            </w:tcBorders>
          </w:tcPr>
          <w:p w14:paraId="3F2C36D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sz w:val="16"/>
                <w:szCs w:val="16"/>
                <w:lang w:val="es-ES_tradnl"/>
              </w:rPr>
            </w:pPr>
          </w:p>
        </w:tc>
      </w:tr>
      <w:tr w:rsidR="00CE0E58" w:rsidRPr="00BE2B58" w14:paraId="32017B35" w14:textId="77777777" w:rsidTr="009E5724">
        <w:tblPrEx>
          <w:tblBorders>
            <w:left w:val="single" w:sz="6" w:space="0" w:color="auto"/>
            <w:bottom w:val="single" w:sz="6" w:space="0" w:color="auto"/>
            <w:right w:val="single" w:sz="6" w:space="0" w:color="auto"/>
          </w:tblBorders>
        </w:tblPrEx>
        <w:trPr>
          <w:cantSplit/>
          <w:jc w:val="center"/>
        </w:trPr>
        <w:tc>
          <w:tcPr>
            <w:tcW w:w="2122" w:type="dxa"/>
            <w:tcBorders>
              <w:top w:val="single" w:sz="4" w:space="0" w:color="auto"/>
              <w:left w:val="single" w:sz="4" w:space="0" w:color="auto"/>
              <w:bottom w:val="single" w:sz="4" w:space="0" w:color="auto"/>
              <w:right w:val="single" w:sz="4" w:space="0" w:color="auto"/>
            </w:tcBorders>
          </w:tcPr>
          <w:p w14:paraId="3B92220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s-ES_tradnl"/>
              </w:rPr>
            </w:pPr>
            <w:proofErr w:type="spellStart"/>
            <w:r w:rsidRPr="00BE2B58">
              <w:rPr>
                <w:rFonts w:eastAsia="SimSun"/>
                <w:sz w:val="16"/>
                <w:lang w:val="es-ES_tradnl"/>
              </w:rPr>
              <w:t>Modulation</w:t>
            </w:r>
            <w:proofErr w:type="spellEnd"/>
          </w:p>
        </w:tc>
        <w:tc>
          <w:tcPr>
            <w:tcW w:w="992" w:type="dxa"/>
            <w:tcBorders>
              <w:top w:val="single" w:sz="4" w:space="0" w:color="auto"/>
              <w:left w:val="single" w:sz="4" w:space="0" w:color="auto"/>
              <w:bottom w:val="single" w:sz="4" w:space="0" w:color="auto"/>
              <w:right w:val="single" w:sz="4" w:space="0" w:color="auto"/>
            </w:tcBorders>
          </w:tcPr>
          <w:p w14:paraId="70305F2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QPSK</w:t>
            </w:r>
          </w:p>
        </w:tc>
        <w:tc>
          <w:tcPr>
            <w:tcW w:w="992" w:type="dxa"/>
            <w:tcBorders>
              <w:top w:val="single" w:sz="4" w:space="0" w:color="auto"/>
              <w:left w:val="single" w:sz="4" w:space="0" w:color="auto"/>
              <w:bottom w:val="single" w:sz="4" w:space="0" w:color="auto"/>
              <w:right w:val="single" w:sz="4" w:space="0" w:color="auto"/>
            </w:tcBorders>
          </w:tcPr>
          <w:p w14:paraId="0AC02C2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QPSK</w:t>
            </w:r>
          </w:p>
        </w:tc>
        <w:tc>
          <w:tcPr>
            <w:tcW w:w="1022" w:type="dxa"/>
            <w:gridSpan w:val="2"/>
            <w:tcBorders>
              <w:top w:val="single" w:sz="4" w:space="0" w:color="auto"/>
              <w:left w:val="single" w:sz="4" w:space="0" w:color="auto"/>
              <w:bottom w:val="single" w:sz="4" w:space="0" w:color="auto"/>
              <w:right w:val="single" w:sz="4" w:space="0" w:color="auto"/>
            </w:tcBorders>
          </w:tcPr>
          <w:p w14:paraId="096974F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QPSK</w:t>
            </w:r>
          </w:p>
        </w:tc>
        <w:tc>
          <w:tcPr>
            <w:tcW w:w="963" w:type="dxa"/>
            <w:tcBorders>
              <w:top w:val="single" w:sz="4" w:space="0" w:color="auto"/>
              <w:left w:val="single" w:sz="4" w:space="0" w:color="auto"/>
              <w:bottom w:val="single" w:sz="4" w:space="0" w:color="auto"/>
              <w:right w:val="single" w:sz="4" w:space="0" w:color="auto"/>
            </w:tcBorders>
          </w:tcPr>
          <w:p w14:paraId="2DB8B0B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QPSK</w:t>
            </w:r>
          </w:p>
        </w:tc>
        <w:tc>
          <w:tcPr>
            <w:tcW w:w="1275" w:type="dxa"/>
            <w:tcBorders>
              <w:top w:val="single" w:sz="4" w:space="0" w:color="auto"/>
              <w:left w:val="single" w:sz="4" w:space="0" w:color="auto"/>
              <w:bottom w:val="single" w:sz="4" w:space="0" w:color="auto"/>
              <w:right w:val="single" w:sz="4" w:space="0" w:color="auto"/>
            </w:tcBorders>
          </w:tcPr>
          <w:p w14:paraId="21607B4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OQPSK spreading modulation</w:t>
            </w:r>
          </w:p>
        </w:tc>
        <w:tc>
          <w:tcPr>
            <w:tcW w:w="1134" w:type="dxa"/>
            <w:tcBorders>
              <w:top w:val="single" w:sz="4" w:space="0" w:color="auto"/>
              <w:left w:val="single" w:sz="4" w:space="0" w:color="auto"/>
              <w:bottom w:val="single" w:sz="4" w:space="0" w:color="auto"/>
              <w:right w:val="single" w:sz="4" w:space="0" w:color="auto"/>
            </w:tcBorders>
          </w:tcPr>
          <w:p w14:paraId="0D65427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QPSK</w:t>
            </w:r>
          </w:p>
        </w:tc>
        <w:tc>
          <w:tcPr>
            <w:tcW w:w="993" w:type="dxa"/>
            <w:tcBorders>
              <w:top w:val="single" w:sz="4" w:space="0" w:color="auto"/>
              <w:left w:val="single" w:sz="4" w:space="0" w:color="auto"/>
              <w:bottom w:val="single" w:sz="4" w:space="0" w:color="auto"/>
              <w:right w:val="single" w:sz="4" w:space="0" w:color="auto"/>
            </w:tcBorders>
          </w:tcPr>
          <w:p w14:paraId="00B448A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QPSK</w:t>
            </w:r>
          </w:p>
        </w:tc>
        <w:tc>
          <w:tcPr>
            <w:tcW w:w="992" w:type="dxa"/>
            <w:tcBorders>
              <w:top w:val="single" w:sz="4" w:space="0" w:color="auto"/>
              <w:left w:val="single" w:sz="4" w:space="0" w:color="auto"/>
              <w:bottom w:val="single" w:sz="4" w:space="0" w:color="auto"/>
              <w:right w:val="single" w:sz="4" w:space="0" w:color="auto"/>
            </w:tcBorders>
          </w:tcPr>
          <w:p w14:paraId="1F5495C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QPSK</w:t>
            </w:r>
          </w:p>
        </w:tc>
        <w:tc>
          <w:tcPr>
            <w:tcW w:w="992" w:type="dxa"/>
            <w:tcBorders>
              <w:top w:val="single" w:sz="4" w:space="0" w:color="auto"/>
              <w:left w:val="single" w:sz="4" w:space="0" w:color="auto"/>
              <w:bottom w:val="single" w:sz="4" w:space="0" w:color="auto"/>
              <w:right w:val="single" w:sz="4" w:space="0" w:color="auto"/>
            </w:tcBorders>
          </w:tcPr>
          <w:p w14:paraId="0B01A12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BPSK</w:t>
            </w:r>
          </w:p>
        </w:tc>
        <w:tc>
          <w:tcPr>
            <w:tcW w:w="992" w:type="dxa"/>
            <w:tcBorders>
              <w:top w:val="single" w:sz="4" w:space="0" w:color="auto"/>
              <w:left w:val="single" w:sz="4" w:space="0" w:color="auto"/>
              <w:bottom w:val="single" w:sz="4" w:space="0" w:color="auto"/>
              <w:right w:val="single" w:sz="4" w:space="0" w:color="auto"/>
            </w:tcBorders>
          </w:tcPr>
          <w:p w14:paraId="588EF45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QPSK</w:t>
            </w:r>
          </w:p>
        </w:tc>
        <w:tc>
          <w:tcPr>
            <w:tcW w:w="993" w:type="dxa"/>
            <w:tcBorders>
              <w:top w:val="single" w:sz="4" w:space="0" w:color="auto"/>
              <w:left w:val="single" w:sz="4" w:space="0" w:color="auto"/>
              <w:bottom w:val="single" w:sz="4" w:space="0" w:color="auto"/>
              <w:right w:val="single" w:sz="4" w:space="0" w:color="auto"/>
            </w:tcBorders>
          </w:tcPr>
          <w:p w14:paraId="7F40C08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BPSK</w:t>
            </w:r>
          </w:p>
        </w:tc>
        <w:tc>
          <w:tcPr>
            <w:tcW w:w="997" w:type="dxa"/>
            <w:tcBorders>
              <w:top w:val="single" w:sz="4" w:space="0" w:color="auto"/>
              <w:left w:val="single" w:sz="4" w:space="0" w:color="auto"/>
              <w:bottom w:val="single" w:sz="4" w:space="0" w:color="auto"/>
              <w:right w:val="single" w:sz="4" w:space="0" w:color="auto"/>
            </w:tcBorders>
          </w:tcPr>
          <w:p w14:paraId="7225DFA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BPSK</w:t>
            </w:r>
          </w:p>
        </w:tc>
      </w:tr>
      <w:tr w:rsidR="00CE0E58" w:rsidRPr="00BE2B58" w14:paraId="02C8FEE4" w14:textId="77777777" w:rsidTr="009E5724">
        <w:tblPrEx>
          <w:tblBorders>
            <w:left w:val="single" w:sz="6" w:space="0" w:color="auto"/>
            <w:bottom w:val="single" w:sz="6" w:space="0" w:color="auto"/>
            <w:right w:val="single" w:sz="6" w:space="0" w:color="auto"/>
          </w:tblBorders>
        </w:tblPrEx>
        <w:trPr>
          <w:cantSplit/>
          <w:jc w:val="center"/>
        </w:trPr>
        <w:tc>
          <w:tcPr>
            <w:tcW w:w="2122" w:type="dxa"/>
            <w:tcBorders>
              <w:top w:val="single" w:sz="4" w:space="0" w:color="auto"/>
              <w:left w:val="single" w:sz="4" w:space="0" w:color="auto"/>
              <w:bottom w:val="single" w:sz="4" w:space="0" w:color="auto"/>
              <w:right w:val="single" w:sz="4" w:space="0" w:color="auto"/>
            </w:tcBorders>
          </w:tcPr>
          <w:p w14:paraId="7DE077F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lang w:val="en-US"/>
              </w:rPr>
              <w:t>Coding</w:t>
            </w:r>
          </w:p>
        </w:tc>
        <w:tc>
          <w:tcPr>
            <w:tcW w:w="992" w:type="dxa"/>
            <w:tcBorders>
              <w:top w:val="single" w:sz="4" w:space="0" w:color="auto"/>
              <w:left w:val="single" w:sz="4" w:space="0" w:color="auto"/>
              <w:bottom w:val="single" w:sz="4" w:space="0" w:color="auto"/>
              <w:right w:val="single" w:sz="4" w:space="0" w:color="auto"/>
            </w:tcBorders>
          </w:tcPr>
          <w:p w14:paraId="2768400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FEC</w:t>
            </w:r>
          </w:p>
        </w:tc>
        <w:tc>
          <w:tcPr>
            <w:tcW w:w="992" w:type="dxa"/>
            <w:tcBorders>
              <w:top w:val="single" w:sz="4" w:space="0" w:color="auto"/>
              <w:left w:val="single" w:sz="4" w:space="0" w:color="auto"/>
              <w:bottom w:val="single" w:sz="4" w:space="0" w:color="auto"/>
              <w:right w:val="single" w:sz="4" w:space="0" w:color="auto"/>
            </w:tcBorders>
          </w:tcPr>
          <w:p w14:paraId="656C8CE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FEC</w:t>
            </w:r>
          </w:p>
        </w:tc>
        <w:tc>
          <w:tcPr>
            <w:tcW w:w="1022" w:type="dxa"/>
            <w:gridSpan w:val="2"/>
            <w:tcBorders>
              <w:top w:val="single" w:sz="4" w:space="0" w:color="auto"/>
              <w:left w:val="single" w:sz="4" w:space="0" w:color="auto"/>
              <w:bottom w:val="single" w:sz="4" w:space="0" w:color="auto"/>
              <w:right w:val="single" w:sz="4" w:space="0" w:color="auto"/>
            </w:tcBorders>
          </w:tcPr>
          <w:p w14:paraId="1067582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FEC</w:t>
            </w:r>
          </w:p>
        </w:tc>
        <w:tc>
          <w:tcPr>
            <w:tcW w:w="963" w:type="dxa"/>
            <w:tcBorders>
              <w:top w:val="single" w:sz="4" w:space="0" w:color="auto"/>
              <w:left w:val="single" w:sz="4" w:space="0" w:color="auto"/>
              <w:bottom w:val="single" w:sz="4" w:space="0" w:color="auto"/>
              <w:right w:val="single" w:sz="4" w:space="0" w:color="auto"/>
            </w:tcBorders>
          </w:tcPr>
          <w:p w14:paraId="67ACE9B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FEC</w:t>
            </w:r>
          </w:p>
        </w:tc>
        <w:tc>
          <w:tcPr>
            <w:tcW w:w="1275" w:type="dxa"/>
            <w:tcBorders>
              <w:top w:val="single" w:sz="4" w:space="0" w:color="auto"/>
              <w:left w:val="single" w:sz="4" w:space="0" w:color="auto"/>
              <w:bottom w:val="single" w:sz="4" w:space="0" w:color="auto"/>
              <w:right w:val="single" w:sz="4" w:space="0" w:color="auto"/>
            </w:tcBorders>
          </w:tcPr>
          <w:p w14:paraId="6F8FEC3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 xml:space="preserve">FEC rate 1/3, </w:t>
            </w:r>
            <w:r w:rsidRPr="00BE2B58">
              <w:rPr>
                <w:rFonts w:eastAsia="SimSun"/>
                <w:i/>
                <w:iCs/>
                <w:sz w:val="16"/>
                <w:lang w:val="en-US"/>
              </w:rPr>
              <w:t>K</w:t>
            </w:r>
            <w:r w:rsidRPr="00BE2B58">
              <w:rPr>
                <w:rFonts w:ascii="Symbol" w:eastAsia="SimSun" w:hAnsi="Symbol"/>
                <w:sz w:val="16"/>
              </w:rPr>
              <w:t></w:t>
            </w:r>
            <w:r w:rsidRPr="00BE2B58">
              <w:rPr>
                <w:rFonts w:eastAsia="SimSun"/>
                <w:sz w:val="16"/>
                <w:lang w:val="en-US"/>
              </w:rPr>
              <w:t xml:space="preserve"> 9</w:t>
            </w:r>
          </w:p>
        </w:tc>
        <w:tc>
          <w:tcPr>
            <w:tcW w:w="1134" w:type="dxa"/>
            <w:tcBorders>
              <w:top w:val="single" w:sz="4" w:space="0" w:color="auto"/>
              <w:left w:val="single" w:sz="4" w:space="0" w:color="auto"/>
              <w:bottom w:val="single" w:sz="4" w:space="0" w:color="auto"/>
              <w:right w:val="single" w:sz="4" w:space="0" w:color="auto"/>
            </w:tcBorders>
          </w:tcPr>
          <w:p w14:paraId="7F671F0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FEC</w:t>
            </w:r>
          </w:p>
        </w:tc>
        <w:tc>
          <w:tcPr>
            <w:tcW w:w="993" w:type="dxa"/>
            <w:tcBorders>
              <w:top w:val="single" w:sz="4" w:space="0" w:color="auto"/>
              <w:left w:val="single" w:sz="4" w:space="0" w:color="auto"/>
              <w:bottom w:val="single" w:sz="4" w:space="0" w:color="auto"/>
              <w:right w:val="single" w:sz="4" w:space="0" w:color="auto"/>
            </w:tcBorders>
          </w:tcPr>
          <w:p w14:paraId="321D356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FEC</w:t>
            </w:r>
          </w:p>
        </w:tc>
        <w:tc>
          <w:tcPr>
            <w:tcW w:w="992" w:type="dxa"/>
            <w:tcBorders>
              <w:top w:val="single" w:sz="4" w:space="0" w:color="auto"/>
              <w:left w:val="single" w:sz="4" w:space="0" w:color="auto"/>
              <w:bottom w:val="single" w:sz="4" w:space="0" w:color="auto"/>
              <w:right w:val="single" w:sz="4" w:space="0" w:color="auto"/>
            </w:tcBorders>
          </w:tcPr>
          <w:p w14:paraId="25970B6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FEC</w:t>
            </w:r>
          </w:p>
        </w:tc>
        <w:tc>
          <w:tcPr>
            <w:tcW w:w="992" w:type="dxa"/>
            <w:tcBorders>
              <w:top w:val="single" w:sz="4" w:space="0" w:color="auto"/>
              <w:left w:val="single" w:sz="4" w:space="0" w:color="auto"/>
              <w:bottom w:val="single" w:sz="4" w:space="0" w:color="auto"/>
              <w:right w:val="single" w:sz="4" w:space="0" w:color="auto"/>
            </w:tcBorders>
          </w:tcPr>
          <w:p w14:paraId="2E9E78B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FEC</w:t>
            </w:r>
          </w:p>
        </w:tc>
        <w:tc>
          <w:tcPr>
            <w:tcW w:w="992" w:type="dxa"/>
            <w:tcBorders>
              <w:top w:val="single" w:sz="4" w:space="0" w:color="auto"/>
              <w:left w:val="single" w:sz="4" w:space="0" w:color="auto"/>
              <w:bottom w:val="single" w:sz="4" w:space="0" w:color="auto"/>
              <w:right w:val="single" w:sz="4" w:space="0" w:color="auto"/>
            </w:tcBorders>
          </w:tcPr>
          <w:p w14:paraId="1088F03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proofErr w:type="spellStart"/>
            <w:r w:rsidRPr="00BE2B58">
              <w:rPr>
                <w:rFonts w:eastAsia="SimSun"/>
                <w:sz w:val="16"/>
                <w:lang w:val="es-ES_tradnl"/>
              </w:rPr>
              <w:t>Convolu</w:t>
            </w:r>
            <w:r w:rsidRPr="00BE2B58">
              <w:rPr>
                <w:rFonts w:eastAsia="SimSun"/>
                <w:sz w:val="16"/>
                <w:lang w:val="es-ES_tradnl"/>
              </w:rPr>
              <w:softHyphen/>
              <w:t>tional</w:t>
            </w:r>
            <w:proofErr w:type="spellEnd"/>
            <w:r w:rsidRPr="00BE2B58">
              <w:rPr>
                <w:rFonts w:eastAsia="SimSun"/>
                <w:sz w:val="16"/>
                <w:lang w:val="es-ES_tradnl"/>
              </w:rPr>
              <w:t xml:space="preserve"> </w:t>
            </w:r>
            <w:proofErr w:type="spellStart"/>
            <w:r w:rsidRPr="00BE2B58">
              <w:rPr>
                <w:rFonts w:eastAsia="SimSun"/>
                <w:sz w:val="16"/>
                <w:lang w:val="es-ES_tradnl"/>
              </w:rPr>
              <w:t>code</w:t>
            </w:r>
            <w:proofErr w:type="spellEnd"/>
            <w:r w:rsidRPr="00BE2B58">
              <w:rPr>
                <w:rFonts w:eastAsia="SimSun"/>
                <w:sz w:val="16"/>
                <w:lang w:val="es-ES_tradnl"/>
              </w:rPr>
              <w:t xml:space="preserve"> </w:t>
            </w:r>
            <w:r w:rsidRPr="00BE2B58">
              <w:rPr>
                <w:rFonts w:eastAsia="SimSun"/>
                <w:sz w:val="16"/>
                <w:lang w:val="es-ES_tradnl"/>
              </w:rPr>
              <w:br/>
            </w:r>
            <w:proofErr w:type="spellStart"/>
            <w:r w:rsidRPr="00BE2B58">
              <w:rPr>
                <w:rFonts w:eastAsia="SimSun"/>
                <w:sz w:val="16"/>
                <w:lang w:val="es-ES_tradnl"/>
              </w:rPr>
              <w:t>rate</w:t>
            </w:r>
            <w:proofErr w:type="spellEnd"/>
            <w:r w:rsidRPr="00BE2B58">
              <w:rPr>
                <w:rFonts w:eastAsia="SimSun"/>
                <w:sz w:val="16"/>
                <w:lang w:val="es-ES_tradnl"/>
              </w:rPr>
              <w:t xml:space="preserve"> 1/2, </w:t>
            </w:r>
            <w:r w:rsidRPr="00BE2B58">
              <w:rPr>
                <w:rFonts w:eastAsia="SimSun"/>
                <w:i/>
                <w:iCs/>
                <w:sz w:val="16"/>
                <w:lang w:val="es-ES_tradnl"/>
              </w:rPr>
              <w:t>K</w:t>
            </w:r>
            <w:r w:rsidRPr="00BE2B58">
              <w:rPr>
                <w:rFonts w:eastAsia="SimSun"/>
                <w:sz w:val="16"/>
                <w:lang w:val="es-ES_tradnl"/>
              </w:rPr>
              <w:t> </w:t>
            </w:r>
            <w:r w:rsidRPr="00BE2B58">
              <w:rPr>
                <w:rFonts w:ascii="Symbol" w:eastAsia="SimSun" w:hAnsi="Symbol"/>
                <w:sz w:val="16"/>
              </w:rPr>
              <w:t></w:t>
            </w:r>
            <w:r w:rsidRPr="00BE2B58">
              <w:rPr>
                <w:rFonts w:eastAsia="SimSun"/>
                <w:sz w:val="16"/>
                <w:lang w:val="es-ES_tradnl"/>
              </w:rPr>
              <w:t> 7</w:t>
            </w:r>
          </w:p>
        </w:tc>
        <w:tc>
          <w:tcPr>
            <w:tcW w:w="993" w:type="dxa"/>
            <w:tcBorders>
              <w:top w:val="single" w:sz="4" w:space="0" w:color="auto"/>
              <w:left w:val="single" w:sz="4" w:space="0" w:color="auto"/>
              <w:bottom w:val="single" w:sz="4" w:space="0" w:color="auto"/>
              <w:right w:val="single" w:sz="4" w:space="0" w:color="auto"/>
            </w:tcBorders>
          </w:tcPr>
          <w:p w14:paraId="70739C7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FEC</w:t>
            </w:r>
          </w:p>
        </w:tc>
        <w:tc>
          <w:tcPr>
            <w:tcW w:w="997" w:type="dxa"/>
            <w:tcBorders>
              <w:top w:val="single" w:sz="4" w:space="0" w:color="auto"/>
              <w:left w:val="single" w:sz="4" w:space="0" w:color="auto"/>
              <w:bottom w:val="single" w:sz="4" w:space="0" w:color="auto"/>
              <w:right w:val="single" w:sz="4" w:space="0" w:color="auto"/>
            </w:tcBorders>
          </w:tcPr>
          <w:p w14:paraId="1E461CB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FEC</w:t>
            </w:r>
          </w:p>
        </w:tc>
      </w:tr>
      <w:tr w:rsidR="00CE0E58" w:rsidRPr="00BE2B58" w14:paraId="6F908681" w14:textId="77777777" w:rsidTr="009E5724">
        <w:tblPrEx>
          <w:tblBorders>
            <w:left w:val="single" w:sz="6" w:space="0" w:color="auto"/>
            <w:bottom w:val="single" w:sz="6" w:space="0" w:color="auto"/>
            <w:right w:val="single" w:sz="6" w:space="0" w:color="auto"/>
          </w:tblBorders>
        </w:tblPrEx>
        <w:trPr>
          <w:cantSplit/>
          <w:jc w:val="center"/>
        </w:trPr>
        <w:tc>
          <w:tcPr>
            <w:tcW w:w="2122" w:type="dxa"/>
            <w:tcBorders>
              <w:top w:val="single" w:sz="4" w:space="0" w:color="auto"/>
              <w:left w:val="single" w:sz="4" w:space="0" w:color="auto"/>
              <w:bottom w:val="single" w:sz="4" w:space="0" w:color="auto"/>
              <w:right w:val="single" w:sz="4" w:space="0" w:color="auto"/>
            </w:tcBorders>
          </w:tcPr>
          <w:p w14:paraId="73E712D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lang w:val="en-US"/>
              </w:rPr>
              <w:t>Access scheme</w:t>
            </w:r>
          </w:p>
        </w:tc>
        <w:tc>
          <w:tcPr>
            <w:tcW w:w="992" w:type="dxa"/>
            <w:tcBorders>
              <w:top w:val="single" w:sz="4" w:space="0" w:color="auto"/>
              <w:left w:val="single" w:sz="4" w:space="0" w:color="auto"/>
              <w:bottom w:val="single" w:sz="4" w:space="0" w:color="auto"/>
              <w:right w:val="single" w:sz="4" w:space="0" w:color="auto"/>
            </w:tcBorders>
          </w:tcPr>
          <w:p w14:paraId="02CAD42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FDMA/</w:t>
            </w:r>
            <w:r w:rsidRPr="00BE2B58">
              <w:rPr>
                <w:rFonts w:eastAsia="SimSun"/>
                <w:sz w:val="16"/>
                <w:lang w:val="en-US"/>
              </w:rPr>
              <w:br/>
              <w:t>TDMA</w:t>
            </w:r>
          </w:p>
        </w:tc>
        <w:tc>
          <w:tcPr>
            <w:tcW w:w="992" w:type="dxa"/>
            <w:tcBorders>
              <w:top w:val="single" w:sz="4" w:space="0" w:color="auto"/>
              <w:left w:val="single" w:sz="4" w:space="0" w:color="auto"/>
              <w:bottom w:val="single" w:sz="4" w:space="0" w:color="auto"/>
              <w:right w:val="single" w:sz="4" w:space="0" w:color="auto"/>
            </w:tcBorders>
          </w:tcPr>
          <w:p w14:paraId="3A395A9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FDMA/</w:t>
            </w:r>
            <w:r w:rsidRPr="00BE2B58">
              <w:rPr>
                <w:rFonts w:eastAsia="SimSun"/>
                <w:sz w:val="16"/>
                <w:lang w:val="en-US"/>
              </w:rPr>
              <w:br/>
              <w:t>CDMA</w:t>
            </w:r>
          </w:p>
        </w:tc>
        <w:tc>
          <w:tcPr>
            <w:tcW w:w="1022" w:type="dxa"/>
            <w:gridSpan w:val="2"/>
            <w:tcBorders>
              <w:top w:val="single" w:sz="4" w:space="0" w:color="auto"/>
              <w:left w:val="single" w:sz="4" w:space="0" w:color="auto"/>
              <w:bottom w:val="single" w:sz="4" w:space="0" w:color="auto"/>
              <w:right w:val="single" w:sz="4" w:space="0" w:color="auto"/>
            </w:tcBorders>
          </w:tcPr>
          <w:p w14:paraId="45555A2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FDMA/</w:t>
            </w:r>
            <w:r w:rsidRPr="00BE2B58">
              <w:rPr>
                <w:rFonts w:eastAsia="SimSun"/>
                <w:sz w:val="16"/>
                <w:lang w:val="en-US"/>
              </w:rPr>
              <w:br/>
              <w:t>CDMA</w:t>
            </w:r>
          </w:p>
        </w:tc>
        <w:tc>
          <w:tcPr>
            <w:tcW w:w="963" w:type="dxa"/>
            <w:tcBorders>
              <w:top w:val="single" w:sz="4" w:space="0" w:color="auto"/>
              <w:left w:val="single" w:sz="4" w:space="0" w:color="auto"/>
              <w:bottom w:val="single" w:sz="4" w:space="0" w:color="auto"/>
              <w:right w:val="single" w:sz="4" w:space="0" w:color="auto"/>
            </w:tcBorders>
          </w:tcPr>
          <w:p w14:paraId="767162D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FDMA/</w:t>
            </w:r>
            <w:r w:rsidRPr="00BE2B58">
              <w:rPr>
                <w:rFonts w:eastAsia="SimSun"/>
                <w:sz w:val="16"/>
                <w:lang w:val="en-US"/>
              </w:rPr>
              <w:br/>
              <w:t>CDMA</w:t>
            </w:r>
          </w:p>
        </w:tc>
        <w:tc>
          <w:tcPr>
            <w:tcW w:w="1275" w:type="dxa"/>
            <w:tcBorders>
              <w:top w:val="single" w:sz="4" w:space="0" w:color="auto"/>
              <w:left w:val="single" w:sz="4" w:space="0" w:color="auto"/>
              <w:bottom w:val="single" w:sz="4" w:space="0" w:color="auto"/>
              <w:right w:val="single" w:sz="4" w:space="0" w:color="auto"/>
            </w:tcBorders>
          </w:tcPr>
          <w:p w14:paraId="76E99A8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CDMA</w:t>
            </w:r>
          </w:p>
        </w:tc>
        <w:tc>
          <w:tcPr>
            <w:tcW w:w="1134" w:type="dxa"/>
            <w:tcBorders>
              <w:top w:val="single" w:sz="4" w:space="0" w:color="auto"/>
              <w:left w:val="single" w:sz="4" w:space="0" w:color="auto"/>
              <w:bottom w:val="single" w:sz="4" w:space="0" w:color="auto"/>
              <w:right w:val="single" w:sz="4" w:space="0" w:color="auto"/>
            </w:tcBorders>
          </w:tcPr>
          <w:p w14:paraId="7ADB52A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FDMA/</w:t>
            </w:r>
            <w:r w:rsidRPr="00BE2B58">
              <w:rPr>
                <w:rFonts w:eastAsia="SimSun"/>
                <w:sz w:val="16"/>
                <w:lang w:val="en-US"/>
              </w:rPr>
              <w:br/>
              <w:t>TDMA</w:t>
            </w:r>
          </w:p>
        </w:tc>
        <w:tc>
          <w:tcPr>
            <w:tcW w:w="993" w:type="dxa"/>
            <w:tcBorders>
              <w:top w:val="single" w:sz="4" w:space="0" w:color="auto"/>
              <w:left w:val="single" w:sz="4" w:space="0" w:color="auto"/>
              <w:bottom w:val="single" w:sz="4" w:space="0" w:color="auto"/>
              <w:right w:val="single" w:sz="4" w:space="0" w:color="auto"/>
            </w:tcBorders>
          </w:tcPr>
          <w:p w14:paraId="4AFF213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FDMA/</w:t>
            </w:r>
            <w:r w:rsidRPr="00BE2B58">
              <w:rPr>
                <w:rFonts w:eastAsia="SimSun"/>
                <w:sz w:val="16"/>
                <w:lang w:val="en-US"/>
              </w:rPr>
              <w:br/>
              <w:t>CDMA</w:t>
            </w:r>
          </w:p>
        </w:tc>
        <w:tc>
          <w:tcPr>
            <w:tcW w:w="992" w:type="dxa"/>
            <w:tcBorders>
              <w:top w:val="single" w:sz="4" w:space="0" w:color="auto"/>
              <w:left w:val="single" w:sz="4" w:space="0" w:color="auto"/>
              <w:bottom w:val="single" w:sz="4" w:space="0" w:color="auto"/>
              <w:right w:val="single" w:sz="4" w:space="0" w:color="auto"/>
            </w:tcBorders>
          </w:tcPr>
          <w:p w14:paraId="38A9421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FDMA/</w:t>
            </w:r>
            <w:r w:rsidRPr="00BE2B58">
              <w:rPr>
                <w:rFonts w:eastAsia="SimSun"/>
                <w:sz w:val="16"/>
                <w:lang w:val="en-US"/>
              </w:rPr>
              <w:br/>
              <w:t>CDMA</w:t>
            </w:r>
          </w:p>
        </w:tc>
        <w:tc>
          <w:tcPr>
            <w:tcW w:w="992" w:type="dxa"/>
            <w:tcBorders>
              <w:top w:val="single" w:sz="4" w:space="0" w:color="auto"/>
              <w:left w:val="single" w:sz="4" w:space="0" w:color="auto"/>
              <w:bottom w:val="single" w:sz="4" w:space="0" w:color="auto"/>
              <w:right w:val="single" w:sz="4" w:space="0" w:color="auto"/>
            </w:tcBorders>
          </w:tcPr>
          <w:p w14:paraId="505A79A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FDMA/</w:t>
            </w:r>
            <w:r w:rsidRPr="00BE2B58">
              <w:rPr>
                <w:rFonts w:eastAsia="SimSun"/>
                <w:sz w:val="16"/>
                <w:lang w:val="en-US"/>
              </w:rPr>
              <w:br/>
              <w:t>CDMA</w:t>
            </w:r>
          </w:p>
        </w:tc>
        <w:tc>
          <w:tcPr>
            <w:tcW w:w="992" w:type="dxa"/>
            <w:tcBorders>
              <w:top w:val="single" w:sz="4" w:space="0" w:color="auto"/>
              <w:left w:val="single" w:sz="4" w:space="0" w:color="auto"/>
              <w:bottom w:val="single" w:sz="4" w:space="0" w:color="auto"/>
              <w:right w:val="single" w:sz="4" w:space="0" w:color="auto"/>
            </w:tcBorders>
          </w:tcPr>
          <w:p w14:paraId="39F8CB3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FDMA/</w:t>
            </w:r>
            <w:r w:rsidRPr="00BE2B58">
              <w:rPr>
                <w:rFonts w:eastAsia="SimSun"/>
                <w:sz w:val="16"/>
                <w:lang w:val="en-US"/>
              </w:rPr>
              <w:br/>
              <w:t>CDMA</w:t>
            </w:r>
          </w:p>
        </w:tc>
        <w:tc>
          <w:tcPr>
            <w:tcW w:w="993" w:type="dxa"/>
            <w:tcBorders>
              <w:top w:val="single" w:sz="4" w:space="0" w:color="auto"/>
              <w:left w:val="single" w:sz="4" w:space="0" w:color="auto"/>
              <w:bottom w:val="single" w:sz="4" w:space="0" w:color="auto"/>
              <w:right w:val="single" w:sz="4" w:space="0" w:color="auto"/>
            </w:tcBorders>
          </w:tcPr>
          <w:p w14:paraId="1898B98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CDMA</w:t>
            </w:r>
          </w:p>
        </w:tc>
        <w:tc>
          <w:tcPr>
            <w:tcW w:w="997" w:type="dxa"/>
            <w:tcBorders>
              <w:top w:val="single" w:sz="4" w:space="0" w:color="auto"/>
              <w:left w:val="single" w:sz="4" w:space="0" w:color="auto"/>
              <w:bottom w:val="single" w:sz="4" w:space="0" w:color="auto"/>
              <w:right w:val="single" w:sz="4" w:space="0" w:color="auto"/>
            </w:tcBorders>
          </w:tcPr>
          <w:p w14:paraId="36121A8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CDMA</w:t>
            </w:r>
          </w:p>
        </w:tc>
      </w:tr>
      <w:tr w:rsidR="00CE0E58" w:rsidRPr="00BE2B58" w14:paraId="3D639583" w14:textId="77777777" w:rsidTr="00EB5C98">
        <w:tblPrEx>
          <w:tblBorders>
            <w:left w:val="single" w:sz="6" w:space="0" w:color="auto"/>
            <w:bottom w:val="single" w:sz="6" w:space="0" w:color="auto"/>
            <w:right w:val="single" w:sz="6" w:space="0" w:color="auto"/>
          </w:tblBorders>
        </w:tblPrEx>
        <w:trPr>
          <w:cantSplit/>
          <w:jc w:val="center"/>
        </w:trPr>
        <w:tc>
          <w:tcPr>
            <w:tcW w:w="2122" w:type="dxa"/>
            <w:tcBorders>
              <w:top w:val="single" w:sz="4" w:space="0" w:color="auto"/>
              <w:left w:val="single" w:sz="4" w:space="0" w:color="auto"/>
              <w:bottom w:val="single" w:sz="4" w:space="0" w:color="auto"/>
              <w:right w:val="single" w:sz="4" w:space="0" w:color="auto"/>
            </w:tcBorders>
          </w:tcPr>
          <w:p w14:paraId="1684FE6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s-ES_tradnl"/>
              </w:rPr>
            </w:pPr>
            <w:r w:rsidRPr="00BE2B58">
              <w:rPr>
                <w:rFonts w:eastAsia="SimSun"/>
                <w:sz w:val="16"/>
              </w:rPr>
              <w:t>Duplex scheme</w:t>
            </w:r>
          </w:p>
        </w:tc>
        <w:tc>
          <w:tcPr>
            <w:tcW w:w="992" w:type="dxa"/>
            <w:tcBorders>
              <w:top w:val="single" w:sz="4" w:space="0" w:color="auto"/>
              <w:left w:val="single" w:sz="4" w:space="0" w:color="auto"/>
              <w:bottom w:val="single" w:sz="4" w:space="0" w:color="auto"/>
              <w:right w:val="single" w:sz="4" w:space="0" w:color="auto"/>
            </w:tcBorders>
          </w:tcPr>
          <w:p w14:paraId="07213CF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TDD</w:t>
            </w:r>
          </w:p>
        </w:tc>
        <w:tc>
          <w:tcPr>
            <w:tcW w:w="992" w:type="dxa"/>
            <w:tcBorders>
              <w:top w:val="single" w:sz="4" w:space="0" w:color="auto"/>
              <w:left w:val="single" w:sz="4" w:space="0" w:color="auto"/>
              <w:bottom w:val="single" w:sz="4" w:space="0" w:color="auto"/>
              <w:right w:val="single" w:sz="4" w:space="0" w:color="auto"/>
            </w:tcBorders>
          </w:tcPr>
          <w:p w14:paraId="212BBCE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FDD</w:t>
            </w:r>
          </w:p>
        </w:tc>
        <w:tc>
          <w:tcPr>
            <w:tcW w:w="1022" w:type="dxa"/>
            <w:gridSpan w:val="2"/>
            <w:tcBorders>
              <w:top w:val="single" w:sz="4" w:space="0" w:color="auto"/>
              <w:left w:val="single" w:sz="4" w:space="0" w:color="auto"/>
              <w:bottom w:val="single" w:sz="4" w:space="0" w:color="auto"/>
              <w:right w:val="single" w:sz="4" w:space="0" w:color="auto"/>
            </w:tcBorders>
          </w:tcPr>
          <w:p w14:paraId="25F9904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FDD</w:t>
            </w:r>
          </w:p>
        </w:tc>
        <w:tc>
          <w:tcPr>
            <w:tcW w:w="963" w:type="dxa"/>
            <w:tcBorders>
              <w:top w:val="single" w:sz="4" w:space="0" w:color="auto"/>
              <w:left w:val="single" w:sz="4" w:space="0" w:color="auto"/>
              <w:bottom w:val="single" w:sz="4" w:space="0" w:color="auto"/>
              <w:right w:val="single" w:sz="4" w:space="0" w:color="auto"/>
            </w:tcBorders>
          </w:tcPr>
          <w:p w14:paraId="721FCDE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FDD</w:t>
            </w:r>
          </w:p>
        </w:tc>
        <w:tc>
          <w:tcPr>
            <w:tcW w:w="1275" w:type="dxa"/>
            <w:tcBorders>
              <w:top w:val="single" w:sz="4" w:space="0" w:color="auto"/>
              <w:left w:val="single" w:sz="4" w:space="0" w:color="auto"/>
              <w:bottom w:val="single" w:sz="4" w:space="0" w:color="auto"/>
              <w:right w:val="single" w:sz="4" w:space="0" w:color="auto"/>
            </w:tcBorders>
          </w:tcPr>
          <w:p w14:paraId="492AEAE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Full</w:t>
            </w:r>
          </w:p>
        </w:tc>
        <w:tc>
          <w:tcPr>
            <w:tcW w:w="1134" w:type="dxa"/>
            <w:tcBorders>
              <w:top w:val="single" w:sz="4" w:space="0" w:color="auto"/>
              <w:left w:val="single" w:sz="4" w:space="0" w:color="auto"/>
              <w:bottom w:val="single" w:sz="4" w:space="0" w:color="auto"/>
              <w:right w:val="single" w:sz="4" w:space="0" w:color="auto"/>
            </w:tcBorders>
          </w:tcPr>
          <w:p w14:paraId="0E82DE5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FDD</w:t>
            </w:r>
          </w:p>
        </w:tc>
        <w:tc>
          <w:tcPr>
            <w:tcW w:w="993" w:type="dxa"/>
            <w:tcBorders>
              <w:top w:val="single" w:sz="4" w:space="0" w:color="auto"/>
              <w:left w:val="single" w:sz="4" w:space="0" w:color="auto"/>
              <w:bottom w:val="single" w:sz="4" w:space="0" w:color="auto"/>
              <w:right w:val="single" w:sz="4" w:space="0" w:color="auto"/>
            </w:tcBorders>
          </w:tcPr>
          <w:p w14:paraId="4D976B9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Full</w:t>
            </w:r>
          </w:p>
        </w:tc>
        <w:tc>
          <w:tcPr>
            <w:tcW w:w="992" w:type="dxa"/>
            <w:tcBorders>
              <w:top w:val="single" w:sz="4" w:space="0" w:color="auto"/>
              <w:left w:val="single" w:sz="4" w:space="0" w:color="auto"/>
              <w:bottom w:val="single" w:sz="4" w:space="0" w:color="auto"/>
              <w:right w:val="single" w:sz="4" w:space="0" w:color="auto"/>
            </w:tcBorders>
          </w:tcPr>
          <w:p w14:paraId="4507797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Full</w:t>
            </w:r>
          </w:p>
        </w:tc>
        <w:tc>
          <w:tcPr>
            <w:tcW w:w="992" w:type="dxa"/>
            <w:tcBorders>
              <w:top w:val="single" w:sz="4" w:space="0" w:color="auto"/>
              <w:left w:val="single" w:sz="4" w:space="0" w:color="auto"/>
              <w:bottom w:val="single" w:sz="4" w:space="0" w:color="auto"/>
              <w:right w:val="single" w:sz="4" w:space="0" w:color="auto"/>
            </w:tcBorders>
          </w:tcPr>
          <w:p w14:paraId="4ACB9C8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Full</w:t>
            </w:r>
          </w:p>
        </w:tc>
        <w:tc>
          <w:tcPr>
            <w:tcW w:w="992" w:type="dxa"/>
            <w:tcBorders>
              <w:top w:val="single" w:sz="4" w:space="0" w:color="auto"/>
              <w:left w:val="single" w:sz="4" w:space="0" w:color="auto"/>
              <w:bottom w:val="single" w:sz="4" w:space="0" w:color="auto"/>
              <w:right w:val="single" w:sz="4" w:space="0" w:color="auto"/>
            </w:tcBorders>
          </w:tcPr>
          <w:p w14:paraId="003FC54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FDD</w:t>
            </w:r>
          </w:p>
        </w:tc>
        <w:tc>
          <w:tcPr>
            <w:tcW w:w="993" w:type="dxa"/>
            <w:tcBorders>
              <w:top w:val="single" w:sz="4" w:space="0" w:color="auto"/>
              <w:left w:val="single" w:sz="4" w:space="0" w:color="auto"/>
              <w:bottom w:val="single" w:sz="4" w:space="0" w:color="auto"/>
              <w:right w:val="single" w:sz="4" w:space="0" w:color="auto"/>
            </w:tcBorders>
          </w:tcPr>
          <w:p w14:paraId="297FE20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Full</w:t>
            </w:r>
          </w:p>
        </w:tc>
        <w:tc>
          <w:tcPr>
            <w:tcW w:w="997" w:type="dxa"/>
            <w:tcBorders>
              <w:top w:val="single" w:sz="4" w:space="0" w:color="auto"/>
              <w:left w:val="single" w:sz="4" w:space="0" w:color="auto"/>
              <w:bottom w:val="single" w:sz="4" w:space="0" w:color="auto"/>
              <w:right w:val="single" w:sz="4" w:space="0" w:color="auto"/>
            </w:tcBorders>
          </w:tcPr>
          <w:p w14:paraId="2A0FDB7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Full</w:t>
            </w:r>
          </w:p>
        </w:tc>
      </w:tr>
      <w:tr w:rsidR="00CE0E58" w:rsidRPr="00BE2B58" w14:paraId="5EC90102" w14:textId="77777777" w:rsidTr="00EB5C98">
        <w:trPr>
          <w:cantSplit/>
          <w:jc w:val="center"/>
        </w:trPr>
        <w:tc>
          <w:tcPr>
            <w:tcW w:w="12469" w:type="dxa"/>
            <w:gridSpan w:val="12"/>
            <w:tcBorders>
              <w:top w:val="single" w:sz="4" w:space="0" w:color="auto"/>
              <w:left w:val="single" w:sz="4" w:space="0" w:color="auto"/>
              <w:bottom w:val="single" w:sz="4" w:space="0" w:color="auto"/>
              <w:right w:val="nil"/>
            </w:tcBorders>
          </w:tcPr>
          <w:p w14:paraId="306B934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i/>
                <w:sz w:val="16"/>
                <w:lang w:val="en-US"/>
              </w:rPr>
              <w:t xml:space="preserve">Transmission parameters </w:t>
            </w:r>
            <w:r w:rsidRPr="00BE2B58">
              <w:rPr>
                <w:rFonts w:eastAsia="SimSun"/>
                <w:sz w:val="16"/>
                <w:lang w:val="en-US"/>
              </w:rPr>
              <w:t>(</w:t>
            </w:r>
            <w:r w:rsidRPr="00BE2B58">
              <w:rPr>
                <w:rFonts w:eastAsia="SimSun"/>
                <w:i/>
                <w:sz w:val="16"/>
                <w:lang w:val="en-US"/>
              </w:rPr>
              <w:t>cont.</w:t>
            </w:r>
            <w:r w:rsidRPr="00BE2B58">
              <w:rPr>
                <w:rFonts w:eastAsia="SimSun"/>
                <w:sz w:val="16"/>
                <w:lang w:val="en-US"/>
              </w:rPr>
              <w:t>)</w:t>
            </w:r>
          </w:p>
        </w:tc>
        <w:tc>
          <w:tcPr>
            <w:tcW w:w="993" w:type="dxa"/>
            <w:tcBorders>
              <w:top w:val="single" w:sz="4" w:space="0" w:color="auto"/>
              <w:left w:val="nil"/>
              <w:bottom w:val="single" w:sz="4" w:space="0" w:color="auto"/>
              <w:right w:val="nil"/>
            </w:tcBorders>
          </w:tcPr>
          <w:p w14:paraId="29FE496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sz w:val="16"/>
                <w:szCs w:val="16"/>
                <w:lang w:val="en-US"/>
              </w:rPr>
            </w:pPr>
          </w:p>
        </w:tc>
        <w:tc>
          <w:tcPr>
            <w:tcW w:w="997" w:type="dxa"/>
            <w:tcBorders>
              <w:top w:val="single" w:sz="4" w:space="0" w:color="auto"/>
              <w:left w:val="nil"/>
              <w:bottom w:val="single" w:sz="4" w:space="0" w:color="auto"/>
              <w:right w:val="single" w:sz="4" w:space="0" w:color="auto"/>
            </w:tcBorders>
          </w:tcPr>
          <w:p w14:paraId="1B531E9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sz w:val="16"/>
                <w:szCs w:val="16"/>
                <w:lang w:val="en-US"/>
              </w:rPr>
            </w:pPr>
          </w:p>
        </w:tc>
      </w:tr>
      <w:tr w:rsidR="00CE0E58" w:rsidRPr="00BE2B58" w14:paraId="688E3113" w14:textId="77777777" w:rsidTr="009E5724">
        <w:trPr>
          <w:cantSplit/>
          <w:jc w:val="center"/>
        </w:trPr>
        <w:tc>
          <w:tcPr>
            <w:tcW w:w="2122" w:type="dxa"/>
            <w:tcBorders>
              <w:top w:val="single" w:sz="4" w:space="0" w:color="auto"/>
              <w:left w:val="single" w:sz="4" w:space="0" w:color="auto"/>
              <w:bottom w:val="single" w:sz="4" w:space="0" w:color="auto"/>
              <w:right w:val="single" w:sz="4" w:space="0" w:color="auto"/>
            </w:tcBorders>
          </w:tcPr>
          <w:p w14:paraId="6038A37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lang w:val="en-US"/>
              </w:rPr>
              <w:t>Frame length (</w:t>
            </w:r>
            <w:proofErr w:type="spellStart"/>
            <w:r w:rsidRPr="00BE2B58">
              <w:rPr>
                <w:rFonts w:eastAsia="SimSun"/>
                <w:sz w:val="16"/>
                <w:lang w:val="en-US"/>
              </w:rPr>
              <w:t>ms</w:t>
            </w:r>
            <w:proofErr w:type="spellEnd"/>
            <w:r w:rsidRPr="00BE2B58">
              <w:rPr>
                <w:rFonts w:eastAsia="SimSun"/>
                <w:sz w:val="16"/>
                <w:lang w:val="en-US"/>
              </w:rPr>
              <w:t>)</w:t>
            </w:r>
          </w:p>
        </w:tc>
        <w:tc>
          <w:tcPr>
            <w:tcW w:w="992" w:type="dxa"/>
            <w:tcBorders>
              <w:top w:val="single" w:sz="4" w:space="0" w:color="auto"/>
              <w:left w:val="single" w:sz="4" w:space="0" w:color="auto"/>
              <w:bottom w:val="single" w:sz="4" w:space="0" w:color="auto"/>
              <w:right w:val="single" w:sz="4" w:space="0" w:color="auto"/>
            </w:tcBorders>
          </w:tcPr>
          <w:p w14:paraId="77E4AC4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90</w:t>
            </w:r>
          </w:p>
        </w:tc>
        <w:tc>
          <w:tcPr>
            <w:tcW w:w="992" w:type="dxa"/>
            <w:tcBorders>
              <w:top w:val="single" w:sz="4" w:space="0" w:color="auto"/>
              <w:left w:val="single" w:sz="4" w:space="0" w:color="auto"/>
              <w:bottom w:val="single" w:sz="4" w:space="0" w:color="auto"/>
              <w:right w:val="single" w:sz="4" w:space="0" w:color="auto"/>
            </w:tcBorders>
            <w:vAlign w:val="center"/>
          </w:tcPr>
          <w:p w14:paraId="1AB11C2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992" w:type="dxa"/>
            <w:tcBorders>
              <w:top w:val="single" w:sz="4" w:space="0" w:color="auto"/>
              <w:left w:val="single" w:sz="4" w:space="0" w:color="auto"/>
              <w:bottom w:val="single" w:sz="4" w:space="0" w:color="auto"/>
              <w:right w:val="single" w:sz="4" w:space="0" w:color="auto"/>
            </w:tcBorders>
            <w:vAlign w:val="center"/>
          </w:tcPr>
          <w:p w14:paraId="17918BE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5B0522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proofErr w:type="spellStart"/>
            <w:r w:rsidRPr="00BE2B58">
              <w:rPr>
                <w:rFonts w:eastAsia="SimSun"/>
                <w:sz w:val="16"/>
                <w:lang w:val="es-ES_tradnl"/>
              </w:rPr>
              <w:t>Not</w:t>
            </w:r>
            <w:proofErr w:type="spellEnd"/>
            <w:r w:rsidRPr="00BE2B58">
              <w:rPr>
                <w:rFonts w:eastAsia="SimSun"/>
                <w:sz w:val="16"/>
                <w:lang w:val="es-ES_tradnl"/>
              </w:rPr>
              <w:t xml:space="preserve"> </w:t>
            </w:r>
            <w:proofErr w:type="spellStart"/>
            <w:r w:rsidRPr="00BE2B58">
              <w:rPr>
                <w:rFonts w:eastAsia="SimSun"/>
                <w:sz w:val="16"/>
                <w:lang w:val="es-ES_tradnl"/>
              </w:rPr>
              <w:t>applicable</w:t>
            </w:r>
            <w:proofErr w:type="spellEnd"/>
          </w:p>
        </w:tc>
        <w:tc>
          <w:tcPr>
            <w:tcW w:w="1275" w:type="dxa"/>
            <w:tcBorders>
              <w:top w:val="single" w:sz="4" w:space="0" w:color="auto"/>
              <w:left w:val="single" w:sz="4" w:space="0" w:color="auto"/>
              <w:bottom w:val="single" w:sz="4" w:space="0" w:color="auto"/>
              <w:right w:val="single" w:sz="4" w:space="0" w:color="auto"/>
            </w:tcBorders>
          </w:tcPr>
          <w:p w14:paraId="184BFE4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320 and 25.86</w:t>
            </w:r>
            <w:r w:rsidRPr="00BE2B58">
              <w:rPr>
                <w:rFonts w:eastAsia="SimSun"/>
                <w:sz w:val="16"/>
                <w:lang w:val="en-US"/>
              </w:rPr>
              <w:br/>
              <w:t>(random access)</w:t>
            </w:r>
          </w:p>
        </w:tc>
        <w:tc>
          <w:tcPr>
            <w:tcW w:w="1134" w:type="dxa"/>
            <w:tcBorders>
              <w:top w:val="single" w:sz="4" w:space="0" w:color="auto"/>
              <w:left w:val="single" w:sz="4" w:space="0" w:color="auto"/>
              <w:bottom w:val="single" w:sz="4" w:space="0" w:color="auto"/>
              <w:right w:val="single" w:sz="4" w:space="0" w:color="auto"/>
            </w:tcBorders>
          </w:tcPr>
          <w:p w14:paraId="3666C36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40</w:t>
            </w:r>
          </w:p>
        </w:tc>
        <w:tc>
          <w:tcPr>
            <w:tcW w:w="993" w:type="dxa"/>
            <w:tcBorders>
              <w:top w:val="single" w:sz="4" w:space="0" w:color="auto"/>
              <w:left w:val="single" w:sz="4" w:space="0" w:color="auto"/>
              <w:bottom w:val="single" w:sz="4" w:space="0" w:color="auto"/>
              <w:right w:val="single" w:sz="4" w:space="0" w:color="auto"/>
            </w:tcBorders>
          </w:tcPr>
          <w:p w14:paraId="1F634FE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60</w:t>
            </w:r>
          </w:p>
        </w:tc>
        <w:tc>
          <w:tcPr>
            <w:tcW w:w="992" w:type="dxa"/>
            <w:tcBorders>
              <w:top w:val="single" w:sz="4" w:space="0" w:color="auto"/>
              <w:left w:val="single" w:sz="4" w:space="0" w:color="auto"/>
              <w:bottom w:val="single" w:sz="4" w:space="0" w:color="auto"/>
              <w:right w:val="single" w:sz="4" w:space="0" w:color="auto"/>
            </w:tcBorders>
          </w:tcPr>
          <w:p w14:paraId="3FFD836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60</w:t>
            </w:r>
          </w:p>
        </w:tc>
        <w:tc>
          <w:tcPr>
            <w:tcW w:w="992" w:type="dxa"/>
            <w:tcBorders>
              <w:top w:val="single" w:sz="4" w:space="0" w:color="auto"/>
              <w:left w:val="single" w:sz="4" w:space="0" w:color="auto"/>
              <w:bottom w:val="single" w:sz="4" w:space="0" w:color="auto"/>
              <w:right w:val="single" w:sz="4" w:space="0" w:color="auto"/>
            </w:tcBorders>
          </w:tcPr>
          <w:p w14:paraId="7BA6AD2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60</w:t>
            </w:r>
          </w:p>
        </w:tc>
        <w:tc>
          <w:tcPr>
            <w:tcW w:w="992" w:type="dxa"/>
            <w:tcBorders>
              <w:top w:val="single" w:sz="4" w:space="0" w:color="auto"/>
              <w:left w:val="single" w:sz="4" w:space="0" w:color="auto"/>
              <w:bottom w:val="single" w:sz="4" w:space="0" w:color="auto"/>
              <w:right w:val="single" w:sz="4" w:space="0" w:color="auto"/>
            </w:tcBorders>
            <w:vAlign w:val="center"/>
          </w:tcPr>
          <w:p w14:paraId="444DADD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993" w:type="dxa"/>
            <w:tcBorders>
              <w:top w:val="single" w:sz="4" w:space="0" w:color="auto"/>
              <w:left w:val="single" w:sz="4" w:space="0" w:color="auto"/>
              <w:bottom w:val="single" w:sz="4" w:space="0" w:color="auto"/>
              <w:right w:val="single" w:sz="4" w:space="0" w:color="auto"/>
            </w:tcBorders>
          </w:tcPr>
          <w:p w14:paraId="7313414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r w:rsidRPr="00BE2B58">
              <w:rPr>
                <w:rFonts w:eastAsia="SimSun"/>
                <w:sz w:val="16"/>
                <w:szCs w:val="16"/>
              </w:rPr>
              <w:t>50 to 800</w:t>
            </w:r>
          </w:p>
        </w:tc>
        <w:tc>
          <w:tcPr>
            <w:tcW w:w="997" w:type="dxa"/>
            <w:tcBorders>
              <w:top w:val="single" w:sz="4" w:space="0" w:color="auto"/>
              <w:left w:val="single" w:sz="4" w:space="0" w:color="auto"/>
              <w:bottom w:val="single" w:sz="4" w:space="0" w:color="auto"/>
              <w:right w:val="single" w:sz="4" w:space="0" w:color="auto"/>
            </w:tcBorders>
          </w:tcPr>
          <w:p w14:paraId="44BB829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r w:rsidRPr="00BE2B58">
              <w:rPr>
                <w:rFonts w:eastAsia="SimSun"/>
                <w:sz w:val="16"/>
                <w:szCs w:val="16"/>
              </w:rPr>
              <w:t>500 to 1500</w:t>
            </w:r>
          </w:p>
        </w:tc>
      </w:tr>
      <w:tr w:rsidR="00CE0E58" w:rsidRPr="00BE2B58" w14:paraId="6D482DFC" w14:textId="77777777" w:rsidTr="009E5724">
        <w:trPr>
          <w:cantSplit/>
          <w:jc w:val="center"/>
        </w:trPr>
        <w:tc>
          <w:tcPr>
            <w:tcW w:w="2122" w:type="dxa"/>
            <w:tcBorders>
              <w:top w:val="single" w:sz="4" w:space="0" w:color="auto"/>
              <w:left w:val="single" w:sz="4" w:space="0" w:color="auto"/>
              <w:bottom w:val="single" w:sz="4" w:space="0" w:color="auto"/>
              <w:right w:val="single" w:sz="4" w:space="0" w:color="auto"/>
            </w:tcBorders>
          </w:tcPr>
          <w:p w14:paraId="31FD8BA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lang w:val="en-US"/>
              </w:rPr>
              <w:t>Burst rate (kbit/s)</w:t>
            </w:r>
          </w:p>
        </w:tc>
        <w:tc>
          <w:tcPr>
            <w:tcW w:w="992" w:type="dxa"/>
            <w:tcBorders>
              <w:top w:val="single" w:sz="4" w:space="0" w:color="auto"/>
              <w:left w:val="single" w:sz="4" w:space="0" w:color="auto"/>
              <w:bottom w:val="single" w:sz="4" w:space="0" w:color="auto"/>
              <w:right w:val="single" w:sz="4" w:space="0" w:color="auto"/>
            </w:tcBorders>
          </w:tcPr>
          <w:p w14:paraId="66E3792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50</w:t>
            </w:r>
          </w:p>
        </w:tc>
        <w:tc>
          <w:tcPr>
            <w:tcW w:w="992" w:type="dxa"/>
            <w:tcBorders>
              <w:top w:val="single" w:sz="4" w:space="0" w:color="auto"/>
              <w:left w:val="single" w:sz="4" w:space="0" w:color="auto"/>
              <w:bottom w:val="single" w:sz="4" w:space="0" w:color="auto"/>
              <w:right w:val="single" w:sz="4" w:space="0" w:color="auto"/>
            </w:tcBorders>
            <w:vAlign w:val="center"/>
          </w:tcPr>
          <w:p w14:paraId="3FAAE3A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992" w:type="dxa"/>
            <w:tcBorders>
              <w:top w:val="single" w:sz="4" w:space="0" w:color="auto"/>
              <w:left w:val="single" w:sz="4" w:space="0" w:color="auto"/>
              <w:bottom w:val="single" w:sz="4" w:space="0" w:color="auto"/>
              <w:right w:val="single" w:sz="4" w:space="0" w:color="auto"/>
            </w:tcBorders>
            <w:vAlign w:val="center"/>
          </w:tcPr>
          <w:p w14:paraId="19ECFA8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354CE7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Not applicable</w:t>
            </w:r>
          </w:p>
        </w:tc>
        <w:tc>
          <w:tcPr>
            <w:tcW w:w="1275" w:type="dxa"/>
            <w:tcBorders>
              <w:top w:val="single" w:sz="4" w:space="0" w:color="auto"/>
              <w:left w:val="single" w:sz="4" w:space="0" w:color="auto"/>
              <w:bottom w:val="single" w:sz="4" w:space="0" w:color="auto"/>
              <w:right w:val="single" w:sz="4" w:space="0" w:color="auto"/>
            </w:tcBorders>
          </w:tcPr>
          <w:p w14:paraId="57824E0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0.3-9.6</w:t>
            </w:r>
          </w:p>
        </w:tc>
        <w:tc>
          <w:tcPr>
            <w:tcW w:w="1134" w:type="dxa"/>
            <w:tcBorders>
              <w:top w:val="single" w:sz="4" w:space="0" w:color="auto"/>
              <w:left w:val="single" w:sz="4" w:space="0" w:color="auto"/>
              <w:bottom w:val="single" w:sz="4" w:space="0" w:color="auto"/>
              <w:right w:val="single" w:sz="4" w:space="0" w:color="auto"/>
            </w:tcBorders>
          </w:tcPr>
          <w:p w14:paraId="3CF83A5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36</w:t>
            </w:r>
          </w:p>
        </w:tc>
        <w:tc>
          <w:tcPr>
            <w:tcW w:w="993" w:type="dxa"/>
            <w:tcBorders>
              <w:top w:val="single" w:sz="4" w:space="0" w:color="auto"/>
              <w:left w:val="single" w:sz="4" w:space="0" w:color="auto"/>
              <w:bottom w:val="single" w:sz="4" w:space="0" w:color="auto"/>
              <w:right w:val="single" w:sz="4" w:space="0" w:color="auto"/>
            </w:tcBorders>
            <w:vAlign w:val="center"/>
          </w:tcPr>
          <w:p w14:paraId="19E3B0C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992" w:type="dxa"/>
            <w:tcBorders>
              <w:top w:val="single" w:sz="4" w:space="0" w:color="auto"/>
              <w:left w:val="single" w:sz="4" w:space="0" w:color="auto"/>
              <w:bottom w:val="single" w:sz="4" w:space="0" w:color="auto"/>
              <w:right w:val="single" w:sz="4" w:space="0" w:color="auto"/>
            </w:tcBorders>
            <w:vAlign w:val="center"/>
          </w:tcPr>
          <w:p w14:paraId="4F0124C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992" w:type="dxa"/>
            <w:tcBorders>
              <w:top w:val="single" w:sz="4" w:space="0" w:color="auto"/>
              <w:left w:val="single" w:sz="4" w:space="0" w:color="auto"/>
              <w:bottom w:val="single" w:sz="4" w:space="0" w:color="auto"/>
              <w:right w:val="single" w:sz="4" w:space="0" w:color="auto"/>
            </w:tcBorders>
          </w:tcPr>
          <w:p w14:paraId="79EC840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50</w:t>
            </w:r>
          </w:p>
        </w:tc>
        <w:tc>
          <w:tcPr>
            <w:tcW w:w="992" w:type="dxa"/>
            <w:tcBorders>
              <w:top w:val="single" w:sz="4" w:space="0" w:color="auto"/>
              <w:left w:val="single" w:sz="4" w:space="0" w:color="auto"/>
              <w:bottom w:val="single" w:sz="4" w:space="0" w:color="auto"/>
              <w:right w:val="single" w:sz="4" w:space="0" w:color="auto"/>
            </w:tcBorders>
            <w:vAlign w:val="center"/>
          </w:tcPr>
          <w:p w14:paraId="019251B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993" w:type="dxa"/>
            <w:tcBorders>
              <w:top w:val="single" w:sz="4" w:space="0" w:color="auto"/>
              <w:left w:val="single" w:sz="4" w:space="0" w:color="auto"/>
              <w:bottom w:val="single" w:sz="4" w:space="0" w:color="auto"/>
              <w:right w:val="single" w:sz="4" w:space="0" w:color="auto"/>
            </w:tcBorders>
          </w:tcPr>
          <w:p w14:paraId="6556C54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r w:rsidRPr="00BE2B58">
              <w:rPr>
                <w:rFonts w:eastAsia="SimSun"/>
                <w:sz w:val="16"/>
                <w:szCs w:val="16"/>
              </w:rPr>
              <w:t>1 to 4</w:t>
            </w:r>
          </w:p>
        </w:tc>
        <w:tc>
          <w:tcPr>
            <w:tcW w:w="997" w:type="dxa"/>
            <w:tcBorders>
              <w:top w:val="single" w:sz="4" w:space="0" w:color="auto"/>
              <w:left w:val="single" w:sz="4" w:space="0" w:color="auto"/>
              <w:bottom w:val="single" w:sz="4" w:space="0" w:color="auto"/>
              <w:right w:val="single" w:sz="4" w:space="0" w:color="auto"/>
            </w:tcBorders>
          </w:tcPr>
          <w:p w14:paraId="4CDA49A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r w:rsidRPr="00BE2B58">
              <w:rPr>
                <w:rFonts w:eastAsia="SimSun"/>
                <w:sz w:val="16"/>
                <w:szCs w:val="16"/>
              </w:rPr>
              <w:t>0.4 to 2</w:t>
            </w:r>
          </w:p>
        </w:tc>
      </w:tr>
      <w:tr w:rsidR="00CE0E58" w:rsidRPr="00BE2B58" w14:paraId="5F33450E" w14:textId="77777777" w:rsidTr="009E5724">
        <w:trPr>
          <w:cantSplit/>
          <w:jc w:val="center"/>
        </w:trPr>
        <w:tc>
          <w:tcPr>
            <w:tcW w:w="2122" w:type="dxa"/>
            <w:tcBorders>
              <w:top w:val="single" w:sz="4" w:space="0" w:color="auto"/>
              <w:left w:val="single" w:sz="4" w:space="0" w:color="auto"/>
              <w:bottom w:val="single" w:sz="4" w:space="0" w:color="auto"/>
              <w:right w:val="single" w:sz="4" w:space="0" w:color="auto"/>
            </w:tcBorders>
          </w:tcPr>
          <w:p w14:paraId="0518FDB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lang w:val="en-US"/>
              </w:rPr>
              <w:t>Chip rate (Mchip/s)</w:t>
            </w:r>
          </w:p>
        </w:tc>
        <w:tc>
          <w:tcPr>
            <w:tcW w:w="992" w:type="dxa"/>
            <w:tcBorders>
              <w:top w:val="single" w:sz="4" w:space="0" w:color="auto"/>
              <w:left w:val="single" w:sz="4" w:space="0" w:color="auto"/>
              <w:bottom w:val="single" w:sz="4" w:space="0" w:color="auto"/>
              <w:right w:val="single" w:sz="4" w:space="0" w:color="auto"/>
            </w:tcBorders>
            <w:vAlign w:val="center"/>
          </w:tcPr>
          <w:p w14:paraId="2ACAB90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992" w:type="dxa"/>
            <w:tcBorders>
              <w:top w:val="single" w:sz="4" w:space="0" w:color="auto"/>
              <w:left w:val="single" w:sz="4" w:space="0" w:color="auto"/>
              <w:bottom w:val="single" w:sz="4" w:space="0" w:color="auto"/>
              <w:right w:val="single" w:sz="4" w:space="0" w:color="auto"/>
            </w:tcBorders>
          </w:tcPr>
          <w:p w14:paraId="3E2980C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~2</w:t>
            </w:r>
          </w:p>
        </w:tc>
        <w:tc>
          <w:tcPr>
            <w:tcW w:w="992" w:type="dxa"/>
            <w:tcBorders>
              <w:top w:val="single" w:sz="4" w:space="0" w:color="auto"/>
              <w:left w:val="single" w:sz="4" w:space="0" w:color="auto"/>
              <w:bottom w:val="single" w:sz="4" w:space="0" w:color="auto"/>
              <w:right w:val="single" w:sz="4" w:space="0" w:color="auto"/>
            </w:tcBorders>
          </w:tcPr>
          <w:p w14:paraId="593D814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2.56</w:t>
            </w:r>
          </w:p>
        </w:tc>
        <w:tc>
          <w:tcPr>
            <w:tcW w:w="993" w:type="dxa"/>
            <w:gridSpan w:val="2"/>
            <w:tcBorders>
              <w:top w:val="single" w:sz="4" w:space="0" w:color="auto"/>
              <w:left w:val="single" w:sz="4" w:space="0" w:color="auto"/>
              <w:bottom w:val="single" w:sz="4" w:space="0" w:color="auto"/>
              <w:right w:val="single" w:sz="4" w:space="0" w:color="auto"/>
            </w:tcBorders>
          </w:tcPr>
          <w:p w14:paraId="27960CE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1.2288</w:t>
            </w:r>
          </w:p>
        </w:tc>
        <w:tc>
          <w:tcPr>
            <w:tcW w:w="1275" w:type="dxa"/>
            <w:tcBorders>
              <w:top w:val="single" w:sz="4" w:space="0" w:color="auto"/>
              <w:left w:val="single" w:sz="4" w:space="0" w:color="auto"/>
              <w:bottom w:val="single" w:sz="4" w:space="0" w:color="auto"/>
              <w:right w:val="single" w:sz="4" w:space="0" w:color="auto"/>
            </w:tcBorders>
          </w:tcPr>
          <w:p w14:paraId="427936D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1.9 and/or 7.6</w:t>
            </w:r>
          </w:p>
        </w:tc>
        <w:tc>
          <w:tcPr>
            <w:tcW w:w="1134" w:type="dxa"/>
            <w:tcBorders>
              <w:top w:val="single" w:sz="4" w:space="0" w:color="auto"/>
              <w:left w:val="single" w:sz="4" w:space="0" w:color="auto"/>
              <w:bottom w:val="single" w:sz="4" w:space="0" w:color="auto"/>
              <w:right w:val="single" w:sz="4" w:space="0" w:color="auto"/>
            </w:tcBorders>
            <w:vAlign w:val="center"/>
          </w:tcPr>
          <w:p w14:paraId="3F3A59F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993" w:type="dxa"/>
            <w:tcBorders>
              <w:top w:val="single" w:sz="4" w:space="0" w:color="auto"/>
              <w:left w:val="single" w:sz="4" w:space="0" w:color="auto"/>
              <w:bottom w:val="single" w:sz="4" w:space="0" w:color="auto"/>
              <w:right w:val="single" w:sz="4" w:space="0" w:color="auto"/>
            </w:tcBorders>
          </w:tcPr>
          <w:p w14:paraId="3C99E32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0.15</w:t>
            </w:r>
          </w:p>
        </w:tc>
        <w:tc>
          <w:tcPr>
            <w:tcW w:w="992" w:type="dxa"/>
            <w:tcBorders>
              <w:top w:val="single" w:sz="4" w:space="0" w:color="auto"/>
              <w:left w:val="single" w:sz="4" w:space="0" w:color="auto"/>
              <w:bottom w:val="single" w:sz="4" w:space="0" w:color="auto"/>
              <w:right w:val="single" w:sz="4" w:space="0" w:color="auto"/>
            </w:tcBorders>
          </w:tcPr>
          <w:p w14:paraId="76ABE5C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2.4</w:t>
            </w:r>
          </w:p>
        </w:tc>
        <w:tc>
          <w:tcPr>
            <w:tcW w:w="992" w:type="dxa"/>
            <w:tcBorders>
              <w:top w:val="single" w:sz="4" w:space="0" w:color="auto"/>
              <w:left w:val="single" w:sz="4" w:space="0" w:color="auto"/>
              <w:bottom w:val="single" w:sz="4" w:space="0" w:color="auto"/>
              <w:right w:val="single" w:sz="4" w:space="0" w:color="auto"/>
            </w:tcBorders>
          </w:tcPr>
          <w:p w14:paraId="3B9B976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w:t>
            </w:r>
          </w:p>
        </w:tc>
        <w:tc>
          <w:tcPr>
            <w:tcW w:w="992" w:type="dxa"/>
            <w:tcBorders>
              <w:top w:val="single" w:sz="4" w:space="0" w:color="auto"/>
              <w:left w:val="single" w:sz="4" w:space="0" w:color="auto"/>
              <w:bottom w:val="single" w:sz="4" w:space="0" w:color="auto"/>
              <w:right w:val="single" w:sz="4" w:space="0" w:color="auto"/>
            </w:tcBorders>
          </w:tcPr>
          <w:p w14:paraId="5B0C319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0.624</w:t>
            </w:r>
          </w:p>
        </w:tc>
        <w:tc>
          <w:tcPr>
            <w:tcW w:w="993" w:type="dxa"/>
            <w:tcBorders>
              <w:top w:val="single" w:sz="4" w:space="0" w:color="auto"/>
              <w:left w:val="single" w:sz="4" w:space="0" w:color="auto"/>
              <w:bottom w:val="single" w:sz="4" w:space="0" w:color="auto"/>
              <w:right w:val="single" w:sz="4" w:space="0" w:color="auto"/>
            </w:tcBorders>
          </w:tcPr>
          <w:p w14:paraId="7DD772A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szCs w:val="16"/>
              </w:rPr>
              <w:t>1.6 and/or 4.1</w:t>
            </w:r>
          </w:p>
        </w:tc>
        <w:tc>
          <w:tcPr>
            <w:tcW w:w="997" w:type="dxa"/>
            <w:tcBorders>
              <w:top w:val="single" w:sz="4" w:space="0" w:color="auto"/>
              <w:left w:val="single" w:sz="4" w:space="0" w:color="auto"/>
              <w:bottom w:val="single" w:sz="4" w:space="0" w:color="auto"/>
              <w:right w:val="single" w:sz="4" w:space="0" w:color="auto"/>
            </w:tcBorders>
          </w:tcPr>
          <w:p w14:paraId="4D555F3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szCs w:val="16"/>
              </w:rPr>
              <w:t>1.6</w:t>
            </w:r>
          </w:p>
        </w:tc>
      </w:tr>
      <w:tr w:rsidR="00CE0E58" w:rsidRPr="00BE2B58" w14:paraId="7050BFCD" w14:textId="77777777" w:rsidTr="009E5724">
        <w:trPr>
          <w:cantSplit/>
          <w:jc w:val="center"/>
        </w:trPr>
        <w:tc>
          <w:tcPr>
            <w:tcW w:w="2122" w:type="dxa"/>
            <w:tcBorders>
              <w:top w:val="single" w:sz="4" w:space="0" w:color="auto"/>
              <w:left w:val="single" w:sz="4" w:space="0" w:color="auto"/>
              <w:bottom w:val="single" w:sz="4" w:space="0" w:color="auto"/>
              <w:right w:val="single" w:sz="4" w:space="0" w:color="auto"/>
            </w:tcBorders>
          </w:tcPr>
          <w:p w14:paraId="4CED162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lang w:val="en-US"/>
              </w:rPr>
              <w:t>Voice activity factor</w:t>
            </w:r>
          </w:p>
        </w:tc>
        <w:tc>
          <w:tcPr>
            <w:tcW w:w="992" w:type="dxa"/>
            <w:tcBorders>
              <w:top w:val="single" w:sz="4" w:space="0" w:color="auto"/>
              <w:left w:val="single" w:sz="4" w:space="0" w:color="auto"/>
              <w:bottom w:val="single" w:sz="4" w:space="0" w:color="auto"/>
              <w:right w:val="single" w:sz="4" w:space="0" w:color="auto"/>
            </w:tcBorders>
          </w:tcPr>
          <w:p w14:paraId="3E76ED5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0.4</w:t>
            </w:r>
          </w:p>
        </w:tc>
        <w:tc>
          <w:tcPr>
            <w:tcW w:w="992" w:type="dxa"/>
            <w:tcBorders>
              <w:top w:val="single" w:sz="4" w:space="0" w:color="auto"/>
              <w:left w:val="single" w:sz="4" w:space="0" w:color="auto"/>
              <w:bottom w:val="single" w:sz="4" w:space="0" w:color="auto"/>
              <w:right w:val="single" w:sz="4" w:space="0" w:color="auto"/>
            </w:tcBorders>
          </w:tcPr>
          <w:p w14:paraId="737C1E6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0.5</w:t>
            </w:r>
          </w:p>
        </w:tc>
        <w:tc>
          <w:tcPr>
            <w:tcW w:w="992" w:type="dxa"/>
            <w:tcBorders>
              <w:top w:val="single" w:sz="4" w:space="0" w:color="auto"/>
              <w:left w:val="single" w:sz="4" w:space="0" w:color="auto"/>
              <w:bottom w:val="single" w:sz="4" w:space="0" w:color="auto"/>
              <w:right w:val="single" w:sz="4" w:space="0" w:color="auto"/>
            </w:tcBorders>
          </w:tcPr>
          <w:p w14:paraId="7BA6987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0.4</w:t>
            </w:r>
          </w:p>
        </w:tc>
        <w:tc>
          <w:tcPr>
            <w:tcW w:w="993" w:type="dxa"/>
            <w:gridSpan w:val="2"/>
            <w:tcBorders>
              <w:top w:val="single" w:sz="4" w:space="0" w:color="auto"/>
              <w:left w:val="single" w:sz="4" w:space="0" w:color="auto"/>
              <w:bottom w:val="single" w:sz="4" w:space="0" w:color="auto"/>
              <w:right w:val="single" w:sz="4" w:space="0" w:color="auto"/>
            </w:tcBorders>
          </w:tcPr>
          <w:p w14:paraId="41354CE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0.4</w:t>
            </w:r>
          </w:p>
        </w:tc>
        <w:tc>
          <w:tcPr>
            <w:tcW w:w="1275" w:type="dxa"/>
            <w:tcBorders>
              <w:top w:val="single" w:sz="4" w:space="0" w:color="auto"/>
              <w:left w:val="single" w:sz="4" w:space="0" w:color="auto"/>
              <w:bottom w:val="single" w:sz="4" w:space="0" w:color="auto"/>
              <w:right w:val="single" w:sz="4" w:space="0" w:color="auto"/>
            </w:tcBorders>
          </w:tcPr>
          <w:p w14:paraId="34D505A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0.4</w:t>
            </w:r>
          </w:p>
        </w:tc>
        <w:tc>
          <w:tcPr>
            <w:tcW w:w="1134" w:type="dxa"/>
            <w:tcBorders>
              <w:top w:val="single" w:sz="4" w:space="0" w:color="auto"/>
              <w:left w:val="single" w:sz="4" w:space="0" w:color="auto"/>
              <w:bottom w:val="single" w:sz="4" w:space="0" w:color="auto"/>
              <w:right w:val="single" w:sz="4" w:space="0" w:color="auto"/>
            </w:tcBorders>
          </w:tcPr>
          <w:p w14:paraId="6B45A9A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0.4</w:t>
            </w:r>
          </w:p>
        </w:tc>
        <w:tc>
          <w:tcPr>
            <w:tcW w:w="993" w:type="dxa"/>
            <w:tcBorders>
              <w:top w:val="single" w:sz="4" w:space="0" w:color="auto"/>
              <w:left w:val="single" w:sz="4" w:space="0" w:color="auto"/>
              <w:bottom w:val="single" w:sz="4" w:space="0" w:color="auto"/>
              <w:right w:val="single" w:sz="4" w:space="0" w:color="auto"/>
            </w:tcBorders>
            <w:vAlign w:val="center"/>
          </w:tcPr>
          <w:p w14:paraId="6A8B814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992" w:type="dxa"/>
            <w:tcBorders>
              <w:top w:val="single" w:sz="4" w:space="0" w:color="auto"/>
              <w:left w:val="single" w:sz="4" w:space="0" w:color="auto"/>
              <w:bottom w:val="single" w:sz="4" w:space="0" w:color="auto"/>
              <w:right w:val="single" w:sz="4" w:space="0" w:color="auto"/>
            </w:tcBorders>
            <w:vAlign w:val="center"/>
          </w:tcPr>
          <w:p w14:paraId="04EA7D0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992" w:type="dxa"/>
            <w:tcBorders>
              <w:top w:val="single" w:sz="4" w:space="0" w:color="auto"/>
              <w:left w:val="single" w:sz="4" w:space="0" w:color="auto"/>
              <w:bottom w:val="single" w:sz="4" w:space="0" w:color="auto"/>
              <w:right w:val="single" w:sz="4" w:space="0" w:color="auto"/>
            </w:tcBorders>
            <w:vAlign w:val="center"/>
          </w:tcPr>
          <w:p w14:paraId="32CA091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proofErr w:type="spellStart"/>
            <w:r w:rsidRPr="00BE2B58">
              <w:rPr>
                <w:rFonts w:eastAsia="SimSun"/>
                <w:sz w:val="16"/>
                <w:lang w:val="es-ES_tradnl"/>
              </w:rPr>
              <w:t>Not</w:t>
            </w:r>
            <w:proofErr w:type="spellEnd"/>
            <w:r w:rsidRPr="00BE2B58">
              <w:rPr>
                <w:rFonts w:eastAsia="SimSun"/>
                <w:sz w:val="16"/>
                <w:lang w:val="es-ES_tradnl"/>
              </w:rPr>
              <w:t xml:space="preserve"> </w:t>
            </w:r>
            <w:proofErr w:type="spellStart"/>
            <w:r w:rsidRPr="00BE2B58">
              <w:rPr>
                <w:rFonts w:eastAsia="SimSun"/>
                <w:sz w:val="16"/>
                <w:lang w:val="es-ES_tradnl"/>
              </w:rPr>
              <w:t>applicable</w:t>
            </w:r>
            <w:proofErr w:type="spellEnd"/>
          </w:p>
        </w:tc>
        <w:tc>
          <w:tcPr>
            <w:tcW w:w="992" w:type="dxa"/>
            <w:tcBorders>
              <w:top w:val="single" w:sz="4" w:space="0" w:color="auto"/>
              <w:left w:val="single" w:sz="4" w:space="0" w:color="auto"/>
              <w:bottom w:val="single" w:sz="4" w:space="0" w:color="auto"/>
              <w:right w:val="single" w:sz="4" w:space="0" w:color="auto"/>
            </w:tcBorders>
            <w:vAlign w:val="center"/>
          </w:tcPr>
          <w:p w14:paraId="0BCAC77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993" w:type="dxa"/>
            <w:tcBorders>
              <w:top w:val="single" w:sz="4" w:space="0" w:color="auto"/>
              <w:left w:val="single" w:sz="4" w:space="0" w:color="auto"/>
              <w:bottom w:val="single" w:sz="4" w:space="0" w:color="auto"/>
              <w:right w:val="single" w:sz="4" w:space="0" w:color="auto"/>
            </w:tcBorders>
            <w:vAlign w:val="center"/>
          </w:tcPr>
          <w:p w14:paraId="7D53D8F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proofErr w:type="spellStart"/>
            <w:r w:rsidRPr="00BE2B58">
              <w:rPr>
                <w:rFonts w:eastAsia="SimSun"/>
                <w:sz w:val="16"/>
                <w:szCs w:val="16"/>
                <w:lang w:val="es-ES_tradnl"/>
              </w:rPr>
              <w:t>Not</w:t>
            </w:r>
            <w:proofErr w:type="spellEnd"/>
            <w:r w:rsidRPr="00BE2B58">
              <w:rPr>
                <w:rFonts w:eastAsia="SimSun"/>
                <w:sz w:val="16"/>
                <w:szCs w:val="16"/>
                <w:lang w:val="es-ES_tradnl"/>
              </w:rPr>
              <w:t xml:space="preserve"> </w:t>
            </w:r>
            <w:proofErr w:type="spellStart"/>
            <w:r w:rsidRPr="00BE2B58">
              <w:rPr>
                <w:rFonts w:eastAsia="SimSun"/>
                <w:sz w:val="16"/>
                <w:szCs w:val="16"/>
                <w:lang w:val="es-ES_tradnl"/>
              </w:rPr>
              <w:t>applicable</w:t>
            </w:r>
            <w:proofErr w:type="spellEnd"/>
          </w:p>
        </w:tc>
        <w:tc>
          <w:tcPr>
            <w:tcW w:w="997" w:type="dxa"/>
            <w:tcBorders>
              <w:top w:val="single" w:sz="4" w:space="0" w:color="auto"/>
              <w:left w:val="single" w:sz="4" w:space="0" w:color="auto"/>
              <w:bottom w:val="single" w:sz="4" w:space="0" w:color="auto"/>
              <w:right w:val="single" w:sz="4" w:space="0" w:color="auto"/>
            </w:tcBorders>
            <w:vAlign w:val="center"/>
          </w:tcPr>
          <w:p w14:paraId="14B7F57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r w:rsidRPr="00BE2B58">
              <w:rPr>
                <w:rFonts w:eastAsia="SimSun"/>
                <w:sz w:val="16"/>
                <w:szCs w:val="16"/>
              </w:rPr>
              <w:t>Not applicable</w:t>
            </w:r>
          </w:p>
        </w:tc>
      </w:tr>
      <w:tr w:rsidR="00CE0E58" w:rsidRPr="00BE2B58" w14:paraId="7FF4D74D" w14:textId="77777777" w:rsidTr="009E5724">
        <w:trPr>
          <w:cantSplit/>
          <w:jc w:val="center"/>
        </w:trPr>
        <w:tc>
          <w:tcPr>
            <w:tcW w:w="2122" w:type="dxa"/>
            <w:tcBorders>
              <w:top w:val="single" w:sz="4" w:space="0" w:color="auto"/>
              <w:left w:val="single" w:sz="4" w:space="0" w:color="auto"/>
              <w:bottom w:val="single" w:sz="4" w:space="0" w:color="auto"/>
              <w:right w:val="single" w:sz="4" w:space="0" w:color="auto"/>
            </w:tcBorders>
          </w:tcPr>
          <w:p w14:paraId="64DB190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lang w:val="en-US"/>
              </w:rPr>
              <w:t>RF carrier spacing (MHz)</w:t>
            </w:r>
          </w:p>
        </w:tc>
        <w:tc>
          <w:tcPr>
            <w:tcW w:w="992" w:type="dxa"/>
            <w:tcBorders>
              <w:top w:val="single" w:sz="4" w:space="0" w:color="auto"/>
              <w:left w:val="single" w:sz="4" w:space="0" w:color="auto"/>
              <w:bottom w:val="single" w:sz="4" w:space="0" w:color="auto"/>
              <w:right w:val="single" w:sz="4" w:space="0" w:color="auto"/>
            </w:tcBorders>
          </w:tcPr>
          <w:p w14:paraId="445CF20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0.04167</w:t>
            </w:r>
          </w:p>
        </w:tc>
        <w:tc>
          <w:tcPr>
            <w:tcW w:w="992" w:type="dxa"/>
            <w:tcBorders>
              <w:top w:val="single" w:sz="4" w:space="0" w:color="auto"/>
              <w:left w:val="single" w:sz="4" w:space="0" w:color="auto"/>
              <w:bottom w:val="single" w:sz="4" w:space="0" w:color="auto"/>
              <w:right w:val="single" w:sz="4" w:space="0" w:color="auto"/>
            </w:tcBorders>
            <w:vAlign w:val="center"/>
          </w:tcPr>
          <w:p w14:paraId="3CBE868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992" w:type="dxa"/>
            <w:tcBorders>
              <w:top w:val="single" w:sz="4" w:space="0" w:color="auto"/>
              <w:left w:val="single" w:sz="4" w:space="0" w:color="auto"/>
              <w:bottom w:val="single" w:sz="4" w:space="0" w:color="auto"/>
              <w:right w:val="single" w:sz="4" w:space="0" w:color="auto"/>
            </w:tcBorders>
          </w:tcPr>
          <w:p w14:paraId="743BF6E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lang w:val="en-US"/>
              </w:rPr>
            </w:pPr>
            <w:r w:rsidRPr="00BE2B58">
              <w:rPr>
                <w:rFonts w:eastAsia="SimSun"/>
                <w:sz w:val="16"/>
                <w:lang w:val="en-US"/>
              </w:rPr>
              <w:t>To be determined</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B7B100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1275" w:type="dxa"/>
            <w:tcBorders>
              <w:top w:val="single" w:sz="4" w:space="0" w:color="auto"/>
              <w:left w:val="single" w:sz="4" w:space="0" w:color="auto"/>
              <w:bottom w:val="single" w:sz="4" w:space="0" w:color="auto"/>
              <w:right w:val="single" w:sz="4" w:space="0" w:color="auto"/>
            </w:tcBorders>
          </w:tcPr>
          <w:p w14:paraId="7B227A7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1134" w:type="dxa"/>
            <w:tcBorders>
              <w:top w:val="single" w:sz="4" w:space="0" w:color="auto"/>
              <w:left w:val="single" w:sz="4" w:space="0" w:color="auto"/>
              <w:bottom w:val="single" w:sz="4" w:space="0" w:color="auto"/>
              <w:right w:val="single" w:sz="4" w:space="0" w:color="auto"/>
            </w:tcBorders>
          </w:tcPr>
          <w:p w14:paraId="74C006B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0.025</w:t>
            </w:r>
          </w:p>
        </w:tc>
        <w:tc>
          <w:tcPr>
            <w:tcW w:w="993" w:type="dxa"/>
            <w:tcBorders>
              <w:top w:val="single" w:sz="4" w:space="0" w:color="auto"/>
              <w:left w:val="single" w:sz="4" w:space="0" w:color="auto"/>
              <w:bottom w:val="single" w:sz="4" w:space="0" w:color="auto"/>
              <w:right w:val="single" w:sz="4" w:space="0" w:color="auto"/>
            </w:tcBorders>
          </w:tcPr>
          <w:p w14:paraId="05CF317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0.05</w:t>
            </w:r>
          </w:p>
        </w:tc>
        <w:tc>
          <w:tcPr>
            <w:tcW w:w="992" w:type="dxa"/>
            <w:tcBorders>
              <w:top w:val="single" w:sz="4" w:space="0" w:color="auto"/>
              <w:left w:val="single" w:sz="4" w:space="0" w:color="auto"/>
              <w:bottom w:val="single" w:sz="4" w:space="0" w:color="auto"/>
              <w:right w:val="single" w:sz="4" w:space="0" w:color="auto"/>
            </w:tcBorders>
          </w:tcPr>
          <w:p w14:paraId="78A8791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0.05</w:t>
            </w:r>
          </w:p>
        </w:tc>
        <w:tc>
          <w:tcPr>
            <w:tcW w:w="992" w:type="dxa"/>
            <w:tcBorders>
              <w:top w:val="single" w:sz="4" w:space="0" w:color="auto"/>
              <w:left w:val="single" w:sz="4" w:space="0" w:color="auto"/>
              <w:bottom w:val="single" w:sz="4" w:space="0" w:color="auto"/>
              <w:right w:val="single" w:sz="4" w:space="0" w:color="auto"/>
            </w:tcBorders>
          </w:tcPr>
          <w:p w14:paraId="723B4F2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0.25</w:t>
            </w:r>
          </w:p>
        </w:tc>
        <w:tc>
          <w:tcPr>
            <w:tcW w:w="992" w:type="dxa"/>
            <w:tcBorders>
              <w:top w:val="single" w:sz="4" w:space="0" w:color="auto"/>
              <w:left w:val="single" w:sz="4" w:space="0" w:color="auto"/>
              <w:bottom w:val="single" w:sz="4" w:space="0" w:color="auto"/>
              <w:right w:val="single" w:sz="4" w:space="0" w:color="auto"/>
            </w:tcBorders>
          </w:tcPr>
          <w:p w14:paraId="6858BB0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1.25</w:t>
            </w:r>
          </w:p>
        </w:tc>
        <w:tc>
          <w:tcPr>
            <w:tcW w:w="993" w:type="dxa"/>
            <w:tcBorders>
              <w:top w:val="single" w:sz="4" w:space="0" w:color="auto"/>
              <w:left w:val="single" w:sz="4" w:space="0" w:color="auto"/>
              <w:bottom w:val="single" w:sz="4" w:space="0" w:color="auto"/>
              <w:right w:val="single" w:sz="4" w:space="0" w:color="auto"/>
            </w:tcBorders>
            <w:vAlign w:val="center"/>
          </w:tcPr>
          <w:p w14:paraId="2F0BBB0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proofErr w:type="spellStart"/>
            <w:r w:rsidRPr="00BE2B58">
              <w:rPr>
                <w:rFonts w:eastAsia="SimSun"/>
                <w:sz w:val="16"/>
                <w:szCs w:val="16"/>
                <w:lang w:val="es-ES_tradnl"/>
              </w:rPr>
              <w:t>Not</w:t>
            </w:r>
            <w:proofErr w:type="spellEnd"/>
            <w:r w:rsidRPr="00BE2B58">
              <w:rPr>
                <w:rFonts w:eastAsia="SimSun"/>
                <w:sz w:val="16"/>
                <w:szCs w:val="16"/>
                <w:lang w:val="es-ES_tradnl"/>
              </w:rPr>
              <w:t xml:space="preserve"> </w:t>
            </w:r>
            <w:proofErr w:type="spellStart"/>
            <w:r w:rsidRPr="00BE2B58">
              <w:rPr>
                <w:rFonts w:eastAsia="SimSun"/>
                <w:sz w:val="16"/>
                <w:szCs w:val="16"/>
                <w:lang w:val="es-ES_tradnl"/>
              </w:rPr>
              <w:t>applicable</w:t>
            </w:r>
            <w:proofErr w:type="spellEnd"/>
          </w:p>
        </w:tc>
        <w:tc>
          <w:tcPr>
            <w:tcW w:w="997" w:type="dxa"/>
            <w:tcBorders>
              <w:top w:val="single" w:sz="4" w:space="0" w:color="auto"/>
              <w:left w:val="single" w:sz="4" w:space="0" w:color="auto"/>
              <w:bottom w:val="single" w:sz="4" w:space="0" w:color="auto"/>
              <w:right w:val="single" w:sz="4" w:space="0" w:color="auto"/>
            </w:tcBorders>
            <w:vAlign w:val="center"/>
          </w:tcPr>
          <w:p w14:paraId="70120FC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szCs w:val="16"/>
              </w:rPr>
              <w:t>Not applicable</w:t>
            </w:r>
          </w:p>
        </w:tc>
      </w:tr>
      <w:tr w:rsidR="00CE0E58" w:rsidRPr="00BE2B58" w14:paraId="7CFB2B30" w14:textId="77777777" w:rsidTr="009E5724">
        <w:trPr>
          <w:cantSplit/>
          <w:jc w:val="center"/>
        </w:trPr>
        <w:tc>
          <w:tcPr>
            <w:tcW w:w="2122" w:type="dxa"/>
            <w:tcBorders>
              <w:top w:val="single" w:sz="4" w:space="0" w:color="auto"/>
              <w:left w:val="single" w:sz="4" w:space="0" w:color="auto"/>
              <w:bottom w:val="single" w:sz="4" w:space="0" w:color="auto"/>
              <w:right w:val="single" w:sz="4" w:space="0" w:color="auto"/>
            </w:tcBorders>
          </w:tcPr>
          <w:p w14:paraId="6EF4AF3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lang w:val="en-US"/>
              </w:rPr>
              <w:t>RF channel bandwidth (MHz)</w:t>
            </w:r>
          </w:p>
        </w:tc>
        <w:tc>
          <w:tcPr>
            <w:tcW w:w="992" w:type="dxa"/>
            <w:tcBorders>
              <w:top w:val="single" w:sz="4" w:space="0" w:color="auto"/>
              <w:left w:val="single" w:sz="4" w:space="0" w:color="auto"/>
              <w:bottom w:val="single" w:sz="4" w:space="0" w:color="auto"/>
              <w:right w:val="single" w:sz="4" w:space="0" w:color="auto"/>
            </w:tcBorders>
            <w:vAlign w:val="center"/>
          </w:tcPr>
          <w:p w14:paraId="3BF2AFC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992" w:type="dxa"/>
            <w:tcBorders>
              <w:top w:val="single" w:sz="4" w:space="0" w:color="auto"/>
              <w:left w:val="single" w:sz="4" w:space="0" w:color="auto"/>
              <w:bottom w:val="single" w:sz="4" w:space="0" w:color="auto"/>
              <w:right w:val="single" w:sz="4" w:space="0" w:color="auto"/>
            </w:tcBorders>
          </w:tcPr>
          <w:p w14:paraId="684DC38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2.5</w:t>
            </w:r>
          </w:p>
        </w:tc>
        <w:tc>
          <w:tcPr>
            <w:tcW w:w="992" w:type="dxa"/>
            <w:tcBorders>
              <w:top w:val="single" w:sz="4" w:space="0" w:color="auto"/>
              <w:left w:val="single" w:sz="4" w:space="0" w:color="auto"/>
              <w:bottom w:val="single" w:sz="4" w:space="0" w:color="auto"/>
              <w:right w:val="single" w:sz="4" w:space="0" w:color="auto"/>
            </w:tcBorders>
          </w:tcPr>
          <w:p w14:paraId="0A51E26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lang w:val="en-US"/>
              </w:rPr>
            </w:pPr>
            <w:r w:rsidRPr="00BE2B58">
              <w:rPr>
                <w:rFonts w:eastAsia="SimSun"/>
                <w:sz w:val="16"/>
                <w:lang w:val="en-US"/>
              </w:rPr>
              <w:t>To be determined</w:t>
            </w:r>
          </w:p>
        </w:tc>
        <w:tc>
          <w:tcPr>
            <w:tcW w:w="993" w:type="dxa"/>
            <w:gridSpan w:val="2"/>
            <w:tcBorders>
              <w:top w:val="single" w:sz="4" w:space="0" w:color="auto"/>
              <w:left w:val="single" w:sz="4" w:space="0" w:color="auto"/>
              <w:bottom w:val="single" w:sz="4" w:space="0" w:color="auto"/>
              <w:right w:val="single" w:sz="4" w:space="0" w:color="auto"/>
            </w:tcBorders>
          </w:tcPr>
          <w:p w14:paraId="0267B8F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1.2</w:t>
            </w:r>
          </w:p>
        </w:tc>
        <w:tc>
          <w:tcPr>
            <w:tcW w:w="1275" w:type="dxa"/>
            <w:tcBorders>
              <w:top w:val="single" w:sz="4" w:space="0" w:color="auto"/>
              <w:left w:val="single" w:sz="4" w:space="0" w:color="auto"/>
              <w:bottom w:val="single" w:sz="4" w:space="0" w:color="auto"/>
              <w:right w:val="single" w:sz="4" w:space="0" w:color="auto"/>
            </w:tcBorders>
          </w:tcPr>
          <w:p w14:paraId="603018B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Not applicable</w:t>
            </w:r>
          </w:p>
        </w:tc>
        <w:tc>
          <w:tcPr>
            <w:tcW w:w="1134" w:type="dxa"/>
            <w:tcBorders>
              <w:top w:val="single" w:sz="4" w:space="0" w:color="auto"/>
              <w:left w:val="single" w:sz="4" w:space="0" w:color="auto"/>
              <w:bottom w:val="single" w:sz="4" w:space="0" w:color="auto"/>
              <w:right w:val="single" w:sz="4" w:space="0" w:color="auto"/>
            </w:tcBorders>
          </w:tcPr>
          <w:p w14:paraId="3030689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0.025</w:t>
            </w:r>
          </w:p>
        </w:tc>
        <w:tc>
          <w:tcPr>
            <w:tcW w:w="993" w:type="dxa"/>
            <w:tcBorders>
              <w:top w:val="single" w:sz="4" w:space="0" w:color="auto"/>
              <w:left w:val="single" w:sz="4" w:space="0" w:color="auto"/>
              <w:bottom w:val="single" w:sz="4" w:space="0" w:color="auto"/>
              <w:right w:val="single" w:sz="4" w:space="0" w:color="auto"/>
            </w:tcBorders>
          </w:tcPr>
          <w:p w14:paraId="4C2A3AD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0.5</w:t>
            </w:r>
          </w:p>
        </w:tc>
        <w:tc>
          <w:tcPr>
            <w:tcW w:w="992" w:type="dxa"/>
            <w:tcBorders>
              <w:top w:val="single" w:sz="4" w:space="0" w:color="auto"/>
              <w:left w:val="single" w:sz="4" w:space="0" w:color="auto"/>
              <w:bottom w:val="single" w:sz="4" w:space="0" w:color="auto"/>
              <w:right w:val="single" w:sz="4" w:space="0" w:color="auto"/>
            </w:tcBorders>
          </w:tcPr>
          <w:p w14:paraId="0B20CC0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5.8</w:t>
            </w:r>
          </w:p>
        </w:tc>
        <w:tc>
          <w:tcPr>
            <w:tcW w:w="992" w:type="dxa"/>
            <w:tcBorders>
              <w:top w:val="single" w:sz="4" w:space="0" w:color="auto"/>
              <w:left w:val="single" w:sz="4" w:space="0" w:color="auto"/>
              <w:bottom w:val="single" w:sz="4" w:space="0" w:color="auto"/>
              <w:right w:val="single" w:sz="4" w:space="0" w:color="auto"/>
            </w:tcBorders>
          </w:tcPr>
          <w:p w14:paraId="043F4A8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2.05</w:t>
            </w:r>
          </w:p>
        </w:tc>
        <w:tc>
          <w:tcPr>
            <w:tcW w:w="992" w:type="dxa"/>
            <w:tcBorders>
              <w:top w:val="single" w:sz="4" w:space="0" w:color="auto"/>
              <w:left w:val="single" w:sz="4" w:space="0" w:color="auto"/>
              <w:bottom w:val="single" w:sz="4" w:space="0" w:color="auto"/>
              <w:right w:val="single" w:sz="4" w:space="0" w:color="auto"/>
            </w:tcBorders>
          </w:tcPr>
          <w:p w14:paraId="0B1A38A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1.25</w:t>
            </w:r>
          </w:p>
        </w:tc>
        <w:tc>
          <w:tcPr>
            <w:tcW w:w="993" w:type="dxa"/>
            <w:tcBorders>
              <w:top w:val="single" w:sz="4" w:space="0" w:color="auto"/>
              <w:left w:val="single" w:sz="4" w:space="0" w:color="auto"/>
              <w:bottom w:val="single" w:sz="4" w:space="0" w:color="auto"/>
              <w:right w:val="single" w:sz="4" w:space="0" w:color="auto"/>
            </w:tcBorders>
          </w:tcPr>
          <w:p w14:paraId="07FBB623"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2B4AED">
              <w:rPr>
                <w:rFonts w:eastAsia="SimSun"/>
                <w:sz w:val="16"/>
                <w:szCs w:val="16"/>
              </w:rPr>
              <w:t>*</w:t>
            </w:r>
          </w:p>
        </w:tc>
        <w:tc>
          <w:tcPr>
            <w:tcW w:w="997" w:type="dxa"/>
            <w:tcBorders>
              <w:top w:val="single" w:sz="4" w:space="0" w:color="auto"/>
              <w:left w:val="single" w:sz="4" w:space="0" w:color="auto"/>
              <w:bottom w:val="single" w:sz="4" w:space="0" w:color="auto"/>
              <w:right w:val="single" w:sz="4" w:space="0" w:color="auto"/>
            </w:tcBorders>
          </w:tcPr>
          <w:p w14:paraId="5E8705ED"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2B4AED">
              <w:rPr>
                <w:rFonts w:eastAsia="SimSun"/>
                <w:sz w:val="16"/>
                <w:szCs w:val="16"/>
              </w:rPr>
              <w:t>*</w:t>
            </w:r>
          </w:p>
        </w:tc>
      </w:tr>
      <w:tr w:rsidR="00CE0E58" w:rsidRPr="00BE2B58" w14:paraId="25E4C4FD" w14:textId="77777777" w:rsidTr="009E5724">
        <w:trPr>
          <w:cantSplit/>
          <w:jc w:val="center"/>
        </w:trPr>
        <w:tc>
          <w:tcPr>
            <w:tcW w:w="2122" w:type="dxa"/>
            <w:tcBorders>
              <w:top w:val="single" w:sz="4" w:space="0" w:color="auto"/>
              <w:left w:val="single" w:sz="4" w:space="0" w:color="auto"/>
              <w:bottom w:val="single" w:sz="4" w:space="0" w:color="auto"/>
              <w:right w:val="single" w:sz="4" w:space="0" w:color="auto"/>
            </w:tcBorders>
          </w:tcPr>
          <w:p w14:paraId="4AB4C55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lang w:val="en-US"/>
              </w:rPr>
              <w:t>Modulation bandwidth (MHz)</w:t>
            </w:r>
          </w:p>
        </w:tc>
        <w:tc>
          <w:tcPr>
            <w:tcW w:w="992" w:type="dxa"/>
            <w:tcBorders>
              <w:top w:val="single" w:sz="4" w:space="0" w:color="auto"/>
              <w:left w:val="single" w:sz="4" w:space="0" w:color="auto"/>
              <w:bottom w:val="single" w:sz="4" w:space="0" w:color="auto"/>
              <w:right w:val="single" w:sz="4" w:space="0" w:color="auto"/>
            </w:tcBorders>
          </w:tcPr>
          <w:p w14:paraId="1402E8C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0.0315</w:t>
            </w:r>
          </w:p>
        </w:tc>
        <w:tc>
          <w:tcPr>
            <w:tcW w:w="992" w:type="dxa"/>
            <w:tcBorders>
              <w:top w:val="single" w:sz="4" w:space="0" w:color="auto"/>
              <w:left w:val="single" w:sz="4" w:space="0" w:color="auto"/>
              <w:bottom w:val="single" w:sz="4" w:space="0" w:color="auto"/>
              <w:right w:val="single" w:sz="4" w:space="0" w:color="auto"/>
            </w:tcBorders>
          </w:tcPr>
          <w:p w14:paraId="4EA8FC2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2.5</w:t>
            </w:r>
          </w:p>
        </w:tc>
        <w:tc>
          <w:tcPr>
            <w:tcW w:w="992" w:type="dxa"/>
            <w:tcBorders>
              <w:top w:val="single" w:sz="4" w:space="0" w:color="auto"/>
              <w:left w:val="single" w:sz="4" w:space="0" w:color="auto"/>
              <w:bottom w:val="single" w:sz="4" w:space="0" w:color="auto"/>
              <w:right w:val="single" w:sz="4" w:space="0" w:color="auto"/>
            </w:tcBorders>
          </w:tcPr>
          <w:p w14:paraId="43DE203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lang w:val="en-US"/>
              </w:rPr>
            </w:pPr>
            <w:r w:rsidRPr="00BE2B58">
              <w:rPr>
                <w:rFonts w:eastAsia="SimSun"/>
                <w:sz w:val="16"/>
                <w:lang w:val="en-US"/>
              </w:rPr>
              <w:t>To be determined</w:t>
            </w:r>
          </w:p>
        </w:tc>
        <w:tc>
          <w:tcPr>
            <w:tcW w:w="993" w:type="dxa"/>
            <w:gridSpan w:val="2"/>
            <w:tcBorders>
              <w:top w:val="single" w:sz="4" w:space="0" w:color="auto"/>
              <w:left w:val="single" w:sz="4" w:space="0" w:color="auto"/>
              <w:bottom w:val="single" w:sz="4" w:space="0" w:color="auto"/>
              <w:right w:val="single" w:sz="4" w:space="0" w:color="auto"/>
            </w:tcBorders>
          </w:tcPr>
          <w:p w14:paraId="3B8597D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1.2</w:t>
            </w:r>
          </w:p>
        </w:tc>
        <w:tc>
          <w:tcPr>
            <w:tcW w:w="1275" w:type="dxa"/>
            <w:tcBorders>
              <w:top w:val="single" w:sz="4" w:space="0" w:color="auto"/>
              <w:left w:val="single" w:sz="4" w:space="0" w:color="auto"/>
              <w:bottom w:val="single" w:sz="4" w:space="0" w:color="auto"/>
              <w:right w:val="single" w:sz="4" w:space="0" w:color="auto"/>
            </w:tcBorders>
          </w:tcPr>
          <w:p w14:paraId="0F2015F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1.9 and/or 7.6</w:t>
            </w:r>
          </w:p>
        </w:tc>
        <w:tc>
          <w:tcPr>
            <w:tcW w:w="1134" w:type="dxa"/>
            <w:tcBorders>
              <w:top w:val="single" w:sz="4" w:space="0" w:color="auto"/>
              <w:left w:val="single" w:sz="4" w:space="0" w:color="auto"/>
              <w:bottom w:val="single" w:sz="4" w:space="0" w:color="auto"/>
              <w:right w:val="single" w:sz="4" w:space="0" w:color="auto"/>
            </w:tcBorders>
          </w:tcPr>
          <w:p w14:paraId="5CF750F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0.025</w:t>
            </w:r>
          </w:p>
        </w:tc>
        <w:tc>
          <w:tcPr>
            <w:tcW w:w="993" w:type="dxa"/>
            <w:tcBorders>
              <w:top w:val="single" w:sz="4" w:space="0" w:color="auto"/>
              <w:left w:val="single" w:sz="4" w:space="0" w:color="auto"/>
              <w:bottom w:val="single" w:sz="4" w:space="0" w:color="auto"/>
              <w:right w:val="single" w:sz="4" w:space="0" w:color="auto"/>
            </w:tcBorders>
          </w:tcPr>
          <w:p w14:paraId="16E8E77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0.5</w:t>
            </w:r>
          </w:p>
        </w:tc>
        <w:tc>
          <w:tcPr>
            <w:tcW w:w="992" w:type="dxa"/>
            <w:tcBorders>
              <w:top w:val="single" w:sz="4" w:space="0" w:color="auto"/>
              <w:left w:val="single" w:sz="4" w:space="0" w:color="auto"/>
              <w:bottom w:val="single" w:sz="4" w:space="0" w:color="auto"/>
              <w:right w:val="single" w:sz="4" w:space="0" w:color="auto"/>
            </w:tcBorders>
          </w:tcPr>
          <w:p w14:paraId="0004D01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5.8</w:t>
            </w:r>
          </w:p>
        </w:tc>
        <w:tc>
          <w:tcPr>
            <w:tcW w:w="992" w:type="dxa"/>
            <w:tcBorders>
              <w:top w:val="single" w:sz="4" w:space="0" w:color="auto"/>
              <w:left w:val="single" w:sz="4" w:space="0" w:color="auto"/>
              <w:bottom w:val="single" w:sz="4" w:space="0" w:color="auto"/>
              <w:right w:val="single" w:sz="4" w:space="0" w:color="auto"/>
            </w:tcBorders>
          </w:tcPr>
          <w:p w14:paraId="53AFF8F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2.05</w:t>
            </w:r>
          </w:p>
        </w:tc>
        <w:tc>
          <w:tcPr>
            <w:tcW w:w="992" w:type="dxa"/>
            <w:tcBorders>
              <w:top w:val="single" w:sz="4" w:space="0" w:color="auto"/>
              <w:left w:val="single" w:sz="4" w:space="0" w:color="auto"/>
              <w:bottom w:val="single" w:sz="4" w:space="0" w:color="auto"/>
              <w:right w:val="single" w:sz="4" w:space="0" w:color="auto"/>
            </w:tcBorders>
          </w:tcPr>
          <w:p w14:paraId="20EF0A2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1.25</w:t>
            </w:r>
          </w:p>
        </w:tc>
        <w:tc>
          <w:tcPr>
            <w:tcW w:w="993" w:type="dxa"/>
            <w:tcBorders>
              <w:top w:val="single" w:sz="4" w:space="0" w:color="auto"/>
              <w:left w:val="single" w:sz="4" w:space="0" w:color="auto"/>
              <w:bottom w:val="single" w:sz="4" w:space="0" w:color="auto"/>
              <w:right w:val="single" w:sz="4" w:space="0" w:color="auto"/>
            </w:tcBorders>
          </w:tcPr>
          <w:p w14:paraId="0D663E0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r w:rsidRPr="00BE2B58">
              <w:rPr>
                <w:rFonts w:eastAsia="SimSun"/>
                <w:sz w:val="16"/>
                <w:szCs w:val="16"/>
              </w:rPr>
              <w:t>3.2 and/or 8.2</w:t>
            </w:r>
          </w:p>
        </w:tc>
        <w:tc>
          <w:tcPr>
            <w:tcW w:w="997" w:type="dxa"/>
            <w:tcBorders>
              <w:top w:val="single" w:sz="4" w:space="0" w:color="auto"/>
              <w:left w:val="single" w:sz="4" w:space="0" w:color="auto"/>
              <w:bottom w:val="single" w:sz="4" w:space="0" w:color="auto"/>
              <w:right w:val="single" w:sz="4" w:space="0" w:color="auto"/>
            </w:tcBorders>
          </w:tcPr>
          <w:p w14:paraId="2665AE8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r w:rsidRPr="00BE2B58">
              <w:rPr>
                <w:rFonts w:eastAsia="SimSun"/>
                <w:sz w:val="16"/>
                <w:szCs w:val="16"/>
              </w:rPr>
              <w:t>3.2</w:t>
            </w:r>
          </w:p>
        </w:tc>
      </w:tr>
      <w:tr w:rsidR="00CE0E58" w:rsidRPr="00BE2B58" w14:paraId="00E2990C" w14:textId="77777777" w:rsidTr="009E5724">
        <w:trPr>
          <w:cantSplit/>
          <w:jc w:val="center"/>
        </w:trPr>
        <w:tc>
          <w:tcPr>
            <w:tcW w:w="2122" w:type="dxa"/>
            <w:tcBorders>
              <w:top w:val="single" w:sz="4" w:space="0" w:color="auto"/>
              <w:left w:val="single" w:sz="4" w:space="0" w:color="auto"/>
              <w:bottom w:val="single" w:sz="4" w:space="0" w:color="auto"/>
              <w:right w:val="single" w:sz="4" w:space="0" w:color="auto"/>
            </w:tcBorders>
          </w:tcPr>
          <w:p w14:paraId="5465D8E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i/>
                <w:sz w:val="16"/>
                <w:lang w:val="en-US"/>
              </w:rPr>
              <w:t>Required E</w:t>
            </w:r>
            <w:r w:rsidRPr="00BE2B58">
              <w:rPr>
                <w:rFonts w:eastAsia="SimSun"/>
                <w:i/>
                <w:sz w:val="16"/>
                <w:vertAlign w:val="subscript"/>
                <w:lang w:val="en-US"/>
              </w:rPr>
              <w:t>b</w:t>
            </w:r>
            <w:r w:rsidRPr="00BE2B58">
              <w:rPr>
                <w:rFonts w:ascii="Tms Rmn" w:eastAsia="SimSun" w:hAnsi="Tms Rmn"/>
                <w:i/>
                <w:sz w:val="12"/>
                <w:vertAlign w:val="subscript"/>
                <w:lang w:val="en-US"/>
              </w:rPr>
              <w:t> </w:t>
            </w:r>
            <w:r w:rsidRPr="00BE2B58">
              <w:rPr>
                <w:rFonts w:eastAsia="SimSun"/>
                <w:iCs/>
                <w:sz w:val="16"/>
                <w:lang w:val="en-US"/>
              </w:rPr>
              <w:t>/</w:t>
            </w:r>
            <w:r w:rsidRPr="00BE2B58">
              <w:rPr>
                <w:rFonts w:eastAsia="SimSun"/>
                <w:i/>
                <w:sz w:val="16"/>
                <w:lang w:val="en-US"/>
              </w:rPr>
              <w:t>N</w:t>
            </w:r>
            <w:r w:rsidRPr="00BE2B58">
              <w:rPr>
                <w:rFonts w:eastAsia="SimSun"/>
                <w:iCs/>
                <w:sz w:val="16"/>
                <w:vertAlign w:val="subscript"/>
                <w:lang w:val="en-US"/>
              </w:rPr>
              <w:t>0</w:t>
            </w:r>
            <w:r w:rsidRPr="00BE2B58">
              <w:rPr>
                <w:rFonts w:eastAsia="SimSun"/>
                <w:sz w:val="16"/>
                <w:lang w:val="en-US"/>
              </w:rPr>
              <w:t>(dB)</w:t>
            </w:r>
          </w:p>
        </w:tc>
        <w:tc>
          <w:tcPr>
            <w:tcW w:w="992" w:type="dxa"/>
            <w:tcBorders>
              <w:top w:val="single" w:sz="4" w:space="0" w:color="auto"/>
              <w:left w:val="single" w:sz="4" w:space="0" w:color="auto"/>
              <w:bottom w:val="single" w:sz="4" w:space="0" w:color="auto"/>
              <w:right w:val="single" w:sz="4" w:space="0" w:color="auto"/>
            </w:tcBorders>
          </w:tcPr>
          <w:p w14:paraId="623E07B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6.1</w:t>
            </w:r>
          </w:p>
        </w:tc>
        <w:tc>
          <w:tcPr>
            <w:tcW w:w="992" w:type="dxa"/>
            <w:tcBorders>
              <w:top w:val="single" w:sz="4" w:space="0" w:color="auto"/>
              <w:left w:val="single" w:sz="4" w:space="0" w:color="auto"/>
              <w:bottom w:val="single" w:sz="4" w:space="0" w:color="auto"/>
              <w:right w:val="single" w:sz="4" w:space="0" w:color="auto"/>
            </w:tcBorders>
          </w:tcPr>
          <w:p w14:paraId="00BA67A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4.0</w:t>
            </w:r>
          </w:p>
        </w:tc>
        <w:tc>
          <w:tcPr>
            <w:tcW w:w="992" w:type="dxa"/>
            <w:tcBorders>
              <w:top w:val="single" w:sz="4" w:space="0" w:color="auto"/>
              <w:left w:val="single" w:sz="4" w:space="0" w:color="auto"/>
              <w:bottom w:val="single" w:sz="4" w:space="0" w:color="auto"/>
              <w:right w:val="single" w:sz="4" w:space="0" w:color="auto"/>
            </w:tcBorders>
          </w:tcPr>
          <w:p w14:paraId="0A27FED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rPr>
            </w:pPr>
            <w:r w:rsidRPr="00BE2B58">
              <w:rPr>
                <w:rFonts w:eastAsia="SimSun"/>
                <w:sz w:val="16"/>
              </w:rPr>
              <w:t>2.8</w:t>
            </w:r>
          </w:p>
        </w:tc>
        <w:tc>
          <w:tcPr>
            <w:tcW w:w="993" w:type="dxa"/>
            <w:gridSpan w:val="2"/>
            <w:tcBorders>
              <w:top w:val="single" w:sz="4" w:space="0" w:color="auto"/>
              <w:left w:val="single" w:sz="4" w:space="0" w:color="auto"/>
              <w:bottom w:val="single" w:sz="4" w:space="0" w:color="auto"/>
              <w:right w:val="single" w:sz="4" w:space="0" w:color="auto"/>
            </w:tcBorders>
          </w:tcPr>
          <w:p w14:paraId="3B67366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4.8</w:t>
            </w:r>
            <w:r w:rsidRPr="00BE2B58">
              <w:rPr>
                <w:rFonts w:eastAsia="SimSun"/>
                <w:sz w:val="16"/>
                <w:vertAlign w:val="superscript"/>
              </w:rPr>
              <w:t>(4)</w:t>
            </w:r>
          </w:p>
        </w:tc>
        <w:tc>
          <w:tcPr>
            <w:tcW w:w="1275" w:type="dxa"/>
            <w:tcBorders>
              <w:top w:val="single" w:sz="4" w:space="0" w:color="auto"/>
              <w:left w:val="single" w:sz="4" w:space="0" w:color="auto"/>
              <w:bottom w:val="single" w:sz="4" w:space="0" w:color="auto"/>
              <w:right w:val="single" w:sz="4" w:space="0" w:color="auto"/>
            </w:tcBorders>
          </w:tcPr>
          <w:p w14:paraId="019FAFC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4.5 (with margin)</w:t>
            </w:r>
          </w:p>
        </w:tc>
        <w:tc>
          <w:tcPr>
            <w:tcW w:w="1134" w:type="dxa"/>
            <w:tcBorders>
              <w:top w:val="single" w:sz="4" w:space="0" w:color="auto"/>
              <w:left w:val="single" w:sz="4" w:space="0" w:color="auto"/>
              <w:bottom w:val="single" w:sz="4" w:space="0" w:color="auto"/>
              <w:right w:val="single" w:sz="4" w:space="0" w:color="auto"/>
            </w:tcBorders>
          </w:tcPr>
          <w:p w14:paraId="6628367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2.5</w:t>
            </w:r>
          </w:p>
        </w:tc>
        <w:tc>
          <w:tcPr>
            <w:tcW w:w="993" w:type="dxa"/>
            <w:tcBorders>
              <w:top w:val="single" w:sz="4" w:space="0" w:color="auto"/>
              <w:left w:val="single" w:sz="4" w:space="0" w:color="auto"/>
              <w:bottom w:val="single" w:sz="4" w:space="0" w:color="auto"/>
              <w:right w:val="single" w:sz="4" w:space="0" w:color="auto"/>
            </w:tcBorders>
          </w:tcPr>
          <w:p w14:paraId="2FBE821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32.6</w:t>
            </w:r>
          </w:p>
        </w:tc>
        <w:tc>
          <w:tcPr>
            <w:tcW w:w="992" w:type="dxa"/>
            <w:tcBorders>
              <w:top w:val="single" w:sz="4" w:space="0" w:color="auto"/>
              <w:left w:val="single" w:sz="4" w:space="0" w:color="auto"/>
              <w:bottom w:val="single" w:sz="4" w:space="0" w:color="auto"/>
              <w:right w:val="single" w:sz="4" w:space="0" w:color="auto"/>
            </w:tcBorders>
          </w:tcPr>
          <w:p w14:paraId="3A92AD1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35.4</w:t>
            </w:r>
          </w:p>
        </w:tc>
        <w:tc>
          <w:tcPr>
            <w:tcW w:w="992" w:type="dxa"/>
            <w:tcBorders>
              <w:top w:val="single" w:sz="4" w:space="0" w:color="auto"/>
              <w:left w:val="single" w:sz="4" w:space="0" w:color="auto"/>
              <w:bottom w:val="single" w:sz="4" w:space="0" w:color="auto"/>
              <w:right w:val="single" w:sz="4" w:space="0" w:color="auto"/>
            </w:tcBorders>
          </w:tcPr>
          <w:p w14:paraId="280800D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16</w:t>
            </w:r>
          </w:p>
        </w:tc>
        <w:tc>
          <w:tcPr>
            <w:tcW w:w="992" w:type="dxa"/>
            <w:tcBorders>
              <w:top w:val="single" w:sz="4" w:space="0" w:color="auto"/>
              <w:left w:val="single" w:sz="4" w:space="0" w:color="auto"/>
              <w:bottom w:val="single" w:sz="4" w:space="0" w:color="auto"/>
              <w:right w:val="single" w:sz="4" w:space="0" w:color="auto"/>
            </w:tcBorders>
          </w:tcPr>
          <w:p w14:paraId="5613E5C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6.5</w:t>
            </w:r>
          </w:p>
        </w:tc>
        <w:tc>
          <w:tcPr>
            <w:tcW w:w="993" w:type="dxa"/>
            <w:tcBorders>
              <w:top w:val="single" w:sz="4" w:space="0" w:color="auto"/>
              <w:left w:val="single" w:sz="4" w:space="0" w:color="auto"/>
              <w:bottom w:val="single" w:sz="4" w:space="0" w:color="auto"/>
              <w:right w:val="single" w:sz="4" w:space="0" w:color="auto"/>
            </w:tcBorders>
          </w:tcPr>
          <w:p w14:paraId="546308AA"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2B4AED">
              <w:rPr>
                <w:rFonts w:eastAsia="SimSun"/>
                <w:sz w:val="16"/>
                <w:szCs w:val="16"/>
              </w:rPr>
              <w:t>7</w:t>
            </w:r>
          </w:p>
        </w:tc>
        <w:tc>
          <w:tcPr>
            <w:tcW w:w="997" w:type="dxa"/>
            <w:tcBorders>
              <w:top w:val="single" w:sz="4" w:space="0" w:color="auto"/>
              <w:left w:val="single" w:sz="4" w:space="0" w:color="auto"/>
              <w:bottom w:val="single" w:sz="4" w:space="0" w:color="auto"/>
              <w:right w:val="single" w:sz="4" w:space="0" w:color="auto"/>
            </w:tcBorders>
          </w:tcPr>
          <w:p w14:paraId="765047E2"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2B4AED">
              <w:rPr>
                <w:rFonts w:eastAsia="SimSun"/>
                <w:sz w:val="16"/>
                <w:szCs w:val="16"/>
              </w:rPr>
              <w:t>7</w:t>
            </w:r>
          </w:p>
        </w:tc>
      </w:tr>
      <w:tr w:rsidR="00CE0E58" w:rsidRPr="00BE2B58" w14:paraId="000E71EA" w14:textId="77777777" w:rsidTr="009E5724">
        <w:trPr>
          <w:cantSplit/>
          <w:jc w:val="center"/>
        </w:trPr>
        <w:tc>
          <w:tcPr>
            <w:tcW w:w="2122" w:type="dxa"/>
            <w:tcBorders>
              <w:top w:val="single" w:sz="4" w:space="0" w:color="auto"/>
              <w:left w:val="single" w:sz="4" w:space="0" w:color="auto"/>
              <w:bottom w:val="single" w:sz="4" w:space="0" w:color="auto"/>
              <w:right w:val="single" w:sz="4" w:space="0" w:color="auto"/>
            </w:tcBorders>
          </w:tcPr>
          <w:p w14:paraId="1016233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i/>
                <w:sz w:val="16"/>
                <w:lang w:val="en-US"/>
              </w:rPr>
              <w:t xml:space="preserve">Maximum MES antenna gain towards the horizon </w:t>
            </w:r>
            <w:r w:rsidRPr="00BE2B58">
              <w:rPr>
                <w:rFonts w:eastAsia="SimSun"/>
                <w:iCs/>
                <w:sz w:val="16"/>
                <w:lang w:val="en-US"/>
              </w:rPr>
              <w:t>(</w:t>
            </w:r>
            <w:proofErr w:type="spellStart"/>
            <w:r w:rsidRPr="00BE2B58">
              <w:rPr>
                <w:rFonts w:eastAsia="SimSun"/>
                <w:iCs/>
                <w:sz w:val="16"/>
                <w:lang w:val="en-US"/>
              </w:rPr>
              <w:t>dBi</w:t>
            </w:r>
            <w:proofErr w:type="spellEnd"/>
            <w:r w:rsidRPr="00BE2B58">
              <w:rPr>
                <w:rFonts w:eastAsia="SimSun"/>
                <w:iCs/>
                <w:sz w:val="16"/>
                <w:lang w:val="en-US"/>
              </w:rPr>
              <w:t>)</w:t>
            </w:r>
          </w:p>
        </w:tc>
        <w:tc>
          <w:tcPr>
            <w:tcW w:w="992" w:type="dxa"/>
            <w:tcBorders>
              <w:top w:val="single" w:sz="4" w:space="0" w:color="auto"/>
              <w:left w:val="single" w:sz="4" w:space="0" w:color="auto"/>
              <w:bottom w:val="single" w:sz="4" w:space="0" w:color="auto"/>
              <w:right w:val="single" w:sz="4" w:space="0" w:color="auto"/>
            </w:tcBorders>
          </w:tcPr>
          <w:p w14:paraId="3C520E9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w:t>
            </w:r>
          </w:p>
        </w:tc>
        <w:tc>
          <w:tcPr>
            <w:tcW w:w="992" w:type="dxa"/>
            <w:tcBorders>
              <w:top w:val="single" w:sz="4" w:space="0" w:color="auto"/>
              <w:left w:val="single" w:sz="4" w:space="0" w:color="auto"/>
              <w:bottom w:val="single" w:sz="4" w:space="0" w:color="auto"/>
              <w:right w:val="single" w:sz="4" w:space="0" w:color="auto"/>
            </w:tcBorders>
          </w:tcPr>
          <w:p w14:paraId="33065D6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w:t>
            </w:r>
          </w:p>
        </w:tc>
        <w:tc>
          <w:tcPr>
            <w:tcW w:w="992" w:type="dxa"/>
            <w:tcBorders>
              <w:top w:val="single" w:sz="4" w:space="0" w:color="auto"/>
              <w:left w:val="single" w:sz="4" w:space="0" w:color="auto"/>
              <w:bottom w:val="single" w:sz="4" w:space="0" w:color="auto"/>
              <w:right w:val="single" w:sz="4" w:space="0" w:color="auto"/>
            </w:tcBorders>
          </w:tcPr>
          <w:p w14:paraId="163A36E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lang w:val="en-US"/>
              </w:rPr>
            </w:pPr>
            <w:r w:rsidRPr="00BE2B58">
              <w:rPr>
                <w:rFonts w:eastAsia="SimSun"/>
                <w:sz w:val="16"/>
                <w:lang w:val="en-US"/>
              </w:rPr>
              <w:t>To be determined</w:t>
            </w:r>
          </w:p>
        </w:tc>
        <w:tc>
          <w:tcPr>
            <w:tcW w:w="993" w:type="dxa"/>
            <w:gridSpan w:val="2"/>
            <w:tcBorders>
              <w:top w:val="single" w:sz="4" w:space="0" w:color="auto"/>
              <w:left w:val="single" w:sz="4" w:space="0" w:color="auto"/>
              <w:bottom w:val="single" w:sz="4" w:space="0" w:color="auto"/>
              <w:right w:val="single" w:sz="4" w:space="0" w:color="auto"/>
            </w:tcBorders>
          </w:tcPr>
          <w:p w14:paraId="5258E06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w:t>
            </w:r>
          </w:p>
        </w:tc>
        <w:tc>
          <w:tcPr>
            <w:tcW w:w="1275" w:type="dxa"/>
            <w:tcBorders>
              <w:top w:val="single" w:sz="4" w:space="0" w:color="auto"/>
              <w:left w:val="single" w:sz="4" w:space="0" w:color="auto"/>
              <w:bottom w:val="single" w:sz="4" w:space="0" w:color="auto"/>
              <w:right w:val="single" w:sz="4" w:space="0" w:color="auto"/>
            </w:tcBorders>
          </w:tcPr>
          <w:p w14:paraId="36A5E13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3 mobile</w:t>
            </w:r>
            <w:r w:rsidRPr="00BE2B58">
              <w:rPr>
                <w:rFonts w:eastAsia="SimSun"/>
                <w:sz w:val="16"/>
                <w:lang w:val="en-US"/>
              </w:rPr>
              <w:br/>
              <w:t>10 fixed</w:t>
            </w:r>
            <w:r w:rsidRPr="00BE2B58">
              <w:rPr>
                <w:rFonts w:eastAsia="SimSun"/>
                <w:sz w:val="16"/>
                <w:lang w:val="en-US"/>
              </w:rPr>
              <w:br/>
              <w:t>0 hand-held</w:t>
            </w:r>
          </w:p>
        </w:tc>
        <w:tc>
          <w:tcPr>
            <w:tcW w:w="1134" w:type="dxa"/>
            <w:tcBorders>
              <w:top w:val="single" w:sz="4" w:space="0" w:color="auto"/>
              <w:left w:val="single" w:sz="4" w:space="0" w:color="auto"/>
              <w:bottom w:val="single" w:sz="4" w:space="0" w:color="auto"/>
              <w:right w:val="single" w:sz="4" w:space="0" w:color="auto"/>
            </w:tcBorders>
          </w:tcPr>
          <w:p w14:paraId="14BE5A0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w:t>
            </w:r>
          </w:p>
        </w:tc>
        <w:tc>
          <w:tcPr>
            <w:tcW w:w="993" w:type="dxa"/>
            <w:tcBorders>
              <w:top w:val="single" w:sz="4" w:space="0" w:color="auto"/>
              <w:left w:val="single" w:sz="4" w:space="0" w:color="auto"/>
              <w:bottom w:val="single" w:sz="4" w:space="0" w:color="auto"/>
              <w:right w:val="single" w:sz="4" w:space="0" w:color="auto"/>
            </w:tcBorders>
          </w:tcPr>
          <w:p w14:paraId="6591280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w:t>
            </w:r>
          </w:p>
        </w:tc>
        <w:tc>
          <w:tcPr>
            <w:tcW w:w="992" w:type="dxa"/>
            <w:tcBorders>
              <w:top w:val="single" w:sz="4" w:space="0" w:color="auto"/>
              <w:left w:val="single" w:sz="4" w:space="0" w:color="auto"/>
              <w:bottom w:val="single" w:sz="4" w:space="0" w:color="auto"/>
              <w:right w:val="single" w:sz="4" w:space="0" w:color="auto"/>
            </w:tcBorders>
          </w:tcPr>
          <w:p w14:paraId="0CB9215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1.2</w:t>
            </w:r>
          </w:p>
        </w:tc>
        <w:tc>
          <w:tcPr>
            <w:tcW w:w="992" w:type="dxa"/>
            <w:tcBorders>
              <w:top w:val="single" w:sz="4" w:space="0" w:color="auto"/>
              <w:left w:val="single" w:sz="4" w:space="0" w:color="auto"/>
              <w:bottom w:val="single" w:sz="4" w:space="0" w:color="auto"/>
              <w:right w:val="single" w:sz="4" w:space="0" w:color="auto"/>
            </w:tcBorders>
          </w:tcPr>
          <w:p w14:paraId="35417C3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w:t>
            </w:r>
          </w:p>
        </w:tc>
        <w:tc>
          <w:tcPr>
            <w:tcW w:w="992" w:type="dxa"/>
            <w:tcBorders>
              <w:top w:val="single" w:sz="4" w:space="0" w:color="auto"/>
              <w:left w:val="single" w:sz="4" w:space="0" w:color="auto"/>
              <w:bottom w:val="single" w:sz="4" w:space="0" w:color="auto"/>
              <w:right w:val="single" w:sz="4" w:space="0" w:color="auto"/>
            </w:tcBorders>
          </w:tcPr>
          <w:p w14:paraId="2C475A3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w:t>
            </w:r>
          </w:p>
        </w:tc>
        <w:tc>
          <w:tcPr>
            <w:tcW w:w="993" w:type="dxa"/>
            <w:tcBorders>
              <w:top w:val="single" w:sz="4" w:space="0" w:color="auto"/>
              <w:left w:val="single" w:sz="4" w:space="0" w:color="auto"/>
              <w:bottom w:val="single" w:sz="4" w:space="0" w:color="auto"/>
              <w:right w:val="single" w:sz="4" w:space="0" w:color="auto"/>
            </w:tcBorders>
          </w:tcPr>
          <w:p w14:paraId="485CE312"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2B4AED">
              <w:rPr>
                <w:rFonts w:eastAsia="SimSun"/>
                <w:sz w:val="16"/>
                <w:szCs w:val="16"/>
              </w:rPr>
              <w:t>*</w:t>
            </w:r>
          </w:p>
        </w:tc>
        <w:tc>
          <w:tcPr>
            <w:tcW w:w="997" w:type="dxa"/>
            <w:tcBorders>
              <w:top w:val="single" w:sz="4" w:space="0" w:color="auto"/>
              <w:left w:val="single" w:sz="4" w:space="0" w:color="auto"/>
              <w:bottom w:val="single" w:sz="4" w:space="0" w:color="auto"/>
              <w:right w:val="single" w:sz="4" w:space="0" w:color="auto"/>
            </w:tcBorders>
          </w:tcPr>
          <w:p w14:paraId="2E800361"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2B4AED">
              <w:rPr>
                <w:rFonts w:eastAsia="SimSun"/>
                <w:sz w:val="16"/>
                <w:szCs w:val="16"/>
              </w:rPr>
              <w:t>*</w:t>
            </w:r>
          </w:p>
        </w:tc>
      </w:tr>
      <w:tr w:rsidR="00CE0E58" w:rsidRPr="00BE2B58" w14:paraId="6A13D6A7" w14:textId="77777777" w:rsidTr="009E5724">
        <w:trPr>
          <w:cantSplit/>
          <w:jc w:val="center"/>
        </w:trPr>
        <w:tc>
          <w:tcPr>
            <w:tcW w:w="2122" w:type="dxa"/>
            <w:tcBorders>
              <w:top w:val="single" w:sz="4" w:space="0" w:color="auto"/>
              <w:left w:val="single" w:sz="4" w:space="0" w:color="auto"/>
              <w:bottom w:val="single" w:sz="4" w:space="0" w:color="auto"/>
              <w:right w:val="single" w:sz="4" w:space="0" w:color="auto"/>
            </w:tcBorders>
          </w:tcPr>
          <w:p w14:paraId="4534D10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i/>
                <w:sz w:val="16"/>
                <w:lang w:val="en-US"/>
              </w:rPr>
              <w:t>Maximum permissible levels of interference power</w:t>
            </w:r>
          </w:p>
        </w:tc>
        <w:tc>
          <w:tcPr>
            <w:tcW w:w="992" w:type="dxa"/>
            <w:tcBorders>
              <w:top w:val="single" w:sz="4" w:space="0" w:color="auto"/>
              <w:left w:val="single" w:sz="4" w:space="0" w:color="auto"/>
              <w:bottom w:val="single" w:sz="4" w:space="0" w:color="auto"/>
              <w:right w:val="single" w:sz="4" w:space="0" w:color="auto"/>
            </w:tcBorders>
          </w:tcPr>
          <w:p w14:paraId="1644148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992" w:type="dxa"/>
            <w:tcBorders>
              <w:top w:val="single" w:sz="4" w:space="0" w:color="auto"/>
              <w:left w:val="single" w:sz="4" w:space="0" w:color="auto"/>
              <w:bottom w:val="single" w:sz="4" w:space="0" w:color="auto"/>
              <w:right w:val="single" w:sz="4" w:space="0" w:color="auto"/>
            </w:tcBorders>
          </w:tcPr>
          <w:p w14:paraId="4CD3258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992" w:type="dxa"/>
            <w:tcBorders>
              <w:top w:val="single" w:sz="4" w:space="0" w:color="auto"/>
              <w:left w:val="single" w:sz="4" w:space="0" w:color="auto"/>
              <w:bottom w:val="single" w:sz="4" w:space="0" w:color="auto"/>
              <w:right w:val="single" w:sz="4" w:space="0" w:color="auto"/>
            </w:tcBorders>
          </w:tcPr>
          <w:p w14:paraId="5B537A4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lang w:val="en-US"/>
              </w:rPr>
            </w:pPr>
            <w:r w:rsidRPr="00BE2B58">
              <w:rPr>
                <w:rFonts w:eastAsia="SimSun"/>
                <w:sz w:val="16"/>
                <w:lang w:val="en-US"/>
              </w:rPr>
              <w:t>To be determined</w:t>
            </w:r>
          </w:p>
        </w:tc>
        <w:tc>
          <w:tcPr>
            <w:tcW w:w="993" w:type="dxa"/>
            <w:gridSpan w:val="2"/>
            <w:tcBorders>
              <w:top w:val="single" w:sz="4" w:space="0" w:color="auto"/>
              <w:left w:val="single" w:sz="4" w:space="0" w:color="auto"/>
              <w:bottom w:val="single" w:sz="4" w:space="0" w:color="auto"/>
              <w:right w:val="single" w:sz="4" w:space="0" w:color="auto"/>
            </w:tcBorders>
          </w:tcPr>
          <w:p w14:paraId="2C8674D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1275" w:type="dxa"/>
            <w:tcBorders>
              <w:top w:val="single" w:sz="4" w:space="0" w:color="auto"/>
              <w:left w:val="single" w:sz="4" w:space="0" w:color="auto"/>
              <w:bottom w:val="single" w:sz="4" w:space="0" w:color="auto"/>
              <w:right w:val="single" w:sz="4" w:space="0" w:color="auto"/>
            </w:tcBorders>
          </w:tcPr>
          <w:p w14:paraId="3D3C684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i/>
                <w:sz w:val="16"/>
              </w:rPr>
              <w:t>S</w:t>
            </w:r>
            <w:r w:rsidRPr="00BE2B58">
              <w:rPr>
                <w:rFonts w:eastAsia="SimSun"/>
                <w:sz w:val="16"/>
              </w:rPr>
              <w:t>/</w:t>
            </w:r>
            <w:r w:rsidRPr="00BE2B58">
              <w:rPr>
                <w:rFonts w:eastAsia="SimSun"/>
                <w:i/>
                <w:sz w:val="16"/>
              </w:rPr>
              <w:t>IF</w:t>
            </w:r>
            <w:r w:rsidRPr="00BE2B58">
              <w:rPr>
                <w:rFonts w:ascii="Symbol" w:eastAsia="SimSun" w:hAnsi="Symbol"/>
                <w:sz w:val="16"/>
              </w:rPr>
              <w:t></w:t>
            </w:r>
            <w:r w:rsidRPr="00BE2B58">
              <w:rPr>
                <w:rFonts w:ascii="Symbol" w:eastAsia="SimSun" w:hAnsi="Symbol"/>
                <w:sz w:val="16"/>
              </w:rPr>
              <w:t></w:t>
            </w:r>
            <w:r w:rsidRPr="00BE2B58">
              <w:rPr>
                <w:rFonts w:eastAsia="SimSun"/>
                <w:sz w:val="16"/>
              </w:rPr>
              <w:t>20 dB</w:t>
            </w:r>
          </w:p>
        </w:tc>
        <w:tc>
          <w:tcPr>
            <w:tcW w:w="1134" w:type="dxa"/>
            <w:tcBorders>
              <w:top w:val="single" w:sz="4" w:space="0" w:color="auto"/>
              <w:left w:val="single" w:sz="4" w:space="0" w:color="auto"/>
              <w:bottom w:val="single" w:sz="4" w:space="0" w:color="auto"/>
              <w:right w:val="single" w:sz="4" w:space="0" w:color="auto"/>
            </w:tcBorders>
          </w:tcPr>
          <w:p w14:paraId="5178D99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993" w:type="dxa"/>
            <w:tcBorders>
              <w:top w:val="single" w:sz="4" w:space="0" w:color="auto"/>
              <w:left w:val="single" w:sz="4" w:space="0" w:color="auto"/>
              <w:bottom w:val="single" w:sz="4" w:space="0" w:color="auto"/>
              <w:right w:val="single" w:sz="4" w:space="0" w:color="auto"/>
            </w:tcBorders>
          </w:tcPr>
          <w:p w14:paraId="2440240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lang w:val="en-US"/>
              </w:rPr>
            </w:pPr>
            <w:r w:rsidRPr="00BE2B58">
              <w:rPr>
                <w:rFonts w:eastAsia="SimSun"/>
                <w:sz w:val="16"/>
                <w:lang w:val="en-US"/>
              </w:rPr>
              <w:t>To be determined</w:t>
            </w:r>
          </w:p>
        </w:tc>
        <w:tc>
          <w:tcPr>
            <w:tcW w:w="992" w:type="dxa"/>
            <w:tcBorders>
              <w:top w:val="single" w:sz="4" w:space="0" w:color="auto"/>
              <w:left w:val="single" w:sz="4" w:space="0" w:color="auto"/>
              <w:bottom w:val="single" w:sz="4" w:space="0" w:color="auto"/>
              <w:right w:val="single" w:sz="4" w:space="0" w:color="auto"/>
            </w:tcBorders>
          </w:tcPr>
          <w:p w14:paraId="4BB25CB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lang w:val="en-US"/>
              </w:rPr>
            </w:pPr>
            <w:r w:rsidRPr="00BE2B58">
              <w:rPr>
                <w:rFonts w:eastAsia="SimSun"/>
                <w:sz w:val="16"/>
                <w:lang w:val="en-US"/>
              </w:rPr>
              <w:t>To be determined</w:t>
            </w:r>
          </w:p>
        </w:tc>
        <w:tc>
          <w:tcPr>
            <w:tcW w:w="992" w:type="dxa"/>
            <w:tcBorders>
              <w:top w:val="single" w:sz="4" w:space="0" w:color="auto"/>
              <w:left w:val="single" w:sz="4" w:space="0" w:color="auto"/>
              <w:bottom w:val="single" w:sz="4" w:space="0" w:color="auto"/>
              <w:right w:val="single" w:sz="4" w:space="0" w:color="auto"/>
            </w:tcBorders>
          </w:tcPr>
          <w:p w14:paraId="149C636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lang w:val="en-US"/>
              </w:rPr>
            </w:pPr>
            <w:r w:rsidRPr="00BE2B58">
              <w:rPr>
                <w:rFonts w:eastAsia="SimSun"/>
                <w:sz w:val="16"/>
                <w:lang w:val="en-US"/>
              </w:rPr>
              <w:t>To be determined</w:t>
            </w:r>
          </w:p>
        </w:tc>
        <w:tc>
          <w:tcPr>
            <w:tcW w:w="992" w:type="dxa"/>
            <w:tcBorders>
              <w:top w:val="single" w:sz="4" w:space="0" w:color="auto"/>
              <w:left w:val="single" w:sz="4" w:space="0" w:color="auto"/>
              <w:bottom w:val="single" w:sz="4" w:space="0" w:color="auto"/>
              <w:right w:val="single" w:sz="4" w:space="0" w:color="auto"/>
            </w:tcBorders>
          </w:tcPr>
          <w:p w14:paraId="4E9D33D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lang w:val="en-US"/>
              </w:rPr>
            </w:pPr>
            <w:r w:rsidRPr="00BE2B58">
              <w:rPr>
                <w:rFonts w:eastAsia="SimSun"/>
                <w:sz w:val="16"/>
                <w:lang w:val="en-US"/>
              </w:rPr>
              <w:t>To be determined</w:t>
            </w:r>
          </w:p>
        </w:tc>
        <w:tc>
          <w:tcPr>
            <w:tcW w:w="993" w:type="dxa"/>
            <w:tcBorders>
              <w:top w:val="single" w:sz="4" w:space="0" w:color="auto"/>
              <w:left w:val="single" w:sz="4" w:space="0" w:color="auto"/>
              <w:bottom w:val="single" w:sz="4" w:space="0" w:color="auto"/>
              <w:right w:val="single" w:sz="4" w:space="0" w:color="auto"/>
            </w:tcBorders>
          </w:tcPr>
          <w:p w14:paraId="7FDB84E4"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szCs w:val="16"/>
                <w:lang w:val="en-US"/>
              </w:rPr>
            </w:pPr>
            <w:r w:rsidRPr="002B4AED">
              <w:rPr>
                <w:rFonts w:eastAsia="SimSun"/>
                <w:sz w:val="16"/>
                <w:szCs w:val="16"/>
              </w:rPr>
              <w:t>*</w:t>
            </w:r>
          </w:p>
        </w:tc>
        <w:tc>
          <w:tcPr>
            <w:tcW w:w="997" w:type="dxa"/>
            <w:tcBorders>
              <w:top w:val="single" w:sz="4" w:space="0" w:color="auto"/>
              <w:left w:val="single" w:sz="4" w:space="0" w:color="auto"/>
              <w:bottom w:val="single" w:sz="4" w:space="0" w:color="auto"/>
              <w:right w:val="single" w:sz="4" w:space="0" w:color="auto"/>
            </w:tcBorders>
          </w:tcPr>
          <w:p w14:paraId="23861657"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szCs w:val="16"/>
                <w:lang w:val="en-US"/>
              </w:rPr>
            </w:pPr>
            <w:r w:rsidRPr="002B4AED">
              <w:rPr>
                <w:rFonts w:eastAsia="SimSun"/>
                <w:sz w:val="16"/>
                <w:szCs w:val="16"/>
              </w:rPr>
              <w:t>*</w:t>
            </w:r>
          </w:p>
        </w:tc>
      </w:tr>
      <w:tr w:rsidR="00CE0E58" w:rsidRPr="001316E2" w14:paraId="725294D4" w14:textId="77777777" w:rsidTr="009E5724">
        <w:trPr>
          <w:cantSplit/>
          <w:jc w:val="center"/>
        </w:trPr>
        <w:tc>
          <w:tcPr>
            <w:tcW w:w="12469" w:type="dxa"/>
            <w:gridSpan w:val="12"/>
            <w:tcBorders>
              <w:top w:val="single" w:sz="4" w:space="0" w:color="auto"/>
              <w:left w:val="nil"/>
              <w:bottom w:val="nil"/>
              <w:right w:val="nil"/>
            </w:tcBorders>
          </w:tcPr>
          <w:p w14:paraId="161EB6B6" w14:textId="77777777" w:rsidR="00CE0E58" w:rsidRPr="00BE2B58" w:rsidRDefault="00CE0E58" w:rsidP="00EB5C98">
            <w:pPr>
              <w:tabs>
                <w:tab w:val="left" w:pos="308"/>
              </w:tabs>
              <w:spacing w:before="40"/>
              <w:ind w:left="-118"/>
              <w:rPr>
                <w:rFonts w:eastAsia="SimSun"/>
                <w:sz w:val="16"/>
                <w:lang w:val="en-US"/>
              </w:rPr>
            </w:pPr>
            <w:r w:rsidRPr="00BE2B58">
              <w:rPr>
                <w:rFonts w:eastAsia="SimSun"/>
                <w:sz w:val="16"/>
                <w:vertAlign w:val="superscript"/>
                <w:lang w:val="en-US"/>
              </w:rPr>
              <w:t>(1)</w:t>
            </w:r>
            <w:r w:rsidRPr="00BE2B58">
              <w:rPr>
                <w:rFonts w:eastAsia="SimSun"/>
                <w:sz w:val="16"/>
                <w:lang w:val="en-US"/>
              </w:rPr>
              <w:tab/>
              <w:t>Satellite antenna gains adjusted to maintain near-constant received power independent of range to user.</w:t>
            </w:r>
          </w:p>
          <w:p w14:paraId="33542921" w14:textId="77777777" w:rsidR="00CE0E58" w:rsidRPr="00BE2B58" w:rsidRDefault="00CE0E58" w:rsidP="00EB5C98">
            <w:pPr>
              <w:tabs>
                <w:tab w:val="left" w:pos="308"/>
              </w:tabs>
              <w:spacing w:before="40"/>
              <w:ind w:left="-118"/>
              <w:rPr>
                <w:rFonts w:eastAsia="SimSun"/>
                <w:sz w:val="16"/>
                <w:lang w:val="en-US"/>
              </w:rPr>
            </w:pPr>
            <w:r w:rsidRPr="00BE2B58">
              <w:rPr>
                <w:rFonts w:eastAsia="SimSun"/>
                <w:sz w:val="16"/>
                <w:vertAlign w:val="superscript"/>
                <w:lang w:val="en-US"/>
              </w:rPr>
              <w:t>(2)</w:t>
            </w:r>
            <w:r w:rsidRPr="00BE2B58">
              <w:rPr>
                <w:rFonts w:eastAsia="SimSun"/>
                <w:sz w:val="16"/>
                <w:lang w:val="en-US"/>
              </w:rPr>
              <w:tab/>
              <w:t>System B has a 6 h sidereal orbit.</w:t>
            </w:r>
          </w:p>
          <w:p w14:paraId="3EBA95A1" w14:textId="77777777" w:rsidR="00CE0E58" w:rsidRPr="00BE2B58" w:rsidRDefault="00CE0E58" w:rsidP="00EB5C98">
            <w:pPr>
              <w:tabs>
                <w:tab w:val="left" w:pos="308"/>
              </w:tabs>
              <w:spacing w:before="40"/>
              <w:ind w:left="-118"/>
              <w:rPr>
                <w:rFonts w:eastAsia="SimSun"/>
                <w:sz w:val="16"/>
                <w:lang w:val="en-US"/>
              </w:rPr>
            </w:pPr>
            <w:r w:rsidRPr="00BE2B58">
              <w:rPr>
                <w:rFonts w:eastAsia="SimSun"/>
                <w:sz w:val="16"/>
                <w:vertAlign w:val="superscript"/>
                <w:lang w:val="en-US"/>
              </w:rPr>
              <w:t>(3)</w:t>
            </w:r>
            <w:r w:rsidRPr="00BE2B58">
              <w:rPr>
                <w:rFonts w:eastAsia="SimSun"/>
                <w:sz w:val="16"/>
                <w:lang w:val="en-US"/>
              </w:rPr>
              <w:tab/>
            </w:r>
            <w:r w:rsidRPr="00BE2B58">
              <w:rPr>
                <w:rFonts w:eastAsia="SimSun"/>
                <w:i/>
                <w:iCs/>
                <w:sz w:val="16"/>
                <w:lang w:val="en-US"/>
              </w:rPr>
              <w:t>T</w:t>
            </w:r>
            <w:r w:rsidRPr="00BE2B58">
              <w:rPr>
                <w:rFonts w:eastAsia="SimSun"/>
                <w:sz w:val="16"/>
                <w:lang w:val="en-US"/>
              </w:rPr>
              <w:t> </w:t>
            </w:r>
            <w:r w:rsidRPr="00BE2B58">
              <w:rPr>
                <w:rFonts w:ascii="Symbol" w:eastAsia="SimSun" w:hAnsi="Symbol"/>
                <w:sz w:val="16"/>
              </w:rPr>
              <w:t></w:t>
            </w:r>
            <w:r w:rsidRPr="00BE2B58">
              <w:rPr>
                <w:rFonts w:eastAsia="SimSun"/>
                <w:sz w:val="16"/>
                <w:lang w:val="en-US"/>
              </w:rPr>
              <w:t> 473 K.</w:t>
            </w:r>
          </w:p>
          <w:p w14:paraId="170B15A3" w14:textId="77777777" w:rsidR="00CE0E58" w:rsidRPr="00BE2B58" w:rsidRDefault="00CE0E58" w:rsidP="00EB5C98">
            <w:pPr>
              <w:tabs>
                <w:tab w:val="left" w:pos="308"/>
              </w:tabs>
              <w:spacing w:before="40"/>
              <w:ind w:left="-118"/>
              <w:rPr>
                <w:rFonts w:eastAsia="SimSun"/>
                <w:sz w:val="16"/>
                <w:lang w:val="en-US"/>
              </w:rPr>
            </w:pPr>
            <w:r w:rsidRPr="00BE2B58">
              <w:rPr>
                <w:rFonts w:eastAsia="SimSun"/>
                <w:sz w:val="16"/>
                <w:vertAlign w:val="superscript"/>
                <w:lang w:val="en-US"/>
              </w:rPr>
              <w:t>(4)</w:t>
            </w:r>
            <w:r w:rsidRPr="00BE2B58">
              <w:rPr>
                <w:rFonts w:eastAsia="SimSun"/>
                <w:sz w:val="16"/>
                <w:lang w:val="en-US"/>
              </w:rPr>
              <w:tab/>
              <w:t>Includes effect of feeder link.</w:t>
            </w:r>
          </w:p>
        </w:tc>
        <w:tc>
          <w:tcPr>
            <w:tcW w:w="993" w:type="dxa"/>
            <w:tcBorders>
              <w:top w:val="single" w:sz="4" w:space="0" w:color="auto"/>
              <w:left w:val="nil"/>
              <w:bottom w:val="nil"/>
              <w:right w:val="nil"/>
            </w:tcBorders>
          </w:tcPr>
          <w:p w14:paraId="1F49C105" w14:textId="77777777" w:rsidR="00CE0E58" w:rsidRPr="00BE2B58" w:rsidRDefault="00CE0E58" w:rsidP="00A45B1C">
            <w:pPr>
              <w:ind w:left="369"/>
              <w:rPr>
                <w:rFonts w:eastAsia="SimSun"/>
                <w:sz w:val="16"/>
                <w:vertAlign w:val="superscript"/>
                <w:lang w:val="en-US"/>
              </w:rPr>
            </w:pPr>
          </w:p>
        </w:tc>
        <w:tc>
          <w:tcPr>
            <w:tcW w:w="997" w:type="dxa"/>
            <w:tcBorders>
              <w:top w:val="single" w:sz="4" w:space="0" w:color="auto"/>
              <w:left w:val="nil"/>
              <w:bottom w:val="nil"/>
              <w:right w:val="nil"/>
            </w:tcBorders>
          </w:tcPr>
          <w:p w14:paraId="6B7E9622" w14:textId="77777777" w:rsidR="00CE0E58" w:rsidRPr="00BE2B58" w:rsidRDefault="00CE0E58" w:rsidP="00A45B1C">
            <w:pPr>
              <w:ind w:left="369"/>
              <w:rPr>
                <w:rFonts w:eastAsia="SimSun"/>
                <w:sz w:val="16"/>
                <w:vertAlign w:val="superscript"/>
                <w:lang w:val="en-US"/>
              </w:rPr>
            </w:pPr>
          </w:p>
        </w:tc>
      </w:tr>
    </w:tbl>
    <w:p w14:paraId="65247A3B" w14:textId="2E332F7C" w:rsidR="00CE0E58" w:rsidRPr="00BE2B58" w:rsidRDefault="00CE0E58" w:rsidP="00BA48A0">
      <w:pPr>
        <w:pStyle w:val="TableNo"/>
        <w:rPr>
          <w:rFonts w:eastAsia="SimSun"/>
          <w:lang w:val="en-US"/>
        </w:rPr>
      </w:pPr>
      <w:r w:rsidRPr="00BE2B58">
        <w:rPr>
          <w:rFonts w:eastAsia="SimSun"/>
          <w:lang w:val="en-US"/>
        </w:rPr>
        <w:br w:type="page"/>
      </w:r>
      <w:r>
        <w:rPr>
          <w:rFonts w:eastAsia="SimSun"/>
          <w:lang w:val="en-US"/>
        </w:rPr>
        <w:lastRenderedPageBreak/>
        <w:br/>
      </w:r>
      <w:r w:rsidRPr="00411C54">
        <w:rPr>
          <w:rFonts w:eastAsia="SimSun"/>
        </w:rPr>
        <w:t>TABLE</w:t>
      </w:r>
      <w:r w:rsidRPr="00BE2B58">
        <w:rPr>
          <w:rFonts w:eastAsia="SimSun"/>
          <w:lang w:val="en-US"/>
        </w:rPr>
        <w:t xml:space="preserve"> </w:t>
      </w:r>
      <w:proofErr w:type="spellStart"/>
      <w:r w:rsidRPr="00BE2B58">
        <w:rPr>
          <w:rFonts w:eastAsia="SimSun"/>
          <w:lang w:val="en-US"/>
        </w:rPr>
        <w:t>4b</w:t>
      </w:r>
      <w:proofErr w:type="spellEnd"/>
    </w:p>
    <w:p w14:paraId="437214F5" w14:textId="77777777" w:rsidR="00CE0E58" w:rsidRPr="00BE2B58" w:rsidRDefault="00CE0E58" w:rsidP="00BA48A0">
      <w:pPr>
        <w:pStyle w:val="Tabletitle"/>
        <w:rPr>
          <w:rFonts w:eastAsia="SimSun"/>
          <w:lang w:val="en-US"/>
        </w:rPr>
      </w:pPr>
      <w:r w:rsidRPr="00BE2B58">
        <w:rPr>
          <w:rFonts w:eastAsia="SimSun"/>
          <w:lang w:val="en-US"/>
        </w:rPr>
        <w:t>Technical characteristics of non-GSO mobile-satellite systems (service forward link)</w:t>
      </w:r>
    </w:p>
    <w:tbl>
      <w:tblPr>
        <w:tblW w:w="14459" w:type="dxa"/>
        <w:jc w:val="center"/>
        <w:tblBorders>
          <w:top w:val="single" w:sz="6" w:space="0" w:color="auto"/>
          <w:left w:val="single" w:sz="6" w:space="0" w:color="auto"/>
          <w:bottom w:val="single" w:sz="6" w:space="0" w:color="auto"/>
          <w:right w:val="single" w:sz="6" w:space="0" w:color="auto"/>
          <w:insideH w:val="single" w:sz="2" w:space="0" w:color="auto"/>
          <w:insideV w:val="single" w:sz="6" w:space="0" w:color="auto"/>
        </w:tblBorders>
        <w:tblLayout w:type="fixed"/>
        <w:tblLook w:val="0000" w:firstRow="0" w:lastRow="0" w:firstColumn="0" w:lastColumn="0" w:noHBand="0" w:noVBand="0"/>
      </w:tblPr>
      <w:tblGrid>
        <w:gridCol w:w="2508"/>
        <w:gridCol w:w="890"/>
        <w:gridCol w:w="6"/>
        <w:gridCol w:w="849"/>
        <w:gridCol w:w="873"/>
        <w:gridCol w:w="872"/>
        <w:gridCol w:w="801"/>
        <w:gridCol w:w="849"/>
        <w:gridCol w:w="849"/>
        <w:gridCol w:w="8"/>
        <w:gridCol w:w="865"/>
        <w:gridCol w:w="873"/>
        <w:gridCol w:w="805"/>
        <w:gridCol w:w="852"/>
        <w:gridCol w:w="853"/>
        <w:gridCol w:w="853"/>
        <w:gridCol w:w="853"/>
      </w:tblGrid>
      <w:tr w:rsidR="00CE0E58" w:rsidRPr="00BE2B58" w14:paraId="30CEA22F" w14:textId="77777777" w:rsidTr="00BA48A0">
        <w:trPr>
          <w:cantSplit/>
          <w:jc w:val="center"/>
        </w:trPr>
        <w:tc>
          <w:tcPr>
            <w:tcW w:w="2841" w:type="dxa"/>
            <w:vMerge w:val="restart"/>
            <w:tcBorders>
              <w:top w:val="single" w:sz="4" w:space="0" w:color="auto"/>
              <w:left w:val="single" w:sz="4" w:space="0" w:color="auto"/>
              <w:bottom w:val="single" w:sz="4" w:space="0" w:color="auto"/>
              <w:right w:val="single" w:sz="4" w:space="0" w:color="auto"/>
              <w:tl2br w:val="single" w:sz="4" w:space="0" w:color="auto"/>
            </w:tcBorders>
            <w:vAlign w:val="center"/>
          </w:tcPr>
          <w:p w14:paraId="0A9AC796" w14:textId="77777777" w:rsidR="00CE0E58" w:rsidRPr="0070430D" w:rsidRDefault="00CE0E58" w:rsidP="0070430D">
            <w:pPr>
              <w:pStyle w:val="Tablehead"/>
              <w:jc w:val="right"/>
              <w:rPr>
                <w:rFonts w:eastAsia="SimSun"/>
                <w:sz w:val="16"/>
                <w:szCs w:val="16"/>
              </w:rPr>
            </w:pPr>
            <w:r w:rsidRPr="0070430D">
              <w:rPr>
                <w:rFonts w:eastAsia="SimSun"/>
                <w:sz w:val="16"/>
                <w:szCs w:val="16"/>
              </w:rPr>
              <w:t>System</w:t>
            </w:r>
          </w:p>
          <w:p w14:paraId="6EE76B07" w14:textId="77777777" w:rsidR="00CE0E58" w:rsidRPr="0070430D" w:rsidRDefault="00CE0E58" w:rsidP="0070430D">
            <w:pPr>
              <w:pStyle w:val="Tablehead"/>
              <w:jc w:val="left"/>
              <w:rPr>
                <w:rFonts w:eastAsia="SimSun"/>
                <w:sz w:val="16"/>
                <w:szCs w:val="16"/>
              </w:rPr>
            </w:pPr>
            <w:r w:rsidRPr="0070430D">
              <w:rPr>
                <w:rFonts w:eastAsia="SimSun"/>
                <w:sz w:val="16"/>
                <w:szCs w:val="16"/>
              </w:rPr>
              <w:t>Parameter</w:t>
            </w:r>
          </w:p>
        </w:tc>
        <w:tc>
          <w:tcPr>
            <w:tcW w:w="986" w:type="dxa"/>
            <w:vMerge w:val="restart"/>
            <w:tcBorders>
              <w:top w:val="single" w:sz="4" w:space="0" w:color="auto"/>
              <w:left w:val="single" w:sz="4" w:space="0" w:color="auto"/>
              <w:bottom w:val="single" w:sz="4" w:space="0" w:color="auto"/>
              <w:right w:val="single" w:sz="4" w:space="0" w:color="auto"/>
            </w:tcBorders>
            <w:vAlign w:val="center"/>
          </w:tcPr>
          <w:p w14:paraId="3F01EBD2" w14:textId="77777777" w:rsidR="00CE0E58" w:rsidRPr="0070430D" w:rsidRDefault="00CE0E58" w:rsidP="0070430D">
            <w:pPr>
              <w:pStyle w:val="Tablehead"/>
              <w:rPr>
                <w:rFonts w:eastAsia="SimSun"/>
                <w:sz w:val="16"/>
                <w:szCs w:val="16"/>
              </w:rPr>
            </w:pPr>
            <w:r w:rsidRPr="0070430D">
              <w:rPr>
                <w:rFonts w:eastAsia="SimSun"/>
                <w:sz w:val="16"/>
                <w:szCs w:val="16"/>
              </w:rPr>
              <w:t>A</w:t>
            </w:r>
          </w:p>
        </w:tc>
        <w:tc>
          <w:tcPr>
            <w:tcW w:w="945" w:type="dxa"/>
            <w:gridSpan w:val="2"/>
            <w:vMerge w:val="restart"/>
            <w:tcBorders>
              <w:top w:val="single" w:sz="4" w:space="0" w:color="auto"/>
              <w:left w:val="single" w:sz="4" w:space="0" w:color="auto"/>
              <w:bottom w:val="single" w:sz="4" w:space="0" w:color="auto"/>
              <w:right w:val="single" w:sz="4" w:space="0" w:color="auto"/>
            </w:tcBorders>
            <w:vAlign w:val="center"/>
          </w:tcPr>
          <w:p w14:paraId="47C0AFEE" w14:textId="77777777" w:rsidR="00CE0E58" w:rsidRPr="0070430D" w:rsidRDefault="00CE0E58" w:rsidP="0070430D">
            <w:pPr>
              <w:pStyle w:val="Tablehead"/>
              <w:rPr>
                <w:rFonts w:eastAsia="SimSun"/>
                <w:sz w:val="16"/>
                <w:szCs w:val="16"/>
              </w:rPr>
            </w:pPr>
            <w:r w:rsidRPr="0070430D">
              <w:rPr>
                <w:rFonts w:eastAsia="SimSun"/>
                <w:sz w:val="16"/>
                <w:szCs w:val="16"/>
              </w:rPr>
              <w:t>B</w:t>
            </w:r>
          </w:p>
        </w:tc>
        <w:tc>
          <w:tcPr>
            <w:tcW w:w="967" w:type="dxa"/>
            <w:vMerge w:val="restart"/>
            <w:tcBorders>
              <w:top w:val="single" w:sz="4" w:space="0" w:color="auto"/>
              <w:left w:val="single" w:sz="4" w:space="0" w:color="auto"/>
              <w:bottom w:val="single" w:sz="4" w:space="0" w:color="auto"/>
              <w:right w:val="single" w:sz="4" w:space="0" w:color="auto"/>
            </w:tcBorders>
            <w:vAlign w:val="center"/>
          </w:tcPr>
          <w:p w14:paraId="462A12BB" w14:textId="77777777" w:rsidR="00CE0E58" w:rsidRPr="0070430D" w:rsidRDefault="00CE0E58" w:rsidP="0070430D">
            <w:pPr>
              <w:pStyle w:val="Tablehead"/>
              <w:rPr>
                <w:rFonts w:eastAsia="SimSun"/>
                <w:sz w:val="16"/>
                <w:szCs w:val="16"/>
              </w:rPr>
            </w:pPr>
            <w:r w:rsidRPr="0070430D">
              <w:rPr>
                <w:rFonts w:eastAsia="SimSun"/>
                <w:sz w:val="16"/>
                <w:szCs w:val="16"/>
              </w:rPr>
              <w:t>C</w:t>
            </w:r>
          </w:p>
        </w:tc>
        <w:tc>
          <w:tcPr>
            <w:tcW w:w="966" w:type="dxa"/>
            <w:vMerge w:val="restart"/>
            <w:tcBorders>
              <w:top w:val="single" w:sz="4" w:space="0" w:color="auto"/>
              <w:left w:val="single" w:sz="4" w:space="0" w:color="auto"/>
              <w:bottom w:val="single" w:sz="4" w:space="0" w:color="auto"/>
              <w:right w:val="single" w:sz="4" w:space="0" w:color="auto"/>
            </w:tcBorders>
            <w:vAlign w:val="center"/>
          </w:tcPr>
          <w:p w14:paraId="571D5E88" w14:textId="77777777" w:rsidR="00CE0E58" w:rsidRPr="0070430D" w:rsidRDefault="00CE0E58" w:rsidP="0070430D">
            <w:pPr>
              <w:pStyle w:val="Tablehead"/>
              <w:rPr>
                <w:rFonts w:eastAsia="SimSun"/>
                <w:sz w:val="16"/>
                <w:szCs w:val="16"/>
              </w:rPr>
            </w:pPr>
            <w:r w:rsidRPr="0070430D">
              <w:rPr>
                <w:rFonts w:eastAsia="SimSun"/>
                <w:sz w:val="16"/>
                <w:szCs w:val="16"/>
              </w:rPr>
              <w:t>D</w:t>
            </w:r>
          </w:p>
        </w:tc>
        <w:tc>
          <w:tcPr>
            <w:tcW w:w="2762" w:type="dxa"/>
            <w:gridSpan w:val="3"/>
            <w:vMerge w:val="restart"/>
            <w:tcBorders>
              <w:top w:val="single" w:sz="4" w:space="0" w:color="auto"/>
              <w:left w:val="single" w:sz="4" w:space="0" w:color="auto"/>
              <w:bottom w:val="single" w:sz="4" w:space="0" w:color="auto"/>
              <w:right w:val="single" w:sz="4" w:space="0" w:color="auto"/>
            </w:tcBorders>
            <w:vAlign w:val="center"/>
          </w:tcPr>
          <w:p w14:paraId="1CC07601" w14:textId="77777777" w:rsidR="00CE0E58" w:rsidRPr="0070430D" w:rsidRDefault="00CE0E58" w:rsidP="0070430D">
            <w:pPr>
              <w:pStyle w:val="Tablehead"/>
              <w:rPr>
                <w:rFonts w:eastAsia="SimSun"/>
                <w:sz w:val="16"/>
                <w:szCs w:val="16"/>
              </w:rPr>
            </w:pPr>
            <w:r w:rsidRPr="0070430D">
              <w:rPr>
                <w:rFonts w:eastAsia="SimSun"/>
                <w:sz w:val="16"/>
                <w:szCs w:val="16"/>
              </w:rPr>
              <w:t>E</w:t>
            </w:r>
          </w:p>
        </w:tc>
        <w:tc>
          <w:tcPr>
            <w:tcW w:w="966" w:type="dxa"/>
            <w:gridSpan w:val="2"/>
            <w:vMerge w:val="restart"/>
            <w:tcBorders>
              <w:top w:val="single" w:sz="4" w:space="0" w:color="auto"/>
              <w:left w:val="single" w:sz="4" w:space="0" w:color="auto"/>
              <w:bottom w:val="single" w:sz="4" w:space="0" w:color="auto"/>
              <w:right w:val="single" w:sz="4" w:space="0" w:color="auto"/>
            </w:tcBorders>
            <w:vAlign w:val="center"/>
          </w:tcPr>
          <w:p w14:paraId="1E7BBBBD" w14:textId="77777777" w:rsidR="00CE0E58" w:rsidRPr="0070430D" w:rsidRDefault="00CE0E58" w:rsidP="0070430D">
            <w:pPr>
              <w:pStyle w:val="Tablehead"/>
              <w:rPr>
                <w:rFonts w:eastAsia="SimSun"/>
                <w:sz w:val="16"/>
                <w:szCs w:val="16"/>
              </w:rPr>
            </w:pPr>
            <w:r w:rsidRPr="0070430D">
              <w:rPr>
                <w:rFonts w:eastAsia="SimSun"/>
                <w:sz w:val="16"/>
                <w:szCs w:val="16"/>
              </w:rPr>
              <w:t>F</w:t>
            </w:r>
          </w:p>
        </w:tc>
        <w:tc>
          <w:tcPr>
            <w:tcW w:w="1856" w:type="dxa"/>
            <w:gridSpan w:val="2"/>
            <w:tcBorders>
              <w:top w:val="single" w:sz="4" w:space="0" w:color="auto"/>
              <w:left w:val="single" w:sz="4" w:space="0" w:color="auto"/>
              <w:bottom w:val="single" w:sz="4" w:space="0" w:color="auto"/>
              <w:right w:val="single" w:sz="4" w:space="0" w:color="auto"/>
            </w:tcBorders>
            <w:vAlign w:val="center"/>
          </w:tcPr>
          <w:p w14:paraId="0BDDFE0E" w14:textId="77777777" w:rsidR="00CE0E58" w:rsidRPr="0070430D" w:rsidRDefault="00CE0E58" w:rsidP="0070430D">
            <w:pPr>
              <w:pStyle w:val="Tablehead"/>
              <w:rPr>
                <w:rFonts w:eastAsia="SimSun"/>
                <w:sz w:val="16"/>
                <w:szCs w:val="16"/>
              </w:rPr>
            </w:pPr>
            <w:r w:rsidRPr="0070430D">
              <w:rPr>
                <w:rFonts w:eastAsia="SimSun"/>
                <w:sz w:val="16"/>
                <w:szCs w:val="16"/>
              </w:rPr>
              <w:t>G</w:t>
            </w:r>
          </w:p>
        </w:tc>
        <w:tc>
          <w:tcPr>
            <w:tcW w:w="942" w:type="dxa"/>
            <w:vMerge w:val="restart"/>
            <w:tcBorders>
              <w:top w:val="single" w:sz="4" w:space="0" w:color="auto"/>
              <w:left w:val="single" w:sz="4" w:space="0" w:color="auto"/>
              <w:bottom w:val="single" w:sz="4" w:space="0" w:color="auto"/>
              <w:right w:val="single" w:sz="4" w:space="0" w:color="auto"/>
            </w:tcBorders>
            <w:vAlign w:val="center"/>
          </w:tcPr>
          <w:p w14:paraId="5E6821FF" w14:textId="77777777" w:rsidR="00CE0E58" w:rsidRPr="0070430D" w:rsidRDefault="00CE0E58" w:rsidP="0070430D">
            <w:pPr>
              <w:pStyle w:val="Tablehead"/>
              <w:rPr>
                <w:rFonts w:eastAsia="SimSun"/>
                <w:sz w:val="16"/>
                <w:szCs w:val="16"/>
              </w:rPr>
            </w:pPr>
            <w:r w:rsidRPr="0070430D">
              <w:rPr>
                <w:rFonts w:eastAsia="SimSun"/>
                <w:sz w:val="16"/>
                <w:szCs w:val="16"/>
              </w:rPr>
              <w:t>H</w:t>
            </w:r>
          </w:p>
        </w:tc>
        <w:tc>
          <w:tcPr>
            <w:tcW w:w="944" w:type="dxa"/>
            <w:vMerge w:val="restart"/>
            <w:tcBorders>
              <w:top w:val="single" w:sz="4" w:space="0" w:color="auto"/>
              <w:left w:val="single" w:sz="4" w:space="0" w:color="auto"/>
              <w:bottom w:val="single" w:sz="4" w:space="0" w:color="auto"/>
              <w:right w:val="single" w:sz="4" w:space="0" w:color="auto"/>
            </w:tcBorders>
            <w:vAlign w:val="center"/>
          </w:tcPr>
          <w:p w14:paraId="5BED1558" w14:textId="77777777" w:rsidR="00CE0E58" w:rsidRPr="0070430D" w:rsidRDefault="00CE0E58" w:rsidP="0070430D">
            <w:pPr>
              <w:pStyle w:val="Tablehead"/>
              <w:rPr>
                <w:rFonts w:eastAsia="SimSun"/>
                <w:sz w:val="16"/>
                <w:szCs w:val="16"/>
              </w:rPr>
            </w:pPr>
            <w:r w:rsidRPr="0070430D">
              <w:rPr>
                <w:rFonts w:eastAsia="SimSun"/>
                <w:sz w:val="16"/>
                <w:szCs w:val="16"/>
              </w:rPr>
              <w:t>R</w:t>
            </w:r>
          </w:p>
        </w:tc>
        <w:tc>
          <w:tcPr>
            <w:tcW w:w="1888" w:type="dxa"/>
            <w:gridSpan w:val="2"/>
            <w:tcBorders>
              <w:top w:val="single" w:sz="4" w:space="0" w:color="auto"/>
              <w:left w:val="single" w:sz="4" w:space="0" w:color="auto"/>
              <w:bottom w:val="single" w:sz="4" w:space="0" w:color="auto"/>
              <w:right w:val="single" w:sz="4" w:space="0" w:color="auto"/>
            </w:tcBorders>
          </w:tcPr>
          <w:p w14:paraId="3158A56A" w14:textId="77777777" w:rsidR="00CE0E58" w:rsidRPr="0070430D" w:rsidRDefault="00CE0E58" w:rsidP="0070430D">
            <w:pPr>
              <w:pStyle w:val="Tablehead"/>
              <w:rPr>
                <w:rFonts w:eastAsia="SimSun"/>
                <w:sz w:val="16"/>
                <w:szCs w:val="16"/>
              </w:rPr>
            </w:pPr>
            <w:r w:rsidRPr="0070430D">
              <w:rPr>
                <w:rFonts w:eastAsia="SimSun"/>
                <w:sz w:val="16"/>
                <w:szCs w:val="16"/>
              </w:rPr>
              <w:t>K</w:t>
            </w:r>
          </w:p>
        </w:tc>
      </w:tr>
      <w:tr w:rsidR="00CE0E58" w:rsidRPr="00BE2B58" w14:paraId="48634B05" w14:textId="77777777" w:rsidTr="00EB5C98">
        <w:trPr>
          <w:cantSplit/>
          <w:jc w:val="center"/>
        </w:trPr>
        <w:tc>
          <w:tcPr>
            <w:tcW w:w="2841" w:type="dxa"/>
            <w:vMerge/>
            <w:tcBorders>
              <w:top w:val="single" w:sz="4" w:space="0" w:color="auto"/>
              <w:left w:val="single" w:sz="4" w:space="0" w:color="auto"/>
              <w:bottom w:val="single" w:sz="4" w:space="0" w:color="auto"/>
              <w:right w:val="single" w:sz="4" w:space="0" w:color="auto"/>
            </w:tcBorders>
            <w:vAlign w:val="center"/>
          </w:tcPr>
          <w:p w14:paraId="0230B447" w14:textId="77777777" w:rsidR="00CE0E58" w:rsidRPr="0070430D" w:rsidRDefault="00CE0E58" w:rsidP="0070430D">
            <w:pPr>
              <w:pStyle w:val="Tablehead"/>
              <w:rPr>
                <w:rFonts w:eastAsia="SimSun"/>
                <w:sz w:val="16"/>
                <w:szCs w:val="16"/>
              </w:rPr>
            </w:pPr>
          </w:p>
        </w:tc>
        <w:tc>
          <w:tcPr>
            <w:tcW w:w="986" w:type="dxa"/>
            <w:vMerge/>
            <w:tcBorders>
              <w:top w:val="single" w:sz="4" w:space="0" w:color="auto"/>
              <w:left w:val="single" w:sz="4" w:space="0" w:color="auto"/>
              <w:bottom w:val="single" w:sz="4" w:space="0" w:color="auto"/>
              <w:right w:val="single" w:sz="4" w:space="0" w:color="auto"/>
            </w:tcBorders>
            <w:vAlign w:val="center"/>
          </w:tcPr>
          <w:p w14:paraId="2180BB0C" w14:textId="77777777" w:rsidR="00CE0E58" w:rsidRPr="0070430D" w:rsidRDefault="00CE0E58" w:rsidP="0070430D">
            <w:pPr>
              <w:pStyle w:val="Tablehead"/>
              <w:rPr>
                <w:rFonts w:eastAsia="SimSun"/>
                <w:sz w:val="16"/>
                <w:szCs w:val="16"/>
              </w:rPr>
            </w:pPr>
          </w:p>
        </w:tc>
        <w:tc>
          <w:tcPr>
            <w:tcW w:w="945" w:type="dxa"/>
            <w:gridSpan w:val="2"/>
            <w:vMerge/>
            <w:tcBorders>
              <w:top w:val="single" w:sz="4" w:space="0" w:color="auto"/>
              <w:left w:val="single" w:sz="4" w:space="0" w:color="auto"/>
              <w:bottom w:val="single" w:sz="4" w:space="0" w:color="auto"/>
              <w:right w:val="single" w:sz="4" w:space="0" w:color="auto"/>
            </w:tcBorders>
            <w:vAlign w:val="center"/>
          </w:tcPr>
          <w:p w14:paraId="62947820" w14:textId="77777777" w:rsidR="00CE0E58" w:rsidRPr="0070430D" w:rsidRDefault="00CE0E58" w:rsidP="0070430D">
            <w:pPr>
              <w:pStyle w:val="Tablehead"/>
              <w:rPr>
                <w:rFonts w:eastAsia="SimSun"/>
                <w:sz w:val="16"/>
                <w:szCs w:val="16"/>
              </w:rPr>
            </w:pPr>
          </w:p>
        </w:tc>
        <w:tc>
          <w:tcPr>
            <w:tcW w:w="967" w:type="dxa"/>
            <w:vMerge/>
            <w:tcBorders>
              <w:top w:val="single" w:sz="4" w:space="0" w:color="auto"/>
              <w:left w:val="single" w:sz="4" w:space="0" w:color="auto"/>
              <w:bottom w:val="single" w:sz="4" w:space="0" w:color="auto"/>
              <w:right w:val="single" w:sz="4" w:space="0" w:color="auto"/>
            </w:tcBorders>
            <w:vAlign w:val="center"/>
          </w:tcPr>
          <w:p w14:paraId="74D16061" w14:textId="77777777" w:rsidR="00CE0E58" w:rsidRPr="0070430D" w:rsidRDefault="00CE0E58" w:rsidP="0070430D">
            <w:pPr>
              <w:pStyle w:val="Tablehead"/>
              <w:rPr>
                <w:rFonts w:eastAsia="SimSun"/>
                <w:sz w:val="16"/>
                <w:szCs w:val="16"/>
              </w:rPr>
            </w:pPr>
          </w:p>
        </w:tc>
        <w:tc>
          <w:tcPr>
            <w:tcW w:w="966" w:type="dxa"/>
            <w:vMerge/>
            <w:tcBorders>
              <w:top w:val="single" w:sz="4" w:space="0" w:color="auto"/>
              <w:left w:val="single" w:sz="4" w:space="0" w:color="auto"/>
              <w:bottom w:val="single" w:sz="4" w:space="0" w:color="auto"/>
              <w:right w:val="single" w:sz="4" w:space="0" w:color="auto"/>
            </w:tcBorders>
            <w:vAlign w:val="center"/>
          </w:tcPr>
          <w:p w14:paraId="1F6B53A4" w14:textId="77777777" w:rsidR="00CE0E58" w:rsidRPr="0070430D" w:rsidRDefault="00CE0E58" w:rsidP="0070430D">
            <w:pPr>
              <w:pStyle w:val="Tablehead"/>
              <w:rPr>
                <w:rFonts w:eastAsia="SimSun"/>
                <w:sz w:val="16"/>
                <w:szCs w:val="16"/>
              </w:rPr>
            </w:pPr>
          </w:p>
        </w:tc>
        <w:tc>
          <w:tcPr>
            <w:tcW w:w="2762" w:type="dxa"/>
            <w:gridSpan w:val="3"/>
            <w:vMerge/>
            <w:tcBorders>
              <w:top w:val="single" w:sz="4" w:space="0" w:color="auto"/>
              <w:left w:val="single" w:sz="4" w:space="0" w:color="auto"/>
              <w:bottom w:val="single" w:sz="4" w:space="0" w:color="auto"/>
              <w:right w:val="single" w:sz="4" w:space="0" w:color="auto"/>
            </w:tcBorders>
            <w:vAlign w:val="center"/>
          </w:tcPr>
          <w:p w14:paraId="73746B5B" w14:textId="77777777" w:rsidR="00CE0E58" w:rsidRPr="0070430D" w:rsidRDefault="00CE0E58" w:rsidP="0070430D">
            <w:pPr>
              <w:pStyle w:val="Tablehead"/>
              <w:rPr>
                <w:rFonts w:eastAsia="SimSun"/>
                <w:sz w:val="16"/>
                <w:szCs w:val="16"/>
              </w:rPr>
            </w:pPr>
          </w:p>
        </w:tc>
        <w:tc>
          <w:tcPr>
            <w:tcW w:w="966" w:type="dxa"/>
            <w:gridSpan w:val="2"/>
            <w:vMerge/>
            <w:tcBorders>
              <w:top w:val="single" w:sz="4" w:space="0" w:color="auto"/>
              <w:left w:val="single" w:sz="4" w:space="0" w:color="auto"/>
              <w:bottom w:val="single" w:sz="4" w:space="0" w:color="auto"/>
              <w:right w:val="single" w:sz="4" w:space="0" w:color="auto"/>
            </w:tcBorders>
            <w:vAlign w:val="center"/>
          </w:tcPr>
          <w:p w14:paraId="5447656A" w14:textId="77777777" w:rsidR="00CE0E58" w:rsidRPr="0070430D" w:rsidRDefault="00CE0E58" w:rsidP="0070430D">
            <w:pPr>
              <w:pStyle w:val="Tablehead"/>
              <w:rPr>
                <w:rFonts w:eastAsia="SimSun"/>
                <w:sz w:val="16"/>
                <w:szCs w:val="16"/>
              </w:rPr>
            </w:pPr>
          </w:p>
        </w:tc>
        <w:tc>
          <w:tcPr>
            <w:tcW w:w="967" w:type="dxa"/>
            <w:tcBorders>
              <w:top w:val="single" w:sz="4" w:space="0" w:color="auto"/>
              <w:left w:val="single" w:sz="4" w:space="0" w:color="auto"/>
              <w:bottom w:val="single" w:sz="4" w:space="0" w:color="auto"/>
              <w:right w:val="single" w:sz="4" w:space="0" w:color="auto"/>
            </w:tcBorders>
            <w:vAlign w:val="center"/>
          </w:tcPr>
          <w:p w14:paraId="520A67F4" w14:textId="77777777" w:rsidR="00CE0E58" w:rsidRPr="0070430D" w:rsidRDefault="00CE0E58" w:rsidP="0070430D">
            <w:pPr>
              <w:pStyle w:val="Tablehead"/>
              <w:rPr>
                <w:rFonts w:eastAsia="SimSun"/>
                <w:sz w:val="16"/>
                <w:szCs w:val="16"/>
              </w:rPr>
            </w:pPr>
            <w:r w:rsidRPr="0070430D">
              <w:rPr>
                <w:rFonts w:eastAsia="SimSun"/>
                <w:sz w:val="16"/>
                <w:szCs w:val="16"/>
              </w:rPr>
              <w:t>Link 1</w:t>
            </w:r>
          </w:p>
        </w:tc>
        <w:tc>
          <w:tcPr>
            <w:tcW w:w="889" w:type="dxa"/>
            <w:tcBorders>
              <w:top w:val="single" w:sz="4" w:space="0" w:color="auto"/>
              <w:left w:val="single" w:sz="4" w:space="0" w:color="auto"/>
              <w:bottom w:val="single" w:sz="4" w:space="0" w:color="auto"/>
              <w:right w:val="single" w:sz="4" w:space="0" w:color="auto"/>
            </w:tcBorders>
            <w:vAlign w:val="center"/>
          </w:tcPr>
          <w:p w14:paraId="7442CA50" w14:textId="77777777" w:rsidR="00CE0E58" w:rsidRPr="0070430D" w:rsidRDefault="00CE0E58" w:rsidP="0070430D">
            <w:pPr>
              <w:pStyle w:val="Tablehead"/>
              <w:rPr>
                <w:rFonts w:eastAsia="SimSun"/>
                <w:sz w:val="16"/>
                <w:szCs w:val="16"/>
              </w:rPr>
            </w:pPr>
            <w:r w:rsidRPr="0070430D">
              <w:rPr>
                <w:rFonts w:eastAsia="SimSun"/>
                <w:sz w:val="16"/>
                <w:szCs w:val="16"/>
              </w:rPr>
              <w:t>Link 2</w:t>
            </w:r>
          </w:p>
        </w:tc>
        <w:tc>
          <w:tcPr>
            <w:tcW w:w="942" w:type="dxa"/>
            <w:vMerge/>
            <w:tcBorders>
              <w:top w:val="single" w:sz="4" w:space="0" w:color="auto"/>
              <w:left w:val="single" w:sz="4" w:space="0" w:color="auto"/>
              <w:bottom w:val="single" w:sz="4" w:space="0" w:color="auto"/>
              <w:right w:val="single" w:sz="4" w:space="0" w:color="auto"/>
            </w:tcBorders>
            <w:vAlign w:val="center"/>
          </w:tcPr>
          <w:p w14:paraId="415854A0" w14:textId="77777777" w:rsidR="00CE0E58" w:rsidRPr="0070430D" w:rsidRDefault="00CE0E58" w:rsidP="0070430D">
            <w:pPr>
              <w:pStyle w:val="Tablehead"/>
              <w:rPr>
                <w:rFonts w:eastAsia="SimSun"/>
                <w:sz w:val="16"/>
                <w:szCs w:val="16"/>
              </w:rPr>
            </w:pPr>
          </w:p>
        </w:tc>
        <w:tc>
          <w:tcPr>
            <w:tcW w:w="944" w:type="dxa"/>
            <w:vMerge/>
            <w:tcBorders>
              <w:top w:val="single" w:sz="4" w:space="0" w:color="auto"/>
              <w:left w:val="single" w:sz="4" w:space="0" w:color="auto"/>
              <w:bottom w:val="single" w:sz="4" w:space="0" w:color="auto"/>
              <w:right w:val="single" w:sz="4" w:space="0" w:color="auto"/>
            </w:tcBorders>
            <w:vAlign w:val="center"/>
          </w:tcPr>
          <w:p w14:paraId="74B357D0" w14:textId="77777777" w:rsidR="00CE0E58" w:rsidRPr="0070430D" w:rsidRDefault="00CE0E58" w:rsidP="0070430D">
            <w:pPr>
              <w:pStyle w:val="Tablehead"/>
              <w:rPr>
                <w:rFonts w:eastAsia="SimSun"/>
                <w:sz w:val="16"/>
                <w:szCs w:val="16"/>
              </w:rPr>
            </w:pPr>
          </w:p>
        </w:tc>
        <w:tc>
          <w:tcPr>
            <w:tcW w:w="944" w:type="dxa"/>
            <w:tcBorders>
              <w:top w:val="single" w:sz="4" w:space="0" w:color="auto"/>
              <w:left w:val="single" w:sz="4" w:space="0" w:color="auto"/>
              <w:bottom w:val="single" w:sz="4" w:space="0" w:color="auto"/>
              <w:right w:val="single" w:sz="4" w:space="0" w:color="auto"/>
            </w:tcBorders>
          </w:tcPr>
          <w:p w14:paraId="1F3CB0AA" w14:textId="77777777" w:rsidR="00CE0E58" w:rsidRPr="0070430D" w:rsidRDefault="00CE0E58" w:rsidP="0070430D">
            <w:pPr>
              <w:pStyle w:val="Tablehead"/>
              <w:rPr>
                <w:rFonts w:eastAsia="SimSun"/>
                <w:sz w:val="16"/>
                <w:szCs w:val="16"/>
              </w:rPr>
            </w:pPr>
            <w:r w:rsidRPr="0070430D">
              <w:rPr>
                <w:rFonts w:eastAsia="SimSun"/>
                <w:sz w:val="16"/>
                <w:szCs w:val="16"/>
              </w:rPr>
              <w:t>I</w:t>
            </w:r>
          </w:p>
        </w:tc>
        <w:tc>
          <w:tcPr>
            <w:tcW w:w="944" w:type="dxa"/>
            <w:tcBorders>
              <w:top w:val="single" w:sz="4" w:space="0" w:color="auto"/>
              <w:left w:val="single" w:sz="4" w:space="0" w:color="auto"/>
              <w:bottom w:val="single" w:sz="4" w:space="0" w:color="auto"/>
              <w:right w:val="single" w:sz="4" w:space="0" w:color="auto"/>
            </w:tcBorders>
          </w:tcPr>
          <w:p w14:paraId="76522506" w14:textId="77777777" w:rsidR="00CE0E58" w:rsidRPr="0070430D" w:rsidRDefault="00CE0E58" w:rsidP="0070430D">
            <w:pPr>
              <w:pStyle w:val="Tablehead"/>
              <w:rPr>
                <w:rFonts w:eastAsia="SimSun"/>
                <w:sz w:val="16"/>
                <w:szCs w:val="16"/>
              </w:rPr>
            </w:pPr>
            <w:r w:rsidRPr="0070430D">
              <w:rPr>
                <w:rFonts w:eastAsia="SimSun"/>
                <w:sz w:val="16"/>
                <w:szCs w:val="16"/>
              </w:rPr>
              <w:t>M</w:t>
            </w:r>
          </w:p>
        </w:tc>
      </w:tr>
      <w:tr w:rsidR="00CE0E58" w:rsidRPr="00BE2B58" w14:paraId="3FC4E43A" w14:textId="77777777" w:rsidTr="00EB5C98">
        <w:trPr>
          <w:cantSplit/>
          <w:jc w:val="center"/>
        </w:trPr>
        <w:tc>
          <w:tcPr>
            <w:tcW w:w="14175" w:type="dxa"/>
            <w:gridSpan w:val="15"/>
            <w:tcBorders>
              <w:top w:val="single" w:sz="4" w:space="0" w:color="auto"/>
              <w:left w:val="single" w:sz="4" w:space="0" w:color="auto"/>
              <w:bottom w:val="single" w:sz="4" w:space="0" w:color="auto"/>
              <w:right w:val="nil"/>
            </w:tcBorders>
          </w:tcPr>
          <w:p w14:paraId="2441D1C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iCs/>
                <w:sz w:val="16"/>
                <w:lang w:val="en-US"/>
              </w:rPr>
            </w:pPr>
            <w:r w:rsidRPr="00BE2B58">
              <w:rPr>
                <w:rFonts w:eastAsia="SimSun"/>
                <w:i/>
                <w:sz w:val="16"/>
                <w:lang w:val="en-US"/>
              </w:rPr>
              <w:t>Polarization</w:t>
            </w:r>
          </w:p>
        </w:tc>
        <w:tc>
          <w:tcPr>
            <w:tcW w:w="944" w:type="dxa"/>
            <w:tcBorders>
              <w:top w:val="single" w:sz="4" w:space="0" w:color="auto"/>
              <w:left w:val="nil"/>
              <w:bottom w:val="single" w:sz="4" w:space="0" w:color="auto"/>
              <w:right w:val="nil"/>
            </w:tcBorders>
          </w:tcPr>
          <w:p w14:paraId="0C19029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sz w:val="16"/>
                <w:lang w:val="en-US"/>
              </w:rPr>
            </w:pPr>
          </w:p>
        </w:tc>
        <w:tc>
          <w:tcPr>
            <w:tcW w:w="944" w:type="dxa"/>
            <w:tcBorders>
              <w:top w:val="single" w:sz="4" w:space="0" w:color="auto"/>
              <w:left w:val="nil"/>
              <w:bottom w:val="single" w:sz="4" w:space="0" w:color="auto"/>
              <w:right w:val="single" w:sz="4" w:space="0" w:color="auto"/>
            </w:tcBorders>
          </w:tcPr>
          <w:p w14:paraId="3685A2D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sz w:val="16"/>
                <w:lang w:val="en-US"/>
              </w:rPr>
            </w:pPr>
          </w:p>
        </w:tc>
      </w:tr>
      <w:tr w:rsidR="00CE0E58" w:rsidRPr="00BE2B58" w14:paraId="0382D428"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7F7461E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lang w:val="en-US"/>
              </w:rPr>
              <w:t>Feeder link</w:t>
            </w:r>
          </w:p>
        </w:tc>
        <w:tc>
          <w:tcPr>
            <w:tcW w:w="986" w:type="dxa"/>
            <w:tcBorders>
              <w:top w:val="single" w:sz="4" w:space="0" w:color="auto"/>
              <w:left w:val="single" w:sz="4" w:space="0" w:color="auto"/>
              <w:bottom w:val="single" w:sz="4" w:space="0" w:color="auto"/>
              <w:right w:val="single" w:sz="4" w:space="0" w:color="auto"/>
            </w:tcBorders>
          </w:tcPr>
          <w:p w14:paraId="2EDCDD2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RHCP</w:t>
            </w:r>
          </w:p>
        </w:tc>
        <w:tc>
          <w:tcPr>
            <w:tcW w:w="945" w:type="dxa"/>
            <w:gridSpan w:val="2"/>
            <w:tcBorders>
              <w:top w:val="single" w:sz="4" w:space="0" w:color="auto"/>
              <w:left w:val="single" w:sz="4" w:space="0" w:color="auto"/>
              <w:bottom w:val="single" w:sz="4" w:space="0" w:color="auto"/>
              <w:right w:val="single" w:sz="4" w:space="0" w:color="auto"/>
            </w:tcBorders>
          </w:tcPr>
          <w:p w14:paraId="6A1CA29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LHCP</w:t>
            </w:r>
          </w:p>
        </w:tc>
        <w:tc>
          <w:tcPr>
            <w:tcW w:w="967" w:type="dxa"/>
            <w:tcBorders>
              <w:top w:val="single" w:sz="4" w:space="0" w:color="auto"/>
              <w:left w:val="single" w:sz="4" w:space="0" w:color="auto"/>
              <w:bottom w:val="single" w:sz="4" w:space="0" w:color="auto"/>
              <w:right w:val="single" w:sz="4" w:space="0" w:color="auto"/>
            </w:tcBorders>
          </w:tcPr>
          <w:p w14:paraId="6796660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Circular</w:t>
            </w:r>
          </w:p>
        </w:tc>
        <w:tc>
          <w:tcPr>
            <w:tcW w:w="966" w:type="dxa"/>
            <w:tcBorders>
              <w:top w:val="single" w:sz="4" w:space="0" w:color="auto"/>
              <w:left w:val="single" w:sz="4" w:space="0" w:color="auto"/>
              <w:bottom w:val="single" w:sz="4" w:space="0" w:color="auto"/>
              <w:right w:val="single" w:sz="4" w:space="0" w:color="auto"/>
            </w:tcBorders>
          </w:tcPr>
          <w:p w14:paraId="0FD4047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RHCP/ LHCP</w:t>
            </w:r>
          </w:p>
        </w:tc>
        <w:tc>
          <w:tcPr>
            <w:tcW w:w="2762" w:type="dxa"/>
            <w:gridSpan w:val="3"/>
            <w:tcBorders>
              <w:top w:val="single" w:sz="4" w:space="0" w:color="auto"/>
              <w:left w:val="single" w:sz="4" w:space="0" w:color="auto"/>
              <w:bottom w:val="single" w:sz="4" w:space="0" w:color="auto"/>
              <w:right w:val="single" w:sz="4" w:space="0" w:color="auto"/>
            </w:tcBorders>
          </w:tcPr>
          <w:p w14:paraId="53BC036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Dual circular</w:t>
            </w:r>
          </w:p>
        </w:tc>
        <w:tc>
          <w:tcPr>
            <w:tcW w:w="966" w:type="dxa"/>
            <w:gridSpan w:val="2"/>
            <w:tcBorders>
              <w:top w:val="single" w:sz="4" w:space="0" w:color="auto"/>
              <w:left w:val="single" w:sz="4" w:space="0" w:color="auto"/>
              <w:bottom w:val="single" w:sz="4" w:space="0" w:color="auto"/>
              <w:right w:val="single" w:sz="4" w:space="0" w:color="auto"/>
            </w:tcBorders>
          </w:tcPr>
          <w:p w14:paraId="6EDA51E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Circular</w:t>
            </w:r>
          </w:p>
        </w:tc>
        <w:tc>
          <w:tcPr>
            <w:tcW w:w="967" w:type="dxa"/>
            <w:tcBorders>
              <w:top w:val="single" w:sz="4" w:space="0" w:color="auto"/>
              <w:left w:val="single" w:sz="4" w:space="0" w:color="auto"/>
              <w:bottom w:val="single" w:sz="4" w:space="0" w:color="auto"/>
              <w:right w:val="single" w:sz="4" w:space="0" w:color="auto"/>
            </w:tcBorders>
          </w:tcPr>
          <w:p w14:paraId="4885684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LHCP</w:t>
            </w:r>
          </w:p>
        </w:tc>
        <w:tc>
          <w:tcPr>
            <w:tcW w:w="889" w:type="dxa"/>
            <w:tcBorders>
              <w:top w:val="single" w:sz="4" w:space="0" w:color="auto"/>
              <w:left w:val="single" w:sz="4" w:space="0" w:color="auto"/>
              <w:bottom w:val="single" w:sz="4" w:space="0" w:color="auto"/>
              <w:right w:val="single" w:sz="4" w:space="0" w:color="auto"/>
            </w:tcBorders>
          </w:tcPr>
          <w:p w14:paraId="40FD755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LHCP</w:t>
            </w:r>
          </w:p>
        </w:tc>
        <w:tc>
          <w:tcPr>
            <w:tcW w:w="942" w:type="dxa"/>
            <w:tcBorders>
              <w:top w:val="single" w:sz="4" w:space="0" w:color="auto"/>
              <w:left w:val="single" w:sz="4" w:space="0" w:color="auto"/>
              <w:bottom w:val="single" w:sz="4" w:space="0" w:color="auto"/>
              <w:right w:val="single" w:sz="4" w:space="0" w:color="auto"/>
            </w:tcBorders>
          </w:tcPr>
          <w:p w14:paraId="568B110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RHCP</w:t>
            </w:r>
          </w:p>
        </w:tc>
        <w:tc>
          <w:tcPr>
            <w:tcW w:w="944" w:type="dxa"/>
            <w:tcBorders>
              <w:top w:val="single" w:sz="4" w:space="0" w:color="auto"/>
              <w:left w:val="single" w:sz="4" w:space="0" w:color="auto"/>
              <w:bottom w:val="single" w:sz="4" w:space="0" w:color="auto"/>
              <w:right w:val="single" w:sz="4" w:space="0" w:color="auto"/>
            </w:tcBorders>
          </w:tcPr>
          <w:p w14:paraId="3019EB0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Circular</w:t>
            </w:r>
          </w:p>
        </w:tc>
        <w:tc>
          <w:tcPr>
            <w:tcW w:w="944" w:type="dxa"/>
            <w:tcBorders>
              <w:top w:val="single" w:sz="4" w:space="0" w:color="auto"/>
              <w:left w:val="single" w:sz="4" w:space="0" w:color="auto"/>
              <w:bottom w:val="single" w:sz="4" w:space="0" w:color="auto"/>
              <w:right w:val="single" w:sz="4" w:space="0" w:color="auto"/>
            </w:tcBorders>
          </w:tcPr>
          <w:p w14:paraId="6D5A341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r w:rsidRPr="00BE2B58">
              <w:rPr>
                <w:rFonts w:eastAsia="SimSun"/>
                <w:sz w:val="16"/>
                <w:szCs w:val="16"/>
              </w:rPr>
              <w:t>Circular</w:t>
            </w:r>
          </w:p>
        </w:tc>
        <w:tc>
          <w:tcPr>
            <w:tcW w:w="944" w:type="dxa"/>
            <w:tcBorders>
              <w:top w:val="single" w:sz="4" w:space="0" w:color="auto"/>
              <w:left w:val="single" w:sz="4" w:space="0" w:color="auto"/>
              <w:bottom w:val="single" w:sz="4" w:space="0" w:color="auto"/>
              <w:right w:val="single" w:sz="4" w:space="0" w:color="auto"/>
            </w:tcBorders>
          </w:tcPr>
          <w:p w14:paraId="388C902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r w:rsidRPr="00BE2B58">
              <w:rPr>
                <w:rFonts w:eastAsia="SimSun"/>
                <w:sz w:val="16"/>
                <w:szCs w:val="16"/>
              </w:rPr>
              <w:t>Circular</w:t>
            </w:r>
          </w:p>
        </w:tc>
      </w:tr>
      <w:tr w:rsidR="00CE0E58" w:rsidRPr="00BE2B58" w14:paraId="4CD190FA"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4D11A78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lang w:val="en-US"/>
              </w:rPr>
              <w:t>Service link</w:t>
            </w:r>
          </w:p>
        </w:tc>
        <w:tc>
          <w:tcPr>
            <w:tcW w:w="986" w:type="dxa"/>
            <w:tcBorders>
              <w:top w:val="single" w:sz="4" w:space="0" w:color="auto"/>
              <w:left w:val="single" w:sz="4" w:space="0" w:color="auto"/>
              <w:bottom w:val="single" w:sz="4" w:space="0" w:color="auto"/>
              <w:right w:val="single" w:sz="4" w:space="0" w:color="auto"/>
            </w:tcBorders>
          </w:tcPr>
          <w:p w14:paraId="3955755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RHCP</w:t>
            </w:r>
          </w:p>
        </w:tc>
        <w:tc>
          <w:tcPr>
            <w:tcW w:w="945" w:type="dxa"/>
            <w:gridSpan w:val="2"/>
            <w:tcBorders>
              <w:top w:val="single" w:sz="4" w:space="0" w:color="auto"/>
              <w:left w:val="single" w:sz="4" w:space="0" w:color="auto"/>
              <w:bottom w:val="single" w:sz="4" w:space="0" w:color="auto"/>
              <w:right w:val="single" w:sz="4" w:space="0" w:color="auto"/>
            </w:tcBorders>
          </w:tcPr>
          <w:p w14:paraId="1E84198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LHCP</w:t>
            </w:r>
          </w:p>
        </w:tc>
        <w:tc>
          <w:tcPr>
            <w:tcW w:w="967" w:type="dxa"/>
            <w:tcBorders>
              <w:top w:val="single" w:sz="4" w:space="0" w:color="auto"/>
              <w:left w:val="single" w:sz="4" w:space="0" w:color="auto"/>
              <w:bottom w:val="single" w:sz="4" w:space="0" w:color="auto"/>
              <w:right w:val="single" w:sz="4" w:space="0" w:color="auto"/>
            </w:tcBorders>
          </w:tcPr>
          <w:p w14:paraId="4CD4E28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Circular</w:t>
            </w:r>
          </w:p>
        </w:tc>
        <w:tc>
          <w:tcPr>
            <w:tcW w:w="966" w:type="dxa"/>
            <w:tcBorders>
              <w:top w:val="single" w:sz="4" w:space="0" w:color="auto"/>
              <w:left w:val="single" w:sz="4" w:space="0" w:color="auto"/>
              <w:bottom w:val="single" w:sz="4" w:space="0" w:color="auto"/>
              <w:right w:val="single" w:sz="4" w:space="0" w:color="auto"/>
            </w:tcBorders>
          </w:tcPr>
          <w:p w14:paraId="1E02561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LHCP</w:t>
            </w:r>
          </w:p>
        </w:tc>
        <w:tc>
          <w:tcPr>
            <w:tcW w:w="2762" w:type="dxa"/>
            <w:gridSpan w:val="3"/>
            <w:tcBorders>
              <w:top w:val="single" w:sz="4" w:space="0" w:color="auto"/>
              <w:left w:val="single" w:sz="4" w:space="0" w:color="auto"/>
              <w:bottom w:val="single" w:sz="4" w:space="0" w:color="auto"/>
              <w:right w:val="single" w:sz="4" w:space="0" w:color="auto"/>
            </w:tcBorders>
          </w:tcPr>
          <w:p w14:paraId="5AAE7BE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RHCP</w:t>
            </w:r>
          </w:p>
        </w:tc>
        <w:tc>
          <w:tcPr>
            <w:tcW w:w="966" w:type="dxa"/>
            <w:gridSpan w:val="2"/>
            <w:tcBorders>
              <w:top w:val="single" w:sz="4" w:space="0" w:color="auto"/>
              <w:left w:val="single" w:sz="4" w:space="0" w:color="auto"/>
              <w:bottom w:val="single" w:sz="4" w:space="0" w:color="auto"/>
              <w:right w:val="single" w:sz="4" w:space="0" w:color="auto"/>
            </w:tcBorders>
          </w:tcPr>
          <w:p w14:paraId="72D490A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RHCP</w:t>
            </w:r>
          </w:p>
        </w:tc>
        <w:tc>
          <w:tcPr>
            <w:tcW w:w="967" w:type="dxa"/>
            <w:tcBorders>
              <w:top w:val="single" w:sz="4" w:space="0" w:color="auto"/>
              <w:left w:val="single" w:sz="4" w:space="0" w:color="auto"/>
              <w:bottom w:val="single" w:sz="4" w:space="0" w:color="auto"/>
              <w:right w:val="single" w:sz="4" w:space="0" w:color="auto"/>
            </w:tcBorders>
          </w:tcPr>
          <w:p w14:paraId="5FBD5B6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RHCP</w:t>
            </w:r>
          </w:p>
        </w:tc>
        <w:tc>
          <w:tcPr>
            <w:tcW w:w="889" w:type="dxa"/>
            <w:tcBorders>
              <w:top w:val="single" w:sz="4" w:space="0" w:color="auto"/>
              <w:left w:val="single" w:sz="4" w:space="0" w:color="auto"/>
              <w:bottom w:val="single" w:sz="4" w:space="0" w:color="auto"/>
              <w:right w:val="single" w:sz="4" w:space="0" w:color="auto"/>
            </w:tcBorders>
          </w:tcPr>
          <w:p w14:paraId="7E68ACC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RHCP</w:t>
            </w:r>
          </w:p>
        </w:tc>
        <w:tc>
          <w:tcPr>
            <w:tcW w:w="942" w:type="dxa"/>
            <w:tcBorders>
              <w:top w:val="single" w:sz="4" w:space="0" w:color="auto"/>
              <w:left w:val="single" w:sz="4" w:space="0" w:color="auto"/>
              <w:bottom w:val="single" w:sz="4" w:space="0" w:color="auto"/>
              <w:right w:val="single" w:sz="4" w:space="0" w:color="auto"/>
            </w:tcBorders>
          </w:tcPr>
          <w:p w14:paraId="10B91BC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RHCP</w:t>
            </w:r>
          </w:p>
        </w:tc>
        <w:tc>
          <w:tcPr>
            <w:tcW w:w="944" w:type="dxa"/>
            <w:tcBorders>
              <w:top w:val="single" w:sz="4" w:space="0" w:color="auto"/>
              <w:left w:val="single" w:sz="4" w:space="0" w:color="auto"/>
              <w:bottom w:val="single" w:sz="4" w:space="0" w:color="auto"/>
              <w:right w:val="single" w:sz="4" w:space="0" w:color="auto"/>
            </w:tcBorders>
          </w:tcPr>
          <w:p w14:paraId="286B278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Circular</w:t>
            </w:r>
          </w:p>
        </w:tc>
        <w:tc>
          <w:tcPr>
            <w:tcW w:w="944" w:type="dxa"/>
            <w:tcBorders>
              <w:top w:val="single" w:sz="4" w:space="0" w:color="auto"/>
              <w:left w:val="single" w:sz="4" w:space="0" w:color="auto"/>
              <w:bottom w:val="single" w:sz="4" w:space="0" w:color="auto"/>
              <w:right w:val="single" w:sz="4" w:space="0" w:color="auto"/>
            </w:tcBorders>
          </w:tcPr>
          <w:p w14:paraId="31D7A95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szCs w:val="16"/>
              </w:rPr>
              <w:t>RHCP</w:t>
            </w:r>
          </w:p>
        </w:tc>
        <w:tc>
          <w:tcPr>
            <w:tcW w:w="944" w:type="dxa"/>
            <w:tcBorders>
              <w:top w:val="single" w:sz="4" w:space="0" w:color="auto"/>
              <w:left w:val="single" w:sz="4" w:space="0" w:color="auto"/>
              <w:bottom w:val="single" w:sz="4" w:space="0" w:color="auto"/>
              <w:right w:val="single" w:sz="4" w:space="0" w:color="auto"/>
            </w:tcBorders>
          </w:tcPr>
          <w:p w14:paraId="3988B69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szCs w:val="16"/>
              </w:rPr>
              <w:t>RHCP</w:t>
            </w:r>
          </w:p>
        </w:tc>
      </w:tr>
      <w:tr w:rsidR="00CE0E58" w:rsidRPr="00BE2B58" w14:paraId="1210A4FE" w14:textId="77777777" w:rsidTr="00EB5C98">
        <w:trPr>
          <w:cantSplit/>
          <w:jc w:val="center"/>
        </w:trPr>
        <w:tc>
          <w:tcPr>
            <w:tcW w:w="2841" w:type="dxa"/>
            <w:tcBorders>
              <w:top w:val="single" w:sz="4" w:space="0" w:color="auto"/>
              <w:left w:val="single" w:sz="4" w:space="0" w:color="auto"/>
              <w:bottom w:val="single" w:sz="4" w:space="0" w:color="auto"/>
              <w:right w:val="single" w:sz="4" w:space="0" w:color="auto"/>
            </w:tcBorders>
          </w:tcPr>
          <w:p w14:paraId="1EB3A3A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iCs/>
                <w:sz w:val="16"/>
                <w:lang w:val="en-US"/>
              </w:rPr>
            </w:pPr>
            <w:r w:rsidRPr="00BE2B58">
              <w:rPr>
                <w:rFonts w:eastAsia="SimSun"/>
                <w:i/>
                <w:sz w:val="16"/>
                <w:lang w:val="en-US"/>
              </w:rPr>
              <w:t>Direction of transmission</w:t>
            </w:r>
          </w:p>
        </w:tc>
        <w:tc>
          <w:tcPr>
            <w:tcW w:w="986" w:type="dxa"/>
            <w:tcBorders>
              <w:top w:val="single" w:sz="4" w:space="0" w:color="auto"/>
              <w:left w:val="single" w:sz="4" w:space="0" w:color="auto"/>
              <w:bottom w:val="single" w:sz="4" w:space="0" w:color="auto"/>
              <w:right w:val="single" w:sz="4" w:space="0" w:color="auto"/>
            </w:tcBorders>
          </w:tcPr>
          <w:p w14:paraId="6C9A3FE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Space-to-Earth</w:t>
            </w:r>
          </w:p>
        </w:tc>
        <w:tc>
          <w:tcPr>
            <w:tcW w:w="945" w:type="dxa"/>
            <w:gridSpan w:val="2"/>
            <w:tcBorders>
              <w:top w:val="single" w:sz="4" w:space="0" w:color="auto"/>
              <w:left w:val="single" w:sz="4" w:space="0" w:color="auto"/>
              <w:bottom w:val="single" w:sz="4" w:space="0" w:color="auto"/>
              <w:right w:val="single" w:sz="4" w:space="0" w:color="auto"/>
            </w:tcBorders>
          </w:tcPr>
          <w:p w14:paraId="7492023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Space-to-Earth</w:t>
            </w:r>
          </w:p>
        </w:tc>
        <w:tc>
          <w:tcPr>
            <w:tcW w:w="967" w:type="dxa"/>
            <w:tcBorders>
              <w:top w:val="single" w:sz="4" w:space="0" w:color="auto"/>
              <w:left w:val="single" w:sz="4" w:space="0" w:color="auto"/>
              <w:bottom w:val="single" w:sz="4" w:space="0" w:color="auto"/>
              <w:right w:val="single" w:sz="4" w:space="0" w:color="auto"/>
            </w:tcBorders>
          </w:tcPr>
          <w:p w14:paraId="206AEF1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Space-to-Earth</w:t>
            </w:r>
          </w:p>
        </w:tc>
        <w:tc>
          <w:tcPr>
            <w:tcW w:w="966" w:type="dxa"/>
            <w:tcBorders>
              <w:top w:val="single" w:sz="4" w:space="0" w:color="auto"/>
              <w:left w:val="single" w:sz="4" w:space="0" w:color="auto"/>
              <w:bottom w:val="single" w:sz="4" w:space="0" w:color="auto"/>
              <w:right w:val="single" w:sz="4" w:space="0" w:color="auto"/>
            </w:tcBorders>
          </w:tcPr>
          <w:p w14:paraId="4162FE6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Space-to-Earth</w:t>
            </w:r>
          </w:p>
        </w:tc>
        <w:tc>
          <w:tcPr>
            <w:tcW w:w="2762" w:type="dxa"/>
            <w:gridSpan w:val="3"/>
            <w:tcBorders>
              <w:top w:val="single" w:sz="4" w:space="0" w:color="auto"/>
              <w:left w:val="single" w:sz="4" w:space="0" w:color="auto"/>
              <w:bottom w:val="single" w:sz="4" w:space="0" w:color="auto"/>
              <w:right w:val="single" w:sz="4" w:space="0" w:color="auto"/>
            </w:tcBorders>
          </w:tcPr>
          <w:p w14:paraId="0DC58B7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Space-to-Earth (service)</w:t>
            </w:r>
          </w:p>
        </w:tc>
        <w:tc>
          <w:tcPr>
            <w:tcW w:w="966" w:type="dxa"/>
            <w:gridSpan w:val="2"/>
            <w:tcBorders>
              <w:top w:val="single" w:sz="4" w:space="0" w:color="auto"/>
              <w:left w:val="single" w:sz="4" w:space="0" w:color="auto"/>
              <w:bottom w:val="single" w:sz="4" w:space="0" w:color="auto"/>
              <w:right w:val="single" w:sz="4" w:space="0" w:color="auto"/>
            </w:tcBorders>
          </w:tcPr>
          <w:p w14:paraId="6E84C90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Space-to-Earth</w:t>
            </w:r>
          </w:p>
        </w:tc>
        <w:tc>
          <w:tcPr>
            <w:tcW w:w="967" w:type="dxa"/>
            <w:tcBorders>
              <w:top w:val="single" w:sz="4" w:space="0" w:color="auto"/>
              <w:left w:val="single" w:sz="4" w:space="0" w:color="auto"/>
              <w:bottom w:val="single" w:sz="4" w:space="0" w:color="auto"/>
              <w:right w:val="single" w:sz="4" w:space="0" w:color="auto"/>
            </w:tcBorders>
          </w:tcPr>
          <w:p w14:paraId="7720AEC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Space-to-Earth</w:t>
            </w:r>
          </w:p>
        </w:tc>
        <w:tc>
          <w:tcPr>
            <w:tcW w:w="889" w:type="dxa"/>
            <w:tcBorders>
              <w:top w:val="single" w:sz="4" w:space="0" w:color="auto"/>
              <w:left w:val="single" w:sz="4" w:space="0" w:color="auto"/>
              <w:bottom w:val="single" w:sz="4" w:space="0" w:color="auto"/>
              <w:right w:val="single" w:sz="4" w:space="0" w:color="auto"/>
            </w:tcBorders>
          </w:tcPr>
          <w:p w14:paraId="3BDD690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Space-to-Earth</w:t>
            </w:r>
          </w:p>
        </w:tc>
        <w:tc>
          <w:tcPr>
            <w:tcW w:w="942" w:type="dxa"/>
            <w:tcBorders>
              <w:top w:val="single" w:sz="4" w:space="0" w:color="auto"/>
              <w:left w:val="single" w:sz="4" w:space="0" w:color="auto"/>
              <w:bottom w:val="single" w:sz="4" w:space="0" w:color="auto"/>
              <w:right w:val="single" w:sz="4" w:space="0" w:color="auto"/>
            </w:tcBorders>
          </w:tcPr>
          <w:p w14:paraId="3813D51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Space-to-Earth</w:t>
            </w:r>
          </w:p>
        </w:tc>
        <w:tc>
          <w:tcPr>
            <w:tcW w:w="944" w:type="dxa"/>
            <w:tcBorders>
              <w:top w:val="single" w:sz="4" w:space="0" w:color="auto"/>
              <w:left w:val="single" w:sz="4" w:space="0" w:color="auto"/>
              <w:bottom w:val="single" w:sz="4" w:space="0" w:color="auto"/>
              <w:right w:val="single" w:sz="4" w:space="0" w:color="auto"/>
            </w:tcBorders>
          </w:tcPr>
          <w:p w14:paraId="6BE2A42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Space-to-Earth</w:t>
            </w:r>
          </w:p>
        </w:tc>
        <w:tc>
          <w:tcPr>
            <w:tcW w:w="944" w:type="dxa"/>
            <w:tcBorders>
              <w:top w:val="single" w:sz="4" w:space="0" w:color="auto"/>
              <w:left w:val="single" w:sz="4" w:space="0" w:color="auto"/>
              <w:bottom w:val="single" w:sz="4" w:space="0" w:color="auto"/>
              <w:right w:val="single" w:sz="4" w:space="0" w:color="auto"/>
            </w:tcBorders>
          </w:tcPr>
          <w:p w14:paraId="70BF587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r w:rsidRPr="00BE2B58">
              <w:rPr>
                <w:rFonts w:eastAsia="SimSun"/>
                <w:sz w:val="16"/>
                <w:szCs w:val="16"/>
              </w:rPr>
              <w:t>Space-to-Earth</w:t>
            </w:r>
          </w:p>
        </w:tc>
        <w:tc>
          <w:tcPr>
            <w:tcW w:w="944" w:type="dxa"/>
            <w:tcBorders>
              <w:top w:val="single" w:sz="4" w:space="0" w:color="auto"/>
              <w:left w:val="single" w:sz="4" w:space="0" w:color="auto"/>
              <w:bottom w:val="single" w:sz="4" w:space="0" w:color="auto"/>
              <w:right w:val="single" w:sz="4" w:space="0" w:color="auto"/>
            </w:tcBorders>
          </w:tcPr>
          <w:p w14:paraId="77B2666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r w:rsidRPr="00BE2B58">
              <w:rPr>
                <w:rFonts w:eastAsia="SimSun"/>
                <w:sz w:val="16"/>
                <w:szCs w:val="16"/>
              </w:rPr>
              <w:t>Space-to-Earth</w:t>
            </w:r>
          </w:p>
        </w:tc>
      </w:tr>
      <w:tr w:rsidR="00CE0E58" w:rsidRPr="00BE2B58" w14:paraId="19E57F4B" w14:textId="77777777" w:rsidTr="00EB5C98">
        <w:trPr>
          <w:cantSplit/>
          <w:jc w:val="center"/>
        </w:trPr>
        <w:tc>
          <w:tcPr>
            <w:tcW w:w="14175" w:type="dxa"/>
            <w:gridSpan w:val="15"/>
            <w:tcBorders>
              <w:top w:val="single" w:sz="4" w:space="0" w:color="auto"/>
              <w:left w:val="single" w:sz="4" w:space="0" w:color="auto"/>
              <w:bottom w:val="single" w:sz="4" w:space="0" w:color="auto"/>
              <w:right w:val="nil"/>
            </w:tcBorders>
          </w:tcPr>
          <w:p w14:paraId="239650B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i/>
                <w:sz w:val="16"/>
                <w:lang w:val="en-US"/>
              </w:rPr>
              <w:t xml:space="preserve">Frequency bands </w:t>
            </w:r>
            <w:r w:rsidRPr="00BE2B58">
              <w:rPr>
                <w:rFonts w:eastAsia="SimSun"/>
                <w:iCs/>
                <w:sz w:val="16"/>
                <w:lang w:val="en-US"/>
              </w:rPr>
              <w:t>(GHz)</w:t>
            </w:r>
          </w:p>
        </w:tc>
        <w:tc>
          <w:tcPr>
            <w:tcW w:w="944" w:type="dxa"/>
            <w:tcBorders>
              <w:top w:val="single" w:sz="4" w:space="0" w:color="auto"/>
              <w:left w:val="nil"/>
              <w:bottom w:val="single" w:sz="4" w:space="0" w:color="auto"/>
              <w:right w:val="nil"/>
            </w:tcBorders>
          </w:tcPr>
          <w:p w14:paraId="58A2FE9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sz w:val="16"/>
                <w:szCs w:val="16"/>
                <w:lang w:val="en-US"/>
              </w:rPr>
            </w:pPr>
          </w:p>
        </w:tc>
        <w:tc>
          <w:tcPr>
            <w:tcW w:w="944" w:type="dxa"/>
            <w:tcBorders>
              <w:top w:val="single" w:sz="4" w:space="0" w:color="auto"/>
              <w:left w:val="nil"/>
              <w:bottom w:val="single" w:sz="4" w:space="0" w:color="auto"/>
              <w:right w:val="single" w:sz="4" w:space="0" w:color="auto"/>
            </w:tcBorders>
          </w:tcPr>
          <w:p w14:paraId="000D50E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sz w:val="16"/>
                <w:szCs w:val="16"/>
                <w:lang w:val="en-US"/>
              </w:rPr>
            </w:pPr>
          </w:p>
        </w:tc>
      </w:tr>
      <w:tr w:rsidR="00CE0E58" w:rsidRPr="00BE2B58" w14:paraId="31ED5D44"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14511DC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sz w:val="16"/>
              </w:rPr>
              <w:t>Feeder link</w:t>
            </w:r>
          </w:p>
        </w:tc>
        <w:tc>
          <w:tcPr>
            <w:tcW w:w="986" w:type="dxa"/>
            <w:tcBorders>
              <w:top w:val="single" w:sz="4" w:space="0" w:color="auto"/>
              <w:left w:val="single" w:sz="4" w:space="0" w:color="auto"/>
              <w:bottom w:val="single" w:sz="4" w:space="0" w:color="auto"/>
              <w:right w:val="single" w:sz="4" w:space="0" w:color="auto"/>
            </w:tcBorders>
          </w:tcPr>
          <w:p w14:paraId="06EFAE3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20</w:t>
            </w:r>
          </w:p>
        </w:tc>
        <w:tc>
          <w:tcPr>
            <w:tcW w:w="945" w:type="dxa"/>
            <w:gridSpan w:val="2"/>
            <w:tcBorders>
              <w:top w:val="single" w:sz="4" w:space="0" w:color="auto"/>
              <w:left w:val="single" w:sz="4" w:space="0" w:color="auto"/>
              <w:bottom w:val="single" w:sz="4" w:space="0" w:color="auto"/>
              <w:right w:val="single" w:sz="4" w:space="0" w:color="auto"/>
            </w:tcBorders>
          </w:tcPr>
          <w:p w14:paraId="33FAEBE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30</w:t>
            </w:r>
          </w:p>
        </w:tc>
        <w:tc>
          <w:tcPr>
            <w:tcW w:w="967" w:type="dxa"/>
            <w:tcBorders>
              <w:top w:val="single" w:sz="4" w:space="0" w:color="auto"/>
              <w:left w:val="single" w:sz="4" w:space="0" w:color="auto"/>
              <w:bottom w:val="single" w:sz="4" w:space="0" w:color="auto"/>
              <w:right w:val="single" w:sz="4" w:space="0" w:color="auto"/>
            </w:tcBorders>
          </w:tcPr>
          <w:p w14:paraId="3C3903F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6</w:t>
            </w:r>
          </w:p>
        </w:tc>
        <w:tc>
          <w:tcPr>
            <w:tcW w:w="966" w:type="dxa"/>
            <w:tcBorders>
              <w:top w:val="single" w:sz="4" w:space="0" w:color="auto"/>
              <w:left w:val="single" w:sz="4" w:space="0" w:color="auto"/>
              <w:bottom w:val="single" w:sz="4" w:space="0" w:color="auto"/>
              <w:right w:val="single" w:sz="4" w:space="0" w:color="auto"/>
            </w:tcBorders>
          </w:tcPr>
          <w:p w14:paraId="7259AC1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5</w:t>
            </w:r>
          </w:p>
        </w:tc>
        <w:tc>
          <w:tcPr>
            <w:tcW w:w="2762" w:type="dxa"/>
            <w:gridSpan w:val="3"/>
            <w:tcBorders>
              <w:top w:val="single" w:sz="4" w:space="0" w:color="auto"/>
              <w:left w:val="single" w:sz="4" w:space="0" w:color="auto"/>
              <w:bottom w:val="single" w:sz="4" w:space="0" w:color="auto"/>
              <w:right w:val="single" w:sz="4" w:space="0" w:color="auto"/>
            </w:tcBorders>
          </w:tcPr>
          <w:p w14:paraId="752CB3C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ascii="Symbol" w:eastAsia="SimSun" w:hAnsi="Symbol"/>
                <w:sz w:val="16"/>
              </w:rPr>
              <w:t></w:t>
            </w:r>
            <w:r w:rsidRPr="00BE2B58">
              <w:rPr>
                <w:rFonts w:eastAsia="SimSun"/>
                <w:sz w:val="16"/>
              </w:rPr>
              <w:t xml:space="preserve"> 19</w:t>
            </w:r>
          </w:p>
        </w:tc>
        <w:tc>
          <w:tcPr>
            <w:tcW w:w="966" w:type="dxa"/>
            <w:gridSpan w:val="2"/>
            <w:tcBorders>
              <w:top w:val="single" w:sz="4" w:space="0" w:color="auto"/>
              <w:left w:val="single" w:sz="4" w:space="0" w:color="auto"/>
              <w:bottom w:val="single" w:sz="4" w:space="0" w:color="auto"/>
              <w:right w:val="single" w:sz="4" w:space="0" w:color="auto"/>
            </w:tcBorders>
          </w:tcPr>
          <w:p w14:paraId="4EF9614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5</w:t>
            </w:r>
          </w:p>
        </w:tc>
        <w:tc>
          <w:tcPr>
            <w:tcW w:w="967" w:type="dxa"/>
            <w:tcBorders>
              <w:top w:val="single" w:sz="4" w:space="0" w:color="auto"/>
              <w:left w:val="single" w:sz="4" w:space="0" w:color="auto"/>
              <w:bottom w:val="single" w:sz="4" w:space="0" w:color="auto"/>
              <w:right w:val="single" w:sz="4" w:space="0" w:color="auto"/>
            </w:tcBorders>
          </w:tcPr>
          <w:p w14:paraId="5016FE5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14</w:t>
            </w:r>
          </w:p>
        </w:tc>
        <w:tc>
          <w:tcPr>
            <w:tcW w:w="889" w:type="dxa"/>
            <w:tcBorders>
              <w:top w:val="single" w:sz="4" w:space="0" w:color="auto"/>
              <w:left w:val="single" w:sz="4" w:space="0" w:color="auto"/>
              <w:bottom w:val="single" w:sz="4" w:space="0" w:color="auto"/>
              <w:right w:val="single" w:sz="4" w:space="0" w:color="auto"/>
            </w:tcBorders>
          </w:tcPr>
          <w:p w14:paraId="1D277BD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14</w:t>
            </w:r>
          </w:p>
        </w:tc>
        <w:tc>
          <w:tcPr>
            <w:tcW w:w="942" w:type="dxa"/>
            <w:tcBorders>
              <w:top w:val="single" w:sz="4" w:space="0" w:color="auto"/>
              <w:left w:val="single" w:sz="4" w:space="0" w:color="auto"/>
              <w:bottom w:val="single" w:sz="4" w:space="0" w:color="auto"/>
              <w:right w:val="single" w:sz="4" w:space="0" w:color="auto"/>
            </w:tcBorders>
          </w:tcPr>
          <w:p w14:paraId="0EC697B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7</w:t>
            </w:r>
          </w:p>
        </w:tc>
        <w:tc>
          <w:tcPr>
            <w:tcW w:w="944" w:type="dxa"/>
            <w:tcBorders>
              <w:top w:val="single" w:sz="4" w:space="0" w:color="auto"/>
              <w:left w:val="single" w:sz="4" w:space="0" w:color="auto"/>
              <w:bottom w:val="single" w:sz="4" w:space="0" w:color="auto"/>
              <w:right w:val="single" w:sz="4" w:space="0" w:color="auto"/>
            </w:tcBorders>
          </w:tcPr>
          <w:p w14:paraId="73B7DCB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15</w:t>
            </w:r>
          </w:p>
        </w:tc>
        <w:tc>
          <w:tcPr>
            <w:tcW w:w="944" w:type="dxa"/>
            <w:tcBorders>
              <w:top w:val="single" w:sz="4" w:space="0" w:color="auto"/>
              <w:left w:val="single" w:sz="4" w:space="0" w:color="auto"/>
              <w:bottom w:val="single" w:sz="4" w:space="0" w:color="auto"/>
              <w:right w:val="single" w:sz="4" w:space="0" w:color="auto"/>
            </w:tcBorders>
          </w:tcPr>
          <w:p w14:paraId="6F9B3504"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eastAsia="zh-CN"/>
              </w:rPr>
            </w:pPr>
            <w:r w:rsidRPr="002B4AED">
              <w:rPr>
                <w:rFonts w:eastAsia="SimSun"/>
                <w:sz w:val="16"/>
                <w:szCs w:val="16"/>
                <w:lang w:eastAsia="zh-CN"/>
              </w:rPr>
              <w:t>*</w:t>
            </w:r>
          </w:p>
        </w:tc>
        <w:tc>
          <w:tcPr>
            <w:tcW w:w="944" w:type="dxa"/>
            <w:tcBorders>
              <w:top w:val="single" w:sz="4" w:space="0" w:color="auto"/>
              <w:left w:val="single" w:sz="4" w:space="0" w:color="auto"/>
              <w:bottom w:val="single" w:sz="4" w:space="0" w:color="auto"/>
              <w:right w:val="single" w:sz="4" w:space="0" w:color="auto"/>
            </w:tcBorders>
          </w:tcPr>
          <w:p w14:paraId="304DC0E2"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eastAsia="zh-CN"/>
              </w:rPr>
            </w:pPr>
            <w:r w:rsidRPr="002B4AED">
              <w:rPr>
                <w:rFonts w:eastAsia="SimSun"/>
                <w:sz w:val="16"/>
                <w:szCs w:val="16"/>
                <w:lang w:eastAsia="zh-CN"/>
              </w:rPr>
              <w:t>*</w:t>
            </w:r>
          </w:p>
        </w:tc>
      </w:tr>
      <w:tr w:rsidR="00CE0E58" w:rsidRPr="00BE2B58" w14:paraId="5D9502D4"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7A1FD84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sz w:val="16"/>
              </w:rPr>
              <w:t>Service</w:t>
            </w:r>
          </w:p>
        </w:tc>
        <w:tc>
          <w:tcPr>
            <w:tcW w:w="986" w:type="dxa"/>
            <w:tcBorders>
              <w:top w:val="single" w:sz="4" w:space="0" w:color="auto"/>
              <w:left w:val="single" w:sz="4" w:space="0" w:color="auto"/>
              <w:bottom w:val="single" w:sz="4" w:space="0" w:color="auto"/>
              <w:right w:val="single" w:sz="4" w:space="0" w:color="auto"/>
            </w:tcBorders>
          </w:tcPr>
          <w:p w14:paraId="32B8650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1.6</w:t>
            </w:r>
          </w:p>
        </w:tc>
        <w:tc>
          <w:tcPr>
            <w:tcW w:w="945" w:type="dxa"/>
            <w:gridSpan w:val="2"/>
            <w:tcBorders>
              <w:top w:val="single" w:sz="4" w:space="0" w:color="auto"/>
              <w:left w:val="single" w:sz="4" w:space="0" w:color="auto"/>
              <w:bottom w:val="single" w:sz="4" w:space="0" w:color="auto"/>
              <w:right w:val="single" w:sz="4" w:space="0" w:color="auto"/>
            </w:tcBorders>
          </w:tcPr>
          <w:p w14:paraId="6708533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2.5</w:t>
            </w:r>
          </w:p>
        </w:tc>
        <w:tc>
          <w:tcPr>
            <w:tcW w:w="967" w:type="dxa"/>
            <w:tcBorders>
              <w:top w:val="single" w:sz="4" w:space="0" w:color="auto"/>
              <w:left w:val="single" w:sz="4" w:space="0" w:color="auto"/>
              <w:bottom w:val="single" w:sz="4" w:space="0" w:color="auto"/>
              <w:right w:val="single" w:sz="4" w:space="0" w:color="auto"/>
            </w:tcBorders>
          </w:tcPr>
          <w:p w14:paraId="456C91F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2.5</w:t>
            </w:r>
          </w:p>
        </w:tc>
        <w:tc>
          <w:tcPr>
            <w:tcW w:w="966" w:type="dxa"/>
            <w:tcBorders>
              <w:top w:val="single" w:sz="4" w:space="0" w:color="auto"/>
              <w:left w:val="single" w:sz="4" w:space="0" w:color="auto"/>
              <w:bottom w:val="single" w:sz="4" w:space="0" w:color="auto"/>
              <w:right w:val="single" w:sz="4" w:space="0" w:color="auto"/>
            </w:tcBorders>
          </w:tcPr>
          <w:p w14:paraId="71285A5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2.5</w:t>
            </w:r>
          </w:p>
        </w:tc>
        <w:tc>
          <w:tcPr>
            <w:tcW w:w="2762" w:type="dxa"/>
            <w:gridSpan w:val="3"/>
            <w:tcBorders>
              <w:top w:val="single" w:sz="4" w:space="0" w:color="auto"/>
              <w:left w:val="single" w:sz="4" w:space="0" w:color="auto"/>
              <w:bottom w:val="single" w:sz="4" w:space="0" w:color="auto"/>
              <w:right w:val="single" w:sz="4" w:space="0" w:color="auto"/>
            </w:tcBorders>
          </w:tcPr>
          <w:p w14:paraId="341DA7F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2.5</w:t>
            </w:r>
          </w:p>
        </w:tc>
        <w:tc>
          <w:tcPr>
            <w:tcW w:w="966" w:type="dxa"/>
            <w:gridSpan w:val="2"/>
            <w:tcBorders>
              <w:top w:val="single" w:sz="4" w:space="0" w:color="auto"/>
              <w:left w:val="single" w:sz="4" w:space="0" w:color="auto"/>
              <w:bottom w:val="single" w:sz="4" w:space="0" w:color="auto"/>
              <w:right w:val="single" w:sz="4" w:space="0" w:color="auto"/>
            </w:tcBorders>
          </w:tcPr>
          <w:p w14:paraId="70C2C21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2.2</w:t>
            </w:r>
          </w:p>
        </w:tc>
        <w:tc>
          <w:tcPr>
            <w:tcW w:w="967" w:type="dxa"/>
            <w:tcBorders>
              <w:top w:val="single" w:sz="4" w:space="0" w:color="auto"/>
              <w:left w:val="single" w:sz="4" w:space="0" w:color="auto"/>
              <w:bottom w:val="single" w:sz="4" w:space="0" w:color="auto"/>
              <w:right w:val="single" w:sz="4" w:space="0" w:color="auto"/>
            </w:tcBorders>
          </w:tcPr>
          <w:p w14:paraId="7A9BFD9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0.4</w:t>
            </w:r>
          </w:p>
        </w:tc>
        <w:tc>
          <w:tcPr>
            <w:tcW w:w="889" w:type="dxa"/>
            <w:tcBorders>
              <w:top w:val="single" w:sz="4" w:space="0" w:color="auto"/>
              <w:left w:val="single" w:sz="4" w:space="0" w:color="auto"/>
              <w:bottom w:val="single" w:sz="4" w:space="0" w:color="auto"/>
              <w:right w:val="single" w:sz="4" w:space="0" w:color="auto"/>
            </w:tcBorders>
          </w:tcPr>
          <w:p w14:paraId="4D5D383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1.5</w:t>
            </w:r>
          </w:p>
        </w:tc>
        <w:tc>
          <w:tcPr>
            <w:tcW w:w="942" w:type="dxa"/>
            <w:tcBorders>
              <w:top w:val="single" w:sz="4" w:space="0" w:color="auto"/>
              <w:left w:val="single" w:sz="4" w:space="0" w:color="auto"/>
              <w:bottom w:val="single" w:sz="4" w:space="0" w:color="auto"/>
              <w:right w:val="single" w:sz="4" w:space="0" w:color="auto"/>
            </w:tcBorders>
          </w:tcPr>
          <w:p w14:paraId="0C4186A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2.5</w:t>
            </w:r>
          </w:p>
        </w:tc>
        <w:tc>
          <w:tcPr>
            <w:tcW w:w="944" w:type="dxa"/>
            <w:tcBorders>
              <w:top w:val="single" w:sz="4" w:space="0" w:color="auto"/>
              <w:left w:val="single" w:sz="4" w:space="0" w:color="auto"/>
              <w:bottom w:val="single" w:sz="4" w:space="0" w:color="auto"/>
              <w:right w:val="single" w:sz="4" w:space="0" w:color="auto"/>
            </w:tcBorders>
          </w:tcPr>
          <w:p w14:paraId="48D72F6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2.1</w:t>
            </w:r>
          </w:p>
        </w:tc>
        <w:tc>
          <w:tcPr>
            <w:tcW w:w="944" w:type="dxa"/>
            <w:tcBorders>
              <w:top w:val="single" w:sz="4" w:space="0" w:color="auto"/>
              <w:left w:val="single" w:sz="4" w:space="0" w:color="auto"/>
              <w:bottom w:val="single" w:sz="4" w:space="0" w:color="auto"/>
              <w:right w:val="single" w:sz="4" w:space="0" w:color="auto"/>
            </w:tcBorders>
          </w:tcPr>
          <w:p w14:paraId="0243270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rPr>
              <w:t>2.5</w:t>
            </w:r>
          </w:p>
        </w:tc>
        <w:tc>
          <w:tcPr>
            <w:tcW w:w="944" w:type="dxa"/>
            <w:tcBorders>
              <w:top w:val="single" w:sz="4" w:space="0" w:color="auto"/>
              <w:left w:val="single" w:sz="4" w:space="0" w:color="auto"/>
              <w:bottom w:val="single" w:sz="4" w:space="0" w:color="auto"/>
              <w:right w:val="single" w:sz="4" w:space="0" w:color="auto"/>
            </w:tcBorders>
          </w:tcPr>
          <w:p w14:paraId="653C83B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rPr>
              <w:t>2.5</w:t>
            </w:r>
          </w:p>
        </w:tc>
      </w:tr>
      <w:tr w:rsidR="00CE0E58" w:rsidRPr="00BE2B58" w14:paraId="41915094"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389A749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i/>
                <w:sz w:val="16"/>
              </w:rPr>
              <w:t>Orbit</w:t>
            </w:r>
          </w:p>
        </w:tc>
        <w:tc>
          <w:tcPr>
            <w:tcW w:w="992" w:type="dxa"/>
            <w:gridSpan w:val="2"/>
            <w:tcBorders>
              <w:top w:val="single" w:sz="4" w:space="0" w:color="auto"/>
              <w:left w:val="single" w:sz="4" w:space="0" w:color="auto"/>
              <w:bottom w:val="single" w:sz="4" w:space="0" w:color="auto"/>
              <w:right w:val="single" w:sz="4" w:space="0" w:color="auto"/>
            </w:tcBorders>
          </w:tcPr>
          <w:p w14:paraId="18772B6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p>
        </w:tc>
        <w:tc>
          <w:tcPr>
            <w:tcW w:w="939" w:type="dxa"/>
            <w:tcBorders>
              <w:top w:val="single" w:sz="4" w:space="0" w:color="auto"/>
              <w:left w:val="single" w:sz="4" w:space="0" w:color="auto"/>
              <w:bottom w:val="single" w:sz="4" w:space="0" w:color="auto"/>
              <w:right w:val="single" w:sz="4" w:space="0" w:color="auto"/>
            </w:tcBorders>
          </w:tcPr>
          <w:p w14:paraId="2EC80B5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vertAlign w:val="superscript"/>
              </w:rPr>
              <w:t>(2)</w:t>
            </w:r>
          </w:p>
        </w:tc>
        <w:tc>
          <w:tcPr>
            <w:tcW w:w="967" w:type="dxa"/>
            <w:tcBorders>
              <w:top w:val="single" w:sz="4" w:space="0" w:color="auto"/>
              <w:left w:val="single" w:sz="4" w:space="0" w:color="auto"/>
              <w:bottom w:val="single" w:sz="4" w:space="0" w:color="auto"/>
              <w:right w:val="single" w:sz="4" w:space="0" w:color="auto"/>
            </w:tcBorders>
          </w:tcPr>
          <w:p w14:paraId="4B68FAE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p>
        </w:tc>
        <w:tc>
          <w:tcPr>
            <w:tcW w:w="966" w:type="dxa"/>
            <w:tcBorders>
              <w:top w:val="single" w:sz="4" w:space="0" w:color="auto"/>
              <w:left w:val="single" w:sz="4" w:space="0" w:color="auto"/>
              <w:bottom w:val="single" w:sz="4" w:space="0" w:color="auto"/>
              <w:right w:val="single" w:sz="4" w:space="0" w:color="auto"/>
            </w:tcBorders>
          </w:tcPr>
          <w:p w14:paraId="156E3D0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p>
        </w:tc>
        <w:tc>
          <w:tcPr>
            <w:tcW w:w="884" w:type="dxa"/>
            <w:tcBorders>
              <w:top w:val="single" w:sz="4" w:space="0" w:color="auto"/>
              <w:left w:val="single" w:sz="4" w:space="0" w:color="auto"/>
              <w:bottom w:val="single" w:sz="4" w:space="0" w:color="auto"/>
              <w:right w:val="single" w:sz="4" w:space="0" w:color="auto"/>
            </w:tcBorders>
          </w:tcPr>
          <w:p w14:paraId="4127BF2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Eccentric</w:t>
            </w:r>
          </w:p>
        </w:tc>
        <w:tc>
          <w:tcPr>
            <w:tcW w:w="939" w:type="dxa"/>
            <w:tcBorders>
              <w:top w:val="single" w:sz="4" w:space="0" w:color="auto"/>
              <w:left w:val="single" w:sz="4" w:space="0" w:color="auto"/>
              <w:bottom w:val="single" w:sz="4" w:space="0" w:color="auto"/>
              <w:right w:val="single" w:sz="4" w:space="0" w:color="auto"/>
            </w:tcBorders>
          </w:tcPr>
          <w:p w14:paraId="2CDC5EC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Circular</w:t>
            </w:r>
          </w:p>
        </w:tc>
        <w:tc>
          <w:tcPr>
            <w:tcW w:w="939" w:type="dxa"/>
            <w:tcBorders>
              <w:top w:val="single" w:sz="4" w:space="0" w:color="auto"/>
              <w:left w:val="single" w:sz="4" w:space="0" w:color="auto"/>
              <w:bottom w:val="single" w:sz="4" w:space="0" w:color="auto"/>
              <w:right w:val="single" w:sz="4" w:space="0" w:color="auto"/>
            </w:tcBorders>
            <w:vAlign w:val="center"/>
          </w:tcPr>
          <w:p w14:paraId="1D2CF9E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Elliptical</w:t>
            </w:r>
            <w:r w:rsidRPr="00BE2B58">
              <w:rPr>
                <w:rFonts w:eastAsia="SimSun"/>
                <w:sz w:val="16"/>
              </w:rPr>
              <w:br/>
              <w:t>(alternate orbit)</w:t>
            </w:r>
          </w:p>
        </w:tc>
        <w:tc>
          <w:tcPr>
            <w:tcW w:w="966" w:type="dxa"/>
            <w:gridSpan w:val="2"/>
            <w:tcBorders>
              <w:top w:val="single" w:sz="4" w:space="0" w:color="auto"/>
              <w:left w:val="single" w:sz="4" w:space="0" w:color="auto"/>
              <w:bottom w:val="single" w:sz="4" w:space="0" w:color="auto"/>
              <w:right w:val="single" w:sz="4" w:space="0" w:color="auto"/>
            </w:tcBorders>
          </w:tcPr>
          <w:p w14:paraId="617C8F5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p>
        </w:tc>
        <w:tc>
          <w:tcPr>
            <w:tcW w:w="967" w:type="dxa"/>
            <w:tcBorders>
              <w:top w:val="single" w:sz="4" w:space="0" w:color="auto"/>
              <w:left w:val="single" w:sz="4" w:space="0" w:color="auto"/>
              <w:bottom w:val="single" w:sz="4" w:space="0" w:color="auto"/>
              <w:right w:val="single" w:sz="4" w:space="0" w:color="auto"/>
            </w:tcBorders>
          </w:tcPr>
          <w:p w14:paraId="0294478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Circular</w:t>
            </w:r>
          </w:p>
        </w:tc>
        <w:tc>
          <w:tcPr>
            <w:tcW w:w="889" w:type="dxa"/>
            <w:tcBorders>
              <w:top w:val="single" w:sz="4" w:space="0" w:color="auto"/>
              <w:left w:val="single" w:sz="4" w:space="0" w:color="auto"/>
              <w:bottom w:val="single" w:sz="4" w:space="0" w:color="auto"/>
              <w:right w:val="single" w:sz="4" w:space="0" w:color="auto"/>
            </w:tcBorders>
          </w:tcPr>
          <w:p w14:paraId="0D8841F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Circular</w:t>
            </w:r>
          </w:p>
        </w:tc>
        <w:tc>
          <w:tcPr>
            <w:tcW w:w="942" w:type="dxa"/>
            <w:tcBorders>
              <w:top w:val="single" w:sz="4" w:space="0" w:color="auto"/>
              <w:left w:val="single" w:sz="4" w:space="0" w:color="auto"/>
              <w:bottom w:val="single" w:sz="4" w:space="0" w:color="auto"/>
              <w:right w:val="single" w:sz="4" w:space="0" w:color="auto"/>
            </w:tcBorders>
          </w:tcPr>
          <w:p w14:paraId="3F56436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Circular</w:t>
            </w:r>
          </w:p>
        </w:tc>
        <w:tc>
          <w:tcPr>
            <w:tcW w:w="944" w:type="dxa"/>
            <w:tcBorders>
              <w:top w:val="single" w:sz="4" w:space="0" w:color="auto"/>
              <w:left w:val="single" w:sz="4" w:space="0" w:color="auto"/>
              <w:bottom w:val="single" w:sz="4" w:space="0" w:color="auto"/>
              <w:right w:val="single" w:sz="4" w:space="0" w:color="auto"/>
            </w:tcBorders>
          </w:tcPr>
          <w:p w14:paraId="6B6454C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Circular</w:t>
            </w:r>
          </w:p>
        </w:tc>
        <w:tc>
          <w:tcPr>
            <w:tcW w:w="944" w:type="dxa"/>
            <w:tcBorders>
              <w:top w:val="single" w:sz="4" w:space="0" w:color="auto"/>
              <w:left w:val="single" w:sz="4" w:space="0" w:color="auto"/>
              <w:bottom w:val="single" w:sz="4" w:space="0" w:color="auto"/>
              <w:right w:val="single" w:sz="4" w:space="0" w:color="auto"/>
            </w:tcBorders>
          </w:tcPr>
          <w:p w14:paraId="031637E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rPr>
              <w:t>Circular</w:t>
            </w:r>
          </w:p>
        </w:tc>
        <w:tc>
          <w:tcPr>
            <w:tcW w:w="944" w:type="dxa"/>
            <w:tcBorders>
              <w:top w:val="single" w:sz="4" w:space="0" w:color="auto"/>
              <w:left w:val="single" w:sz="4" w:space="0" w:color="auto"/>
              <w:bottom w:val="single" w:sz="4" w:space="0" w:color="auto"/>
              <w:right w:val="single" w:sz="4" w:space="0" w:color="auto"/>
            </w:tcBorders>
          </w:tcPr>
          <w:p w14:paraId="066A92E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rPr>
              <w:t>Circular</w:t>
            </w:r>
          </w:p>
        </w:tc>
      </w:tr>
      <w:tr w:rsidR="00CE0E58" w:rsidRPr="00BE2B58" w14:paraId="672399A6"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7ECD06E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sz w:val="16"/>
              </w:rPr>
              <w:t>Altitude (km)</w:t>
            </w:r>
          </w:p>
        </w:tc>
        <w:tc>
          <w:tcPr>
            <w:tcW w:w="992" w:type="dxa"/>
            <w:gridSpan w:val="2"/>
            <w:tcBorders>
              <w:top w:val="single" w:sz="4" w:space="0" w:color="auto"/>
              <w:left w:val="single" w:sz="4" w:space="0" w:color="auto"/>
              <w:bottom w:val="single" w:sz="4" w:space="0" w:color="auto"/>
              <w:right w:val="single" w:sz="4" w:space="0" w:color="auto"/>
            </w:tcBorders>
          </w:tcPr>
          <w:p w14:paraId="1A8E07D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780</w:t>
            </w:r>
          </w:p>
        </w:tc>
        <w:tc>
          <w:tcPr>
            <w:tcW w:w="939" w:type="dxa"/>
            <w:tcBorders>
              <w:top w:val="single" w:sz="4" w:space="0" w:color="auto"/>
              <w:left w:val="single" w:sz="4" w:space="0" w:color="auto"/>
              <w:bottom w:val="single" w:sz="4" w:space="0" w:color="auto"/>
              <w:right w:val="single" w:sz="4" w:space="0" w:color="auto"/>
            </w:tcBorders>
          </w:tcPr>
          <w:p w14:paraId="55CE65D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10 355</w:t>
            </w:r>
          </w:p>
        </w:tc>
        <w:tc>
          <w:tcPr>
            <w:tcW w:w="967" w:type="dxa"/>
            <w:tcBorders>
              <w:top w:val="single" w:sz="4" w:space="0" w:color="auto"/>
              <w:left w:val="single" w:sz="4" w:space="0" w:color="auto"/>
              <w:bottom w:val="single" w:sz="4" w:space="0" w:color="auto"/>
              <w:right w:val="single" w:sz="4" w:space="0" w:color="auto"/>
            </w:tcBorders>
          </w:tcPr>
          <w:p w14:paraId="6A25DA8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2 000</w:t>
            </w:r>
          </w:p>
        </w:tc>
        <w:tc>
          <w:tcPr>
            <w:tcW w:w="966" w:type="dxa"/>
            <w:tcBorders>
              <w:top w:val="single" w:sz="4" w:space="0" w:color="auto"/>
              <w:left w:val="single" w:sz="4" w:space="0" w:color="auto"/>
              <w:bottom w:val="single" w:sz="4" w:space="0" w:color="auto"/>
              <w:right w:val="single" w:sz="4" w:space="0" w:color="auto"/>
            </w:tcBorders>
          </w:tcPr>
          <w:p w14:paraId="493E06D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1 414</w:t>
            </w:r>
          </w:p>
        </w:tc>
        <w:tc>
          <w:tcPr>
            <w:tcW w:w="884" w:type="dxa"/>
            <w:tcBorders>
              <w:top w:val="single" w:sz="4" w:space="0" w:color="auto"/>
              <w:left w:val="single" w:sz="4" w:space="0" w:color="auto"/>
              <w:bottom w:val="single" w:sz="4" w:space="0" w:color="auto"/>
              <w:right w:val="single" w:sz="4" w:space="0" w:color="auto"/>
            </w:tcBorders>
          </w:tcPr>
          <w:p w14:paraId="6B99927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520/7 846</w:t>
            </w:r>
          </w:p>
        </w:tc>
        <w:tc>
          <w:tcPr>
            <w:tcW w:w="939" w:type="dxa"/>
            <w:tcBorders>
              <w:top w:val="single" w:sz="4" w:space="0" w:color="auto"/>
              <w:left w:val="single" w:sz="4" w:space="0" w:color="auto"/>
              <w:bottom w:val="single" w:sz="4" w:space="0" w:color="auto"/>
              <w:right w:val="single" w:sz="4" w:space="0" w:color="auto"/>
            </w:tcBorders>
          </w:tcPr>
          <w:p w14:paraId="7D93CA3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7 846</w:t>
            </w:r>
          </w:p>
        </w:tc>
        <w:tc>
          <w:tcPr>
            <w:tcW w:w="939" w:type="dxa"/>
            <w:tcBorders>
              <w:top w:val="single" w:sz="4" w:space="0" w:color="auto"/>
              <w:left w:val="single" w:sz="4" w:space="0" w:color="auto"/>
              <w:bottom w:val="single" w:sz="4" w:space="0" w:color="auto"/>
              <w:right w:val="single" w:sz="4" w:space="0" w:color="auto"/>
            </w:tcBorders>
          </w:tcPr>
          <w:p w14:paraId="29C0D59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rPr>
            </w:pPr>
            <w:r w:rsidRPr="00BE2B58">
              <w:rPr>
                <w:rFonts w:eastAsia="SimSun"/>
                <w:sz w:val="16"/>
              </w:rPr>
              <w:t>4 376/7 846</w:t>
            </w:r>
          </w:p>
        </w:tc>
        <w:tc>
          <w:tcPr>
            <w:tcW w:w="966" w:type="dxa"/>
            <w:gridSpan w:val="2"/>
            <w:tcBorders>
              <w:top w:val="single" w:sz="4" w:space="0" w:color="auto"/>
              <w:left w:val="single" w:sz="4" w:space="0" w:color="auto"/>
              <w:bottom w:val="single" w:sz="4" w:space="0" w:color="auto"/>
              <w:right w:val="single" w:sz="4" w:space="0" w:color="auto"/>
            </w:tcBorders>
          </w:tcPr>
          <w:p w14:paraId="65CE5A8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10 355</w:t>
            </w:r>
          </w:p>
        </w:tc>
        <w:tc>
          <w:tcPr>
            <w:tcW w:w="967" w:type="dxa"/>
            <w:tcBorders>
              <w:top w:val="single" w:sz="4" w:space="0" w:color="auto"/>
              <w:left w:val="single" w:sz="4" w:space="0" w:color="auto"/>
              <w:bottom w:val="single" w:sz="4" w:space="0" w:color="auto"/>
              <w:right w:val="single" w:sz="4" w:space="0" w:color="auto"/>
            </w:tcBorders>
          </w:tcPr>
          <w:p w14:paraId="38736C4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1 500</w:t>
            </w:r>
          </w:p>
        </w:tc>
        <w:tc>
          <w:tcPr>
            <w:tcW w:w="889" w:type="dxa"/>
            <w:tcBorders>
              <w:top w:val="single" w:sz="4" w:space="0" w:color="auto"/>
              <w:left w:val="single" w:sz="4" w:space="0" w:color="auto"/>
              <w:bottom w:val="single" w:sz="4" w:space="0" w:color="auto"/>
              <w:right w:val="single" w:sz="4" w:space="0" w:color="auto"/>
            </w:tcBorders>
          </w:tcPr>
          <w:p w14:paraId="3F0E5A2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1 500</w:t>
            </w:r>
          </w:p>
        </w:tc>
        <w:tc>
          <w:tcPr>
            <w:tcW w:w="942" w:type="dxa"/>
            <w:tcBorders>
              <w:top w:val="single" w:sz="4" w:space="0" w:color="auto"/>
              <w:left w:val="single" w:sz="4" w:space="0" w:color="auto"/>
              <w:bottom w:val="single" w:sz="4" w:space="0" w:color="auto"/>
              <w:right w:val="single" w:sz="4" w:space="0" w:color="auto"/>
            </w:tcBorders>
          </w:tcPr>
          <w:p w14:paraId="24A4788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1 000</w:t>
            </w:r>
          </w:p>
        </w:tc>
        <w:tc>
          <w:tcPr>
            <w:tcW w:w="944" w:type="dxa"/>
            <w:tcBorders>
              <w:top w:val="single" w:sz="4" w:space="0" w:color="auto"/>
              <w:left w:val="single" w:sz="4" w:space="0" w:color="auto"/>
              <w:bottom w:val="single" w:sz="4" w:space="0" w:color="auto"/>
              <w:right w:val="single" w:sz="4" w:space="0" w:color="auto"/>
            </w:tcBorders>
          </w:tcPr>
          <w:p w14:paraId="54AFE8D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700</w:t>
            </w:r>
          </w:p>
        </w:tc>
        <w:tc>
          <w:tcPr>
            <w:tcW w:w="944" w:type="dxa"/>
            <w:tcBorders>
              <w:top w:val="single" w:sz="4" w:space="0" w:color="auto"/>
              <w:left w:val="single" w:sz="4" w:space="0" w:color="auto"/>
              <w:bottom w:val="single" w:sz="4" w:space="0" w:color="auto"/>
              <w:right w:val="single" w:sz="4" w:space="0" w:color="auto"/>
            </w:tcBorders>
          </w:tcPr>
          <w:p w14:paraId="7B857E16"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rPr>
              <w:t>36 000</w:t>
            </w:r>
          </w:p>
        </w:tc>
        <w:tc>
          <w:tcPr>
            <w:tcW w:w="944" w:type="dxa"/>
            <w:tcBorders>
              <w:top w:val="single" w:sz="4" w:space="0" w:color="auto"/>
              <w:left w:val="single" w:sz="4" w:space="0" w:color="auto"/>
              <w:bottom w:val="single" w:sz="4" w:space="0" w:color="auto"/>
              <w:right w:val="single" w:sz="4" w:space="0" w:color="auto"/>
            </w:tcBorders>
          </w:tcPr>
          <w:p w14:paraId="4B431258"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rPr>
              <w:t>21 500</w:t>
            </w:r>
          </w:p>
        </w:tc>
      </w:tr>
      <w:tr w:rsidR="00CE0E58" w:rsidRPr="00BE2B58" w14:paraId="5D89D25D"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5BCA73C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sz w:val="16"/>
              </w:rPr>
              <w:t>Satellite separation (degrees)</w:t>
            </w:r>
          </w:p>
        </w:tc>
        <w:tc>
          <w:tcPr>
            <w:tcW w:w="992" w:type="dxa"/>
            <w:gridSpan w:val="2"/>
            <w:tcBorders>
              <w:top w:val="single" w:sz="4" w:space="0" w:color="auto"/>
              <w:left w:val="single" w:sz="4" w:space="0" w:color="auto"/>
              <w:bottom w:val="single" w:sz="4" w:space="0" w:color="auto"/>
              <w:right w:val="single" w:sz="4" w:space="0" w:color="auto"/>
            </w:tcBorders>
          </w:tcPr>
          <w:p w14:paraId="00C8B0E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32.7</w:t>
            </w:r>
          </w:p>
        </w:tc>
        <w:tc>
          <w:tcPr>
            <w:tcW w:w="939" w:type="dxa"/>
            <w:tcBorders>
              <w:top w:val="single" w:sz="4" w:space="0" w:color="auto"/>
              <w:left w:val="single" w:sz="4" w:space="0" w:color="auto"/>
              <w:bottom w:val="single" w:sz="4" w:space="0" w:color="auto"/>
              <w:right w:val="single" w:sz="4" w:space="0" w:color="auto"/>
            </w:tcBorders>
          </w:tcPr>
          <w:p w14:paraId="2E36467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90</w:t>
            </w:r>
          </w:p>
        </w:tc>
        <w:tc>
          <w:tcPr>
            <w:tcW w:w="967" w:type="dxa"/>
            <w:tcBorders>
              <w:top w:val="single" w:sz="4" w:space="0" w:color="auto"/>
              <w:left w:val="single" w:sz="4" w:space="0" w:color="auto"/>
              <w:bottom w:val="single" w:sz="4" w:space="0" w:color="auto"/>
              <w:right w:val="single" w:sz="4" w:space="0" w:color="auto"/>
            </w:tcBorders>
          </w:tcPr>
          <w:p w14:paraId="7339E27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45</w:t>
            </w:r>
          </w:p>
        </w:tc>
        <w:tc>
          <w:tcPr>
            <w:tcW w:w="966" w:type="dxa"/>
            <w:tcBorders>
              <w:top w:val="single" w:sz="4" w:space="0" w:color="auto"/>
              <w:left w:val="single" w:sz="4" w:space="0" w:color="auto"/>
              <w:bottom w:val="single" w:sz="4" w:space="0" w:color="auto"/>
              <w:right w:val="single" w:sz="4" w:space="0" w:color="auto"/>
            </w:tcBorders>
          </w:tcPr>
          <w:p w14:paraId="0EB23DD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60</w:t>
            </w:r>
          </w:p>
        </w:tc>
        <w:tc>
          <w:tcPr>
            <w:tcW w:w="884" w:type="dxa"/>
            <w:tcBorders>
              <w:top w:val="single" w:sz="4" w:space="0" w:color="auto"/>
              <w:left w:val="single" w:sz="4" w:space="0" w:color="auto"/>
              <w:bottom w:val="single" w:sz="4" w:space="0" w:color="auto"/>
              <w:right w:val="single" w:sz="4" w:space="0" w:color="auto"/>
            </w:tcBorders>
          </w:tcPr>
          <w:p w14:paraId="66FB6FB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939" w:type="dxa"/>
            <w:tcBorders>
              <w:top w:val="single" w:sz="4" w:space="0" w:color="auto"/>
              <w:left w:val="single" w:sz="4" w:space="0" w:color="auto"/>
              <w:bottom w:val="single" w:sz="4" w:space="0" w:color="auto"/>
              <w:right w:val="single" w:sz="4" w:space="0" w:color="auto"/>
            </w:tcBorders>
          </w:tcPr>
          <w:p w14:paraId="56F8CC8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939" w:type="dxa"/>
            <w:tcBorders>
              <w:top w:val="single" w:sz="4" w:space="0" w:color="auto"/>
              <w:left w:val="single" w:sz="4" w:space="0" w:color="auto"/>
              <w:bottom w:val="single" w:sz="4" w:space="0" w:color="auto"/>
              <w:right w:val="single" w:sz="4" w:space="0" w:color="auto"/>
            </w:tcBorders>
          </w:tcPr>
          <w:p w14:paraId="21CBB1E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966" w:type="dxa"/>
            <w:gridSpan w:val="2"/>
            <w:tcBorders>
              <w:top w:val="single" w:sz="4" w:space="0" w:color="auto"/>
              <w:left w:val="single" w:sz="4" w:space="0" w:color="auto"/>
              <w:bottom w:val="single" w:sz="4" w:space="0" w:color="auto"/>
              <w:right w:val="single" w:sz="4" w:space="0" w:color="auto"/>
            </w:tcBorders>
          </w:tcPr>
          <w:p w14:paraId="1E75011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72</w:t>
            </w:r>
          </w:p>
        </w:tc>
        <w:tc>
          <w:tcPr>
            <w:tcW w:w="967" w:type="dxa"/>
            <w:tcBorders>
              <w:top w:val="single" w:sz="4" w:space="0" w:color="auto"/>
              <w:left w:val="single" w:sz="4" w:space="0" w:color="auto"/>
              <w:bottom w:val="single" w:sz="4" w:space="0" w:color="auto"/>
              <w:right w:val="single" w:sz="4" w:space="0" w:color="auto"/>
            </w:tcBorders>
          </w:tcPr>
          <w:p w14:paraId="09B7100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30</w:t>
            </w:r>
          </w:p>
        </w:tc>
        <w:tc>
          <w:tcPr>
            <w:tcW w:w="889" w:type="dxa"/>
            <w:tcBorders>
              <w:top w:val="single" w:sz="4" w:space="0" w:color="auto"/>
              <w:left w:val="single" w:sz="4" w:space="0" w:color="auto"/>
              <w:bottom w:val="single" w:sz="4" w:space="0" w:color="auto"/>
              <w:right w:val="single" w:sz="4" w:space="0" w:color="auto"/>
            </w:tcBorders>
          </w:tcPr>
          <w:p w14:paraId="4EEF3D2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30</w:t>
            </w:r>
          </w:p>
        </w:tc>
        <w:tc>
          <w:tcPr>
            <w:tcW w:w="942" w:type="dxa"/>
            <w:tcBorders>
              <w:top w:val="single" w:sz="4" w:space="0" w:color="auto"/>
              <w:left w:val="single" w:sz="4" w:space="0" w:color="auto"/>
              <w:bottom w:val="single" w:sz="4" w:space="0" w:color="auto"/>
              <w:right w:val="single" w:sz="4" w:space="0" w:color="auto"/>
            </w:tcBorders>
          </w:tcPr>
          <w:p w14:paraId="4B0AD69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51.4</w:t>
            </w:r>
          </w:p>
        </w:tc>
        <w:tc>
          <w:tcPr>
            <w:tcW w:w="944" w:type="dxa"/>
            <w:tcBorders>
              <w:top w:val="single" w:sz="4" w:space="0" w:color="auto"/>
              <w:left w:val="single" w:sz="4" w:space="0" w:color="auto"/>
              <w:bottom w:val="single" w:sz="4" w:space="0" w:color="auto"/>
              <w:right w:val="single" w:sz="4" w:space="0" w:color="auto"/>
            </w:tcBorders>
          </w:tcPr>
          <w:p w14:paraId="79D83B1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27.7</w:t>
            </w:r>
          </w:p>
        </w:tc>
        <w:tc>
          <w:tcPr>
            <w:tcW w:w="944" w:type="dxa"/>
            <w:tcBorders>
              <w:top w:val="single" w:sz="4" w:space="0" w:color="auto"/>
              <w:left w:val="single" w:sz="4" w:space="0" w:color="auto"/>
              <w:bottom w:val="single" w:sz="4" w:space="0" w:color="auto"/>
              <w:right w:val="single" w:sz="4" w:space="0" w:color="auto"/>
            </w:tcBorders>
          </w:tcPr>
          <w:p w14:paraId="7760F84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r w:rsidRPr="00BE2B58">
              <w:rPr>
                <w:rFonts w:eastAsia="SimSun"/>
                <w:sz w:val="16"/>
              </w:rPr>
              <w:t>120</w:t>
            </w:r>
          </w:p>
        </w:tc>
        <w:tc>
          <w:tcPr>
            <w:tcW w:w="944" w:type="dxa"/>
            <w:tcBorders>
              <w:top w:val="single" w:sz="4" w:space="0" w:color="auto"/>
              <w:left w:val="single" w:sz="4" w:space="0" w:color="auto"/>
              <w:bottom w:val="single" w:sz="4" w:space="0" w:color="auto"/>
              <w:right w:val="single" w:sz="4" w:space="0" w:color="auto"/>
            </w:tcBorders>
          </w:tcPr>
          <w:p w14:paraId="5E221B9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r w:rsidRPr="00BE2B58">
              <w:rPr>
                <w:rFonts w:eastAsia="SimSun"/>
                <w:sz w:val="16"/>
              </w:rPr>
              <w:t>120</w:t>
            </w:r>
          </w:p>
        </w:tc>
      </w:tr>
      <w:tr w:rsidR="00CE0E58" w:rsidRPr="00BE2B58" w14:paraId="674DC9FC"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0B58177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lang w:val="en-US"/>
              </w:rPr>
              <w:t>Number of satellites</w:t>
            </w:r>
          </w:p>
        </w:tc>
        <w:tc>
          <w:tcPr>
            <w:tcW w:w="992" w:type="dxa"/>
            <w:gridSpan w:val="2"/>
            <w:tcBorders>
              <w:top w:val="single" w:sz="4" w:space="0" w:color="auto"/>
              <w:left w:val="single" w:sz="4" w:space="0" w:color="auto"/>
              <w:bottom w:val="single" w:sz="4" w:space="0" w:color="auto"/>
              <w:right w:val="single" w:sz="4" w:space="0" w:color="auto"/>
            </w:tcBorders>
          </w:tcPr>
          <w:p w14:paraId="4D884C3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66</w:t>
            </w:r>
          </w:p>
        </w:tc>
        <w:tc>
          <w:tcPr>
            <w:tcW w:w="939" w:type="dxa"/>
            <w:tcBorders>
              <w:top w:val="single" w:sz="4" w:space="0" w:color="auto"/>
              <w:left w:val="single" w:sz="4" w:space="0" w:color="auto"/>
              <w:bottom w:val="single" w:sz="4" w:space="0" w:color="auto"/>
              <w:right w:val="single" w:sz="4" w:space="0" w:color="auto"/>
            </w:tcBorders>
          </w:tcPr>
          <w:p w14:paraId="00E02DE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12</w:t>
            </w:r>
          </w:p>
        </w:tc>
        <w:tc>
          <w:tcPr>
            <w:tcW w:w="967" w:type="dxa"/>
            <w:tcBorders>
              <w:top w:val="single" w:sz="4" w:space="0" w:color="auto"/>
              <w:left w:val="single" w:sz="4" w:space="0" w:color="auto"/>
              <w:bottom w:val="single" w:sz="4" w:space="0" w:color="auto"/>
              <w:right w:val="single" w:sz="4" w:space="0" w:color="auto"/>
            </w:tcBorders>
          </w:tcPr>
          <w:p w14:paraId="334E981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40</w:t>
            </w:r>
          </w:p>
        </w:tc>
        <w:tc>
          <w:tcPr>
            <w:tcW w:w="966" w:type="dxa"/>
            <w:tcBorders>
              <w:top w:val="single" w:sz="4" w:space="0" w:color="auto"/>
              <w:left w:val="single" w:sz="4" w:space="0" w:color="auto"/>
              <w:bottom w:val="single" w:sz="4" w:space="0" w:color="auto"/>
              <w:right w:val="single" w:sz="4" w:space="0" w:color="auto"/>
            </w:tcBorders>
          </w:tcPr>
          <w:p w14:paraId="692C9C2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48</w:t>
            </w:r>
          </w:p>
        </w:tc>
        <w:tc>
          <w:tcPr>
            <w:tcW w:w="884" w:type="dxa"/>
            <w:tcBorders>
              <w:top w:val="single" w:sz="4" w:space="0" w:color="auto"/>
              <w:left w:val="single" w:sz="4" w:space="0" w:color="auto"/>
              <w:bottom w:val="single" w:sz="4" w:space="0" w:color="auto"/>
              <w:right w:val="single" w:sz="4" w:space="0" w:color="auto"/>
            </w:tcBorders>
          </w:tcPr>
          <w:p w14:paraId="6F6EFFD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4-5</w:t>
            </w:r>
          </w:p>
        </w:tc>
        <w:tc>
          <w:tcPr>
            <w:tcW w:w="939" w:type="dxa"/>
            <w:tcBorders>
              <w:top w:val="single" w:sz="4" w:space="0" w:color="auto"/>
              <w:left w:val="single" w:sz="4" w:space="0" w:color="auto"/>
              <w:bottom w:val="single" w:sz="4" w:space="0" w:color="auto"/>
              <w:right w:val="single" w:sz="4" w:space="0" w:color="auto"/>
            </w:tcBorders>
          </w:tcPr>
          <w:p w14:paraId="105A76F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6-8</w:t>
            </w:r>
          </w:p>
        </w:tc>
        <w:tc>
          <w:tcPr>
            <w:tcW w:w="939" w:type="dxa"/>
            <w:tcBorders>
              <w:top w:val="single" w:sz="4" w:space="0" w:color="auto"/>
              <w:left w:val="single" w:sz="4" w:space="0" w:color="auto"/>
              <w:bottom w:val="single" w:sz="4" w:space="0" w:color="auto"/>
              <w:right w:val="single" w:sz="4" w:space="0" w:color="auto"/>
            </w:tcBorders>
          </w:tcPr>
          <w:p w14:paraId="79918AC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6-8</w:t>
            </w:r>
          </w:p>
        </w:tc>
        <w:tc>
          <w:tcPr>
            <w:tcW w:w="966" w:type="dxa"/>
            <w:gridSpan w:val="2"/>
            <w:tcBorders>
              <w:top w:val="single" w:sz="4" w:space="0" w:color="auto"/>
              <w:left w:val="single" w:sz="4" w:space="0" w:color="auto"/>
              <w:bottom w:val="single" w:sz="4" w:space="0" w:color="auto"/>
              <w:right w:val="single" w:sz="4" w:space="0" w:color="auto"/>
            </w:tcBorders>
          </w:tcPr>
          <w:p w14:paraId="5F852FC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10</w:t>
            </w:r>
          </w:p>
        </w:tc>
        <w:tc>
          <w:tcPr>
            <w:tcW w:w="967" w:type="dxa"/>
            <w:tcBorders>
              <w:top w:val="single" w:sz="4" w:space="0" w:color="auto"/>
              <w:left w:val="single" w:sz="4" w:space="0" w:color="auto"/>
              <w:bottom w:val="single" w:sz="4" w:space="0" w:color="auto"/>
              <w:right w:val="single" w:sz="4" w:space="0" w:color="auto"/>
            </w:tcBorders>
          </w:tcPr>
          <w:p w14:paraId="1387F17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48</w:t>
            </w:r>
          </w:p>
        </w:tc>
        <w:tc>
          <w:tcPr>
            <w:tcW w:w="889" w:type="dxa"/>
            <w:tcBorders>
              <w:top w:val="single" w:sz="4" w:space="0" w:color="auto"/>
              <w:left w:val="single" w:sz="4" w:space="0" w:color="auto"/>
              <w:bottom w:val="single" w:sz="4" w:space="0" w:color="auto"/>
              <w:right w:val="single" w:sz="4" w:space="0" w:color="auto"/>
            </w:tcBorders>
          </w:tcPr>
          <w:p w14:paraId="61463C5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48</w:t>
            </w:r>
          </w:p>
        </w:tc>
        <w:tc>
          <w:tcPr>
            <w:tcW w:w="942" w:type="dxa"/>
            <w:tcBorders>
              <w:top w:val="single" w:sz="4" w:space="0" w:color="auto"/>
              <w:left w:val="single" w:sz="4" w:space="0" w:color="auto"/>
              <w:bottom w:val="single" w:sz="4" w:space="0" w:color="auto"/>
              <w:right w:val="single" w:sz="4" w:space="0" w:color="auto"/>
            </w:tcBorders>
          </w:tcPr>
          <w:p w14:paraId="5E85A99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7</w:t>
            </w:r>
          </w:p>
        </w:tc>
        <w:tc>
          <w:tcPr>
            <w:tcW w:w="944" w:type="dxa"/>
            <w:tcBorders>
              <w:top w:val="single" w:sz="4" w:space="0" w:color="auto"/>
              <w:left w:val="single" w:sz="4" w:space="0" w:color="auto"/>
              <w:bottom w:val="single" w:sz="4" w:space="0" w:color="auto"/>
              <w:right w:val="single" w:sz="4" w:space="0" w:color="auto"/>
            </w:tcBorders>
          </w:tcPr>
          <w:p w14:paraId="48C8442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91</w:t>
            </w:r>
          </w:p>
        </w:tc>
        <w:tc>
          <w:tcPr>
            <w:tcW w:w="944" w:type="dxa"/>
            <w:tcBorders>
              <w:top w:val="single" w:sz="4" w:space="0" w:color="auto"/>
              <w:left w:val="single" w:sz="4" w:space="0" w:color="auto"/>
              <w:bottom w:val="single" w:sz="4" w:space="0" w:color="auto"/>
              <w:right w:val="single" w:sz="4" w:space="0" w:color="auto"/>
            </w:tcBorders>
          </w:tcPr>
          <w:p w14:paraId="45EC33E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lang w:eastAsia="zh-CN"/>
              </w:rPr>
              <w:t>3</w:t>
            </w:r>
            <w:r w:rsidRPr="00BE2B58">
              <w:rPr>
                <w:rFonts w:eastAsia="SimSun" w:hint="eastAsia"/>
                <w:sz w:val="16"/>
                <w:lang w:eastAsia="zh-CN"/>
              </w:rPr>
              <w:t xml:space="preserve"> to </w:t>
            </w:r>
            <w:r w:rsidRPr="00BE2B58">
              <w:rPr>
                <w:rFonts w:eastAsia="SimSun"/>
                <w:sz w:val="16"/>
              </w:rPr>
              <w:t>9</w:t>
            </w:r>
          </w:p>
        </w:tc>
        <w:tc>
          <w:tcPr>
            <w:tcW w:w="944" w:type="dxa"/>
            <w:tcBorders>
              <w:top w:val="single" w:sz="4" w:space="0" w:color="auto"/>
              <w:left w:val="single" w:sz="4" w:space="0" w:color="auto"/>
              <w:bottom w:val="single" w:sz="4" w:space="0" w:color="auto"/>
              <w:right w:val="single" w:sz="4" w:space="0" w:color="auto"/>
            </w:tcBorders>
          </w:tcPr>
          <w:p w14:paraId="1190490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rPr>
              <w:t>27</w:t>
            </w:r>
          </w:p>
        </w:tc>
      </w:tr>
      <w:tr w:rsidR="00CE0E58" w:rsidRPr="00BE2B58" w14:paraId="7C4A325A"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2E4AB6D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sz w:val="16"/>
              </w:rPr>
              <w:t>Orbital planes</w:t>
            </w:r>
          </w:p>
        </w:tc>
        <w:tc>
          <w:tcPr>
            <w:tcW w:w="992" w:type="dxa"/>
            <w:gridSpan w:val="2"/>
            <w:tcBorders>
              <w:top w:val="single" w:sz="4" w:space="0" w:color="auto"/>
              <w:left w:val="single" w:sz="4" w:space="0" w:color="auto"/>
              <w:bottom w:val="single" w:sz="4" w:space="0" w:color="auto"/>
              <w:right w:val="single" w:sz="4" w:space="0" w:color="auto"/>
            </w:tcBorders>
          </w:tcPr>
          <w:p w14:paraId="03553E5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6</w:t>
            </w:r>
          </w:p>
        </w:tc>
        <w:tc>
          <w:tcPr>
            <w:tcW w:w="939" w:type="dxa"/>
            <w:tcBorders>
              <w:top w:val="single" w:sz="4" w:space="0" w:color="auto"/>
              <w:left w:val="single" w:sz="4" w:space="0" w:color="auto"/>
              <w:bottom w:val="single" w:sz="4" w:space="0" w:color="auto"/>
              <w:right w:val="single" w:sz="4" w:space="0" w:color="auto"/>
            </w:tcBorders>
          </w:tcPr>
          <w:p w14:paraId="78450FC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w:t>
            </w:r>
          </w:p>
        </w:tc>
        <w:tc>
          <w:tcPr>
            <w:tcW w:w="967" w:type="dxa"/>
            <w:tcBorders>
              <w:top w:val="single" w:sz="4" w:space="0" w:color="auto"/>
              <w:left w:val="single" w:sz="4" w:space="0" w:color="auto"/>
              <w:bottom w:val="single" w:sz="4" w:space="0" w:color="auto"/>
              <w:right w:val="single" w:sz="4" w:space="0" w:color="auto"/>
            </w:tcBorders>
          </w:tcPr>
          <w:p w14:paraId="0C7A46E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5</w:t>
            </w:r>
          </w:p>
        </w:tc>
        <w:tc>
          <w:tcPr>
            <w:tcW w:w="966" w:type="dxa"/>
            <w:tcBorders>
              <w:top w:val="single" w:sz="4" w:space="0" w:color="auto"/>
              <w:left w:val="single" w:sz="4" w:space="0" w:color="auto"/>
              <w:bottom w:val="single" w:sz="4" w:space="0" w:color="auto"/>
              <w:right w:val="single" w:sz="4" w:space="0" w:color="auto"/>
            </w:tcBorders>
          </w:tcPr>
          <w:p w14:paraId="49FE794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8</w:t>
            </w:r>
          </w:p>
        </w:tc>
        <w:tc>
          <w:tcPr>
            <w:tcW w:w="884" w:type="dxa"/>
            <w:tcBorders>
              <w:top w:val="single" w:sz="4" w:space="0" w:color="auto"/>
              <w:left w:val="single" w:sz="4" w:space="0" w:color="auto"/>
              <w:bottom w:val="single" w:sz="4" w:space="0" w:color="auto"/>
              <w:right w:val="single" w:sz="4" w:space="0" w:color="auto"/>
            </w:tcBorders>
          </w:tcPr>
          <w:p w14:paraId="427ED06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w:t>
            </w:r>
          </w:p>
        </w:tc>
        <w:tc>
          <w:tcPr>
            <w:tcW w:w="939" w:type="dxa"/>
            <w:tcBorders>
              <w:top w:val="single" w:sz="4" w:space="0" w:color="auto"/>
              <w:left w:val="single" w:sz="4" w:space="0" w:color="auto"/>
              <w:bottom w:val="single" w:sz="4" w:space="0" w:color="auto"/>
              <w:right w:val="single" w:sz="4" w:space="0" w:color="auto"/>
            </w:tcBorders>
          </w:tcPr>
          <w:p w14:paraId="160E3A8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w:t>
            </w:r>
          </w:p>
        </w:tc>
        <w:tc>
          <w:tcPr>
            <w:tcW w:w="939" w:type="dxa"/>
            <w:tcBorders>
              <w:top w:val="single" w:sz="4" w:space="0" w:color="auto"/>
              <w:left w:val="single" w:sz="4" w:space="0" w:color="auto"/>
              <w:bottom w:val="single" w:sz="4" w:space="0" w:color="auto"/>
              <w:right w:val="single" w:sz="4" w:space="0" w:color="auto"/>
            </w:tcBorders>
          </w:tcPr>
          <w:p w14:paraId="3AE7A2C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w:t>
            </w:r>
          </w:p>
        </w:tc>
        <w:tc>
          <w:tcPr>
            <w:tcW w:w="966" w:type="dxa"/>
            <w:gridSpan w:val="2"/>
            <w:tcBorders>
              <w:top w:val="single" w:sz="4" w:space="0" w:color="auto"/>
              <w:left w:val="single" w:sz="4" w:space="0" w:color="auto"/>
              <w:bottom w:val="single" w:sz="4" w:space="0" w:color="auto"/>
              <w:right w:val="single" w:sz="4" w:space="0" w:color="auto"/>
            </w:tcBorders>
          </w:tcPr>
          <w:p w14:paraId="635CC1C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w:t>
            </w:r>
          </w:p>
        </w:tc>
        <w:tc>
          <w:tcPr>
            <w:tcW w:w="967" w:type="dxa"/>
            <w:tcBorders>
              <w:top w:val="single" w:sz="4" w:space="0" w:color="auto"/>
              <w:left w:val="single" w:sz="4" w:space="0" w:color="auto"/>
              <w:bottom w:val="single" w:sz="4" w:space="0" w:color="auto"/>
              <w:right w:val="single" w:sz="4" w:space="0" w:color="auto"/>
            </w:tcBorders>
          </w:tcPr>
          <w:p w14:paraId="7882B11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4</w:t>
            </w:r>
          </w:p>
        </w:tc>
        <w:tc>
          <w:tcPr>
            <w:tcW w:w="889" w:type="dxa"/>
            <w:tcBorders>
              <w:top w:val="single" w:sz="4" w:space="0" w:color="auto"/>
              <w:left w:val="single" w:sz="4" w:space="0" w:color="auto"/>
              <w:bottom w:val="single" w:sz="4" w:space="0" w:color="auto"/>
              <w:right w:val="single" w:sz="4" w:space="0" w:color="auto"/>
            </w:tcBorders>
          </w:tcPr>
          <w:p w14:paraId="48D0388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4</w:t>
            </w:r>
          </w:p>
        </w:tc>
        <w:tc>
          <w:tcPr>
            <w:tcW w:w="942" w:type="dxa"/>
            <w:tcBorders>
              <w:top w:val="single" w:sz="4" w:space="0" w:color="auto"/>
              <w:left w:val="single" w:sz="4" w:space="0" w:color="auto"/>
              <w:bottom w:val="single" w:sz="4" w:space="0" w:color="auto"/>
              <w:right w:val="single" w:sz="4" w:space="0" w:color="auto"/>
            </w:tcBorders>
          </w:tcPr>
          <w:p w14:paraId="7715CBB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7</w:t>
            </w:r>
          </w:p>
        </w:tc>
        <w:tc>
          <w:tcPr>
            <w:tcW w:w="944" w:type="dxa"/>
            <w:tcBorders>
              <w:top w:val="single" w:sz="4" w:space="0" w:color="auto"/>
              <w:left w:val="single" w:sz="4" w:space="0" w:color="auto"/>
              <w:bottom w:val="single" w:sz="4" w:space="0" w:color="auto"/>
              <w:right w:val="single" w:sz="4" w:space="0" w:color="auto"/>
            </w:tcBorders>
          </w:tcPr>
          <w:p w14:paraId="1A36080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7</w:t>
            </w:r>
          </w:p>
        </w:tc>
        <w:tc>
          <w:tcPr>
            <w:tcW w:w="944" w:type="dxa"/>
            <w:tcBorders>
              <w:top w:val="single" w:sz="4" w:space="0" w:color="auto"/>
              <w:left w:val="single" w:sz="4" w:space="0" w:color="auto"/>
              <w:bottom w:val="single" w:sz="4" w:space="0" w:color="auto"/>
              <w:right w:val="single" w:sz="4" w:space="0" w:color="auto"/>
            </w:tcBorders>
          </w:tcPr>
          <w:p w14:paraId="25DF8DE7"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2B4AED">
              <w:rPr>
                <w:rFonts w:eastAsia="SimSun"/>
                <w:sz w:val="16"/>
              </w:rPr>
              <w:t>3</w:t>
            </w:r>
          </w:p>
        </w:tc>
        <w:tc>
          <w:tcPr>
            <w:tcW w:w="944" w:type="dxa"/>
            <w:tcBorders>
              <w:top w:val="single" w:sz="4" w:space="0" w:color="auto"/>
              <w:left w:val="single" w:sz="4" w:space="0" w:color="auto"/>
              <w:bottom w:val="single" w:sz="4" w:space="0" w:color="auto"/>
              <w:right w:val="single" w:sz="4" w:space="0" w:color="auto"/>
            </w:tcBorders>
          </w:tcPr>
          <w:p w14:paraId="0C538CB8"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2B4AED">
              <w:rPr>
                <w:rFonts w:eastAsia="SimSun"/>
                <w:sz w:val="16"/>
              </w:rPr>
              <w:t>3</w:t>
            </w:r>
          </w:p>
        </w:tc>
      </w:tr>
      <w:tr w:rsidR="00CE0E58" w:rsidRPr="00BE2B58" w14:paraId="7E7B6399" w14:textId="77777777" w:rsidTr="00EB5C98">
        <w:trPr>
          <w:cantSplit/>
          <w:jc w:val="center"/>
        </w:trPr>
        <w:tc>
          <w:tcPr>
            <w:tcW w:w="2841" w:type="dxa"/>
            <w:tcBorders>
              <w:top w:val="single" w:sz="4" w:space="0" w:color="auto"/>
              <w:left w:val="single" w:sz="4" w:space="0" w:color="auto"/>
              <w:bottom w:val="single" w:sz="4" w:space="0" w:color="auto"/>
              <w:right w:val="single" w:sz="4" w:space="0" w:color="auto"/>
            </w:tcBorders>
          </w:tcPr>
          <w:p w14:paraId="457A99C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lang w:val="en-US"/>
              </w:rPr>
              <w:t>Inclination angle (degrees)</w:t>
            </w:r>
          </w:p>
        </w:tc>
        <w:tc>
          <w:tcPr>
            <w:tcW w:w="992" w:type="dxa"/>
            <w:gridSpan w:val="2"/>
            <w:tcBorders>
              <w:top w:val="single" w:sz="4" w:space="0" w:color="auto"/>
              <w:left w:val="single" w:sz="4" w:space="0" w:color="auto"/>
              <w:bottom w:val="single" w:sz="4" w:space="0" w:color="auto"/>
              <w:right w:val="single" w:sz="4" w:space="0" w:color="auto"/>
            </w:tcBorders>
          </w:tcPr>
          <w:p w14:paraId="0B6A8DD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86</w:t>
            </w:r>
          </w:p>
        </w:tc>
        <w:tc>
          <w:tcPr>
            <w:tcW w:w="939" w:type="dxa"/>
            <w:tcBorders>
              <w:top w:val="single" w:sz="4" w:space="0" w:color="auto"/>
              <w:left w:val="single" w:sz="4" w:space="0" w:color="auto"/>
              <w:bottom w:val="single" w:sz="4" w:space="0" w:color="auto"/>
              <w:right w:val="single" w:sz="4" w:space="0" w:color="auto"/>
            </w:tcBorders>
          </w:tcPr>
          <w:p w14:paraId="11D1029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50</w:t>
            </w:r>
          </w:p>
        </w:tc>
        <w:tc>
          <w:tcPr>
            <w:tcW w:w="967" w:type="dxa"/>
            <w:tcBorders>
              <w:top w:val="single" w:sz="4" w:space="0" w:color="auto"/>
              <w:left w:val="single" w:sz="4" w:space="0" w:color="auto"/>
              <w:bottom w:val="single" w:sz="4" w:space="0" w:color="auto"/>
              <w:right w:val="single" w:sz="4" w:space="0" w:color="auto"/>
            </w:tcBorders>
          </w:tcPr>
          <w:p w14:paraId="1A5D5A9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55</w:t>
            </w:r>
          </w:p>
        </w:tc>
        <w:tc>
          <w:tcPr>
            <w:tcW w:w="966" w:type="dxa"/>
            <w:tcBorders>
              <w:top w:val="single" w:sz="4" w:space="0" w:color="auto"/>
              <w:left w:val="single" w:sz="4" w:space="0" w:color="auto"/>
              <w:bottom w:val="single" w:sz="4" w:space="0" w:color="auto"/>
              <w:right w:val="single" w:sz="4" w:space="0" w:color="auto"/>
            </w:tcBorders>
          </w:tcPr>
          <w:p w14:paraId="0A69E0E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52</w:t>
            </w:r>
          </w:p>
        </w:tc>
        <w:tc>
          <w:tcPr>
            <w:tcW w:w="884" w:type="dxa"/>
            <w:tcBorders>
              <w:top w:val="single" w:sz="4" w:space="0" w:color="auto"/>
              <w:left w:val="single" w:sz="4" w:space="0" w:color="auto"/>
              <w:bottom w:val="single" w:sz="4" w:space="0" w:color="auto"/>
              <w:right w:val="single" w:sz="4" w:space="0" w:color="auto"/>
            </w:tcBorders>
          </w:tcPr>
          <w:p w14:paraId="1AE5A34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116.6</w:t>
            </w:r>
          </w:p>
        </w:tc>
        <w:tc>
          <w:tcPr>
            <w:tcW w:w="939" w:type="dxa"/>
            <w:tcBorders>
              <w:top w:val="single" w:sz="4" w:space="0" w:color="auto"/>
              <w:left w:val="single" w:sz="4" w:space="0" w:color="auto"/>
              <w:bottom w:val="single" w:sz="4" w:space="0" w:color="auto"/>
              <w:right w:val="single" w:sz="4" w:space="0" w:color="auto"/>
            </w:tcBorders>
          </w:tcPr>
          <w:p w14:paraId="76B6D9A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w:t>
            </w:r>
          </w:p>
        </w:tc>
        <w:tc>
          <w:tcPr>
            <w:tcW w:w="939" w:type="dxa"/>
            <w:tcBorders>
              <w:top w:val="single" w:sz="4" w:space="0" w:color="auto"/>
              <w:left w:val="single" w:sz="4" w:space="0" w:color="auto"/>
              <w:bottom w:val="single" w:sz="4" w:space="0" w:color="auto"/>
              <w:right w:val="single" w:sz="4" w:space="0" w:color="auto"/>
            </w:tcBorders>
          </w:tcPr>
          <w:p w14:paraId="5FC9A2B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w:t>
            </w:r>
          </w:p>
        </w:tc>
        <w:tc>
          <w:tcPr>
            <w:tcW w:w="966" w:type="dxa"/>
            <w:gridSpan w:val="2"/>
            <w:tcBorders>
              <w:top w:val="single" w:sz="4" w:space="0" w:color="auto"/>
              <w:left w:val="single" w:sz="4" w:space="0" w:color="auto"/>
              <w:bottom w:val="single" w:sz="4" w:space="0" w:color="auto"/>
              <w:right w:val="single" w:sz="4" w:space="0" w:color="auto"/>
            </w:tcBorders>
          </w:tcPr>
          <w:p w14:paraId="5574B48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45</w:t>
            </w:r>
          </w:p>
        </w:tc>
        <w:tc>
          <w:tcPr>
            <w:tcW w:w="967" w:type="dxa"/>
            <w:tcBorders>
              <w:top w:val="single" w:sz="4" w:space="0" w:color="auto"/>
              <w:left w:val="single" w:sz="4" w:space="0" w:color="auto"/>
              <w:bottom w:val="single" w:sz="4" w:space="0" w:color="auto"/>
              <w:right w:val="single" w:sz="4" w:space="0" w:color="auto"/>
            </w:tcBorders>
          </w:tcPr>
          <w:p w14:paraId="793E7BA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74</w:t>
            </w:r>
          </w:p>
        </w:tc>
        <w:tc>
          <w:tcPr>
            <w:tcW w:w="889" w:type="dxa"/>
            <w:tcBorders>
              <w:top w:val="single" w:sz="4" w:space="0" w:color="auto"/>
              <w:left w:val="single" w:sz="4" w:space="0" w:color="auto"/>
              <w:bottom w:val="single" w:sz="4" w:space="0" w:color="auto"/>
              <w:right w:val="single" w:sz="4" w:space="0" w:color="auto"/>
            </w:tcBorders>
          </w:tcPr>
          <w:p w14:paraId="6D1AA2F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74</w:t>
            </w:r>
          </w:p>
        </w:tc>
        <w:tc>
          <w:tcPr>
            <w:tcW w:w="942" w:type="dxa"/>
            <w:tcBorders>
              <w:top w:val="single" w:sz="4" w:space="0" w:color="auto"/>
              <w:left w:val="single" w:sz="4" w:space="0" w:color="auto"/>
              <w:bottom w:val="single" w:sz="4" w:space="0" w:color="auto"/>
              <w:right w:val="single" w:sz="4" w:space="0" w:color="auto"/>
            </w:tcBorders>
          </w:tcPr>
          <w:p w14:paraId="31EB9E5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83</w:t>
            </w:r>
          </w:p>
        </w:tc>
        <w:tc>
          <w:tcPr>
            <w:tcW w:w="944" w:type="dxa"/>
            <w:tcBorders>
              <w:top w:val="single" w:sz="4" w:space="0" w:color="auto"/>
              <w:left w:val="single" w:sz="4" w:space="0" w:color="auto"/>
              <w:bottom w:val="single" w:sz="4" w:space="0" w:color="auto"/>
              <w:right w:val="single" w:sz="4" w:space="0" w:color="auto"/>
            </w:tcBorders>
          </w:tcPr>
          <w:p w14:paraId="37269F7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82</w:t>
            </w:r>
          </w:p>
        </w:tc>
        <w:tc>
          <w:tcPr>
            <w:tcW w:w="944" w:type="dxa"/>
            <w:tcBorders>
              <w:top w:val="single" w:sz="4" w:space="0" w:color="auto"/>
              <w:left w:val="single" w:sz="4" w:space="0" w:color="auto"/>
              <w:bottom w:val="single" w:sz="4" w:space="0" w:color="auto"/>
              <w:right w:val="single" w:sz="4" w:space="0" w:color="auto"/>
            </w:tcBorders>
          </w:tcPr>
          <w:p w14:paraId="5FC0579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rPr>
              <w:t>55</w:t>
            </w:r>
          </w:p>
        </w:tc>
        <w:tc>
          <w:tcPr>
            <w:tcW w:w="944" w:type="dxa"/>
            <w:tcBorders>
              <w:top w:val="single" w:sz="4" w:space="0" w:color="auto"/>
              <w:left w:val="single" w:sz="4" w:space="0" w:color="auto"/>
              <w:bottom w:val="single" w:sz="4" w:space="0" w:color="auto"/>
              <w:right w:val="single" w:sz="4" w:space="0" w:color="auto"/>
            </w:tcBorders>
          </w:tcPr>
          <w:p w14:paraId="70EE3BD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rPr>
              <w:t>55</w:t>
            </w:r>
          </w:p>
        </w:tc>
      </w:tr>
      <w:tr w:rsidR="00CE0E58" w:rsidRPr="00BE2B58" w14:paraId="34503F5F" w14:textId="77777777" w:rsidTr="00EB5C98">
        <w:trPr>
          <w:cantSplit/>
          <w:jc w:val="center"/>
        </w:trPr>
        <w:tc>
          <w:tcPr>
            <w:tcW w:w="14175" w:type="dxa"/>
            <w:gridSpan w:val="15"/>
            <w:tcBorders>
              <w:top w:val="single" w:sz="4" w:space="0" w:color="auto"/>
              <w:left w:val="single" w:sz="4" w:space="0" w:color="auto"/>
              <w:bottom w:val="single" w:sz="4" w:space="0" w:color="auto"/>
              <w:right w:val="nil"/>
            </w:tcBorders>
          </w:tcPr>
          <w:p w14:paraId="5EA8EE6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iCs/>
                <w:sz w:val="16"/>
                <w:lang w:val="en-US"/>
              </w:rPr>
            </w:pPr>
            <w:r w:rsidRPr="00BE2B58">
              <w:rPr>
                <w:rFonts w:eastAsia="SimSun"/>
                <w:i/>
                <w:sz w:val="16"/>
                <w:lang w:val="en-US"/>
              </w:rPr>
              <w:t>Satellite antennas</w:t>
            </w:r>
          </w:p>
        </w:tc>
        <w:tc>
          <w:tcPr>
            <w:tcW w:w="944" w:type="dxa"/>
            <w:tcBorders>
              <w:top w:val="single" w:sz="4" w:space="0" w:color="auto"/>
              <w:left w:val="nil"/>
              <w:bottom w:val="single" w:sz="4" w:space="0" w:color="auto"/>
              <w:right w:val="nil"/>
            </w:tcBorders>
          </w:tcPr>
          <w:p w14:paraId="11CDB43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sz w:val="16"/>
                <w:szCs w:val="16"/>
                <w:lang w:val="en-US"/>
              </w:rPr>
            </w:pPr>
          </w:p>
        </w:tc>
        <w:tc>
          <w:tcPr>
            <w:tcW w:w="944" w:type="dxa"/>
            <w:tcBorders>
              <w:top w:val="single" w:sz="4" w:space="0" w:color="auto"/>
              <w:left w:val="nil"/>
              <w:bottom w:val="single" w:sz="4" w:space="0" w:color="auto"/>
              <w:right w:val="single" w:sz="4" w:space="0" w:color="auto"/>
            </w:tcBorders>
          </w:tcPr>
          <w:p w14:paraId="1B87659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sz w:val="16"/>
                <w:szCs w:val="16"/>
                <w:lang w:val="en-US"/>
              </w:rPr>
            </w:pPr>
          </w:p>
        </w:tc>
      </w:tr>
      <w:tr w:rsidR="00CE0E58" w:rsidRPr="00BE2B58" w14:paraId="4AB9C8F3"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059BF53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lang w:val="en-US"/>
              </w:rPr>
              <w:t>Number of beams (service link)</w:t>
            </w:r>
          </w:p>
        </w:tc>
        <w:tc>
          <w:tcPr>
            <w:tcW w:w="986" w:type="dxa"/>
            <w:tcBorders>
              <w:top w:val="single" w:sz="4" w:space="0" w:color="auto"/>
              <w:left w:val="single" w:sz="4" w:space="0" w:color="auto"/>
              <w:bottom w:val="single" w:sz="4" w:space="0" w:color="auto"/>
              <w:right w:val="single" w:sz="4" w:space="0" w:color="auto"/>
            </w:tcBorders>
          </w:tcPr>
          <w:p w14:paraId="4B1BAA7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48</w:t>
            </w:r>
          </w:p>
        </w:tc>
        <w:tc>
          <w:tcPr>
            <w:tcW w:w="945" w:type="dxa"/>
            <w:gridSpan w:val="2"/>
            <w:tcBorders>
              <w:top w:val="single" w:sz="4" w:space="0" w:color="auto"/>
              <w:left w:val="single" w:sz="4" w:space="0" w:color="auto"/>
              <w:bottom w:val="single" w:sz="4" w:space="0" w:color="auto"/>
              <w:right w:val="single" w:sz="4" w:space="0" w:color="auto"/>
            </w:tcBorders>
          </w:tcPr>
          <w:p w14:paraId="7F68068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37</w:t>
            </w:r>
          </w:p>
        </w:tc>
        <w:tc>
          <w:tcPr>
            <w:tcW w:w="967" w:type="dxa"/>
            <w:tcBorders>
              <w:top w:val="single" w:sz="4" w:space="0" w:color="auto"/>
              <w:left w:val="single" w:sz="4" w:space="0" w:color="auto"/>
              <w:bottom w:val="single" w:sz="4" w:space="0" w:color="auto"/>
              <w:right w:val="single" w:sz="4" w:space="0" w:color="auto"/>
            </w:tcBorders>
          </w:tcPr>
          <w:p w14:paraId="54D02F3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10</w:t>
            </w:r>
          </w:p>
        </w:tc>
        <w:tc>
          <w:tcPr>
            <w:tcW w:w="966" w:type="dxa"/>
            <w:tcBorders>
              <w:top w:val="single" w:sz="4" w:space="0" w:color="auto"/>
              <w:left w:val="single" w:sz="4" w:space="0" w:color="auto"/>
              <w:bottom w:val="single" w:sz="4" w:space="0" w:color="auto"/>
              <w:right w:val="single" w:sz="4" w:space="0" w:color="auto"/>
            </w:tcBorders>
          </w:tcPr>
          <w:p w14:paraId="51AFD1F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16</w:t>
            </w:r>
          </w:p>
        </w:tc>
        <w:tc>
          <w:tcPr>
            <w:tcW w:w="2770" w:type="dxa"/>
            <w:gridSpan w:val="4"/>
            <w:tcBorders>
              <w:top w:val="single" w:sz="4" w:space="0" w:color="auto"/>
              <w:left w:val="single" w:sz="4" w:space="0" w:color="auto"/>
              <w:bottom w:val="single" w:sz="4" w:space="0" w:color="auto"/>
              <w:right w:val="single" w:sz="4" w:space="0" w:color="auto"/>
            </w:tcBorders>
          </w:tcPr>
          <w:p w14:paraId="6116655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91 in eccentric orbit and 61 in circular orbit or 19 on each satellite</w:t>
            </w:r>
          </w:p>
        </w:tc>
        <w:tc>
          <w:tcPr>
            <w:tcW w:w="958" w:type="dxa"/>
            <w:tcBorders>
              <w:top w:val="single" w:sz="4" w:space="0" w:color="auto"/>
              <w:left w:val="single" w:sz="4" w:space="0" w:color="auto"/>
              <w:bottom w:val="single" w:sz="4" w:space="0" w:color="auto"/>
              <w:right w:val="single" w:sz="4" w:space="0" w:color="auto"/>
            </w:tcBorders>
          </w:tcPr>
          <w:p w14:paraId="333AA36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121</w:t>
            </w:r>
          </w:p>
        </w:tc>
        <w:tc>
          <w:tcPr>
            <w:tcW w:w="967" w:type="dxa"/>
            <w:tcBorders>
              <w:top w:val="single" w:sz="4" w:space="0" w:color="auto"/>
              <w:left w:val="single" w:sz="4" w:space="0" w:color="auto"/>
              <w:bottom w:val="single" w:sz="4" w:space="0" w:color="auto"/>
              <w:right w:val="single" w:sz="4" w:space="0" w:color="auto"/>
            </w:tcBorders>
          </w:tcPr>
          <w:p w14:paraId="6B9C913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w:t>
            </w:r>
          </w:p>
        </w:tc>
        <w:tc>
          <w:tcPr>
            <w:tcW w:w="889" w:type="dxa"/>
            <w:tcBorders>
              <w:top w:val="single" w:sz="4" w:space="0" w:color="auto"/>
              <w:left w:val="single" w:sz="4" w:space="0" w:color="auto"/>
              <w:bottom w:val="single" w:sz="4" w:space="0" w:color="auto"/>
              <w:right w:val="single" w:sz="4" w:space="0" w:color="auto"/>
            </w:tcBorders>
          </w:tcPr>
          <w:p w14:paraId="707BFE8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6</w:t>
            </w:r>
          </w:p>
        </w:tc>
        <w:tc>
          <w:tcPr>
            <w:tcW w:w="942" w:type="dxa"/>
            <w:tcBorders>
              <w:top w:val="single" w:sz="4" w:space="0" w:color="auto"/>
              <w:left w:val="single" w:sz="4" w:space="0" w:color="auto"/>
              <w:bottom w:val="single" w:sz="4" w:space="0" w:color="auto"/>
              <w:right w:val="single" w:sz="4" w:space="0" w:color="auto"/>
            </w:tcBorders>
          </w:tcPr>
          <w:p w14:paraId="5FDFDA7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9</w:t>
            </w:r>
          </w:p>
        </w:tc>
        <w:tc>
          <w:tcPr>
            <w:tcW w:w="944" w:type="dxa"/>
            <w:tcBorders>
              <w:top w:val="single" w:sz="4" w:space="0" w:color="auto"/>
              <w:left w:val="single" w:sz="4" w:space="0" w:color="auto"/>
              <w:bottom w:val="single" w:sz="4" w:space="0" w:color="auto"/>
              <w:right w:val="single" w:sz="4" w:space="0" w:color="auto"/>
            </w:tcBorders>
          </w:tcPr>
          <w:p w14:paraId="29CC7F8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37</w:t>
            </w:r>
          </w:p>
        </w:tc>
        <w:tc>
          <w:tcPr>
            <w:tcW w:w="944" w:type="dxa"/>
            <w:tcBorders>
              <w:top w:val="single" w:sz="4" w:space="0" w:color="auto"/>
              <w:left w:val="single" w:sz="4" w:space="0" w:color="auto"/>
              <w:bottom w:val="single" w:sz="4" w:space="0" w:color="auto"/>
              <w:right w:val="single" w:sz="4" w:space="0" w:color="auto"/>
            </w:tcBorders>
          </w:tcPr>
          <w:p w14:paraId="2544A998"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2B4AED">
              <w:rPr>
                <w:rFonts w:eastAsia="SimSun"/>
                <w:sz w:val="16"/>
                <w:szCs w:val="16"/>
              </w:rPr>
              <w:t>1</w:t>
            </w:r>
          </w:p>
        </w:tc>
        <w:tc>
          <w:tcPr>
            <w:tcW w:w="944" w:type="dxa"/>
            <w:tcBorders>
              <w:top w:val="single" w:sz="4" w:space="0" w:color="auto"/>
              <w:left w:val="single" w:sz="4" w:space="0" w:color="auto"/>
              <w:bottom w:val="single" w:sz="4" w:space="0" w:color="auto"/>
              <w:right w:val="single" w:sz="4" w:space="0" w:color="auto"/>
            </w:tcBorders>
          </w:tcPr>
          <w:p w14:paraId="562B005D"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2B4AED">
              <w:rPr>
                <w:rFonts w:eastAsia="SimSun"/>
                <w:sz w:val="16"/>
                <w:szCs w:val="16"/>
              </w:rPr>
              <w:t>1</w:t>
            </w:r>
          </w:p>
        </w:tc>
      </w:tr>
      <w:tr w:rsidR="00CE0E58" w:rsidRPr="00BE2B58" w14:paraId="73FF9182"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545EF1F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lang w:val="en-US"/>
              </w:rPr>
              <w:t>Beam size (km</w:t>
            </w:r>
            <w:r w:rsidRPr="00BE2B58">
              <w:rPr>
                <w:rFonts w:eastAsia="SimSun"/>
                <w:sz w:val="16"/>
                <w:vertAlign w:val="superscript"/>
                <w:lang w:val="en-US"/>
              </w:rPr>
              <w:t>2</w:t>
            </w:r>
            <w:r w:rsidRPr="00BE2B58">
              <w:rPr>
                <w:rFonts w:eastAsia="SimSun"/>
                <w:sz w:val="16"/>
                <w:lang w:val="en-US"/>
              </w:rPr>
              <w:t>)</w:t>
            </w:r>
          </w:p>
        </w:tc>
        <w:tc>
          <w:tcPr>
            <w:tcW w:w="986" w:type="dxa"/>
            <w:tcBorders>
              <w:top w:val="single" w:sz="4" w:space="0" w:color="auto"/>
              <w:left w:val="single" w:sz="4" w:space="0" w:color="auto"/>
              <w:bottom w:val="single" w:sz="4" w:space="0" w:color="auto"/>
              <w:right w:val="single" w:sz="4" w:space="0" w:color="auto"/>
            </w:tcBorders>
          </w:tcPr>
          <w:p w14:paraId="5975427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 xml:space="preserve">1.8 </w:t>
            </w:r>
            <w:r w:rsidRPr="00BE2B58">
              <w:rPr>
                <w:rFonts w:ascii="Symbol" w:eastAsia="SimSun" w:hAnsi="Symbol"/>
                <w:sz w:val="16"/>
                <w:lang w:val="en-US"/>
              </w:rPr>
              <w:t></w:t>
            </w:r>
            <w:r w:rsidRPr="00BE2B58">
              <w:rPr>
                <w:rFonts w:eastAsia="SimSun"/>
                <w:sz w:val="16"/>
                <w:lang w:val="en-US"/>
              </w:rPr>
              <w:t xml:space="preserve"> 10</w:t>
            </w:r>
            <w:r w:rsidRPr="00BE2B58">
              <w:rPr>
                <w:rFonts w:eastAsia="SimSun"/>
                <w:sz w:val="16"/>
                <w:vertAlign w:val="superscript"/>
                <w:lang w:val="en-US"/>
              </w:rPr>
              <w:t>5</w:t>
            </w:r>
            <w:r w:rsidRPr="00BE2B58">
              <w:rPr>
                <w:rFonts w:eastAsia="SimSun"/>
                <w:sz w:val="16"/>
                <w:lang w:val="en-US"/>
              </w:rPr>
              <w:br/>
              <w:t>to</w:t>
            </w:r>
            <w:r w:rsidRPr="00BE2B58">
              <w:rPr>
                <w:rFonts w:eastAsia="SimSun"/>
                <w:sz w:val="16"/>
                <w:lang w:val="en-US"/>
              </w:rPr>
              <w:br/>
              <w:t xml:space="preserve">17 </w:t>
            </w:r>
            <w:r w:rsidRPr="00BE2B58">
              <w:rPr>
                <w:rFonts w:ascii="Symbol" w:eastAsia="SimSun" w:hAnsi="Symbol"/>
                <w:sz w:val="16"/>
                <w:lang w:val="en-US"/>
              </w:rPr>
              <w:t></w:t>
            </w:r>
            <w:r w:rsidRPr="00BE2B58">
              <w:rPr>
                <w:rFonts w:eastAsia="SimSun"/>
                <w:sz w:val="16"/>
                <w:lang w:val="en-US"/>
              </w:rPr>
              <w:t xml:space="preserve"> 10</w:t>
            </w:r>
            <w:r w:rsidRPr="00BE2B58">
              <w:rPr>
                <w:rFonts w:eastAsia="SimSun"/>
                <w:sz w:val="16"/>
                <w:vertAlign w:val="superscript"/>
                <w:lang w:val="en-US"/>
              </w:rPr>
              <w:t>5</w:t>
            </w:r>
          </w:p>
        </w:tc>
        <w:tc>
          <w:tcPr>
            <w:tcW w:w="945" w:type="dxa"/>
            <w:gridSpan w:val="2"/>
            <w:tcBorders>
              <w:top w:val="single" w:sz="4" w:space="0" w:color="auto"/>
              <w:left w:val="single" w:sz="4" w:space="0" w:color="auto"/>
              <w:bottom w:val="single" w:sz="4" w:space="0" w:color="auto"/>
              <w:right w:val="single" w:sz="4" w:space="0" w:color="auto"/>
            </w:tcBorders>
          </w:tcPr>
          <w:p w14:paraId="028459E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9.7</w:t>
            </w:r>
            <w:r w:rsidRPr="00BE2B58">
              <w:rPr>
                <w:rFonts w:ascii="Symbol" w:eastAsia="SimSun" w:hAnsi="Symbol"/>
                <w:sz w:val="16"/>
                <w:lang w:val="en-US"/>
              </w:rPr>
              <w:t></w:t>
            </w:r>
            <w:r w:rsidRPr="00BE2B58">
              <w:rPr>
                <w:rFonts w:eastAsia="SimSun"/>
                <w:sz w:val="16"/>
                <w:lang w:val="es-ES_tradnl"/>
              </w:rPr>
              <w:t>10</w:t>
            </w:r>
            <w:r w:rsidRPr="00BE2B58">
              <w:rPr>
                <w:rFonts w:eastAsia="SimSun"/>
                <w:sz w:val="16"/>
                <w:vertAlign w:val="superscript"/>
                <w:lang w:val="es-ES_tradnl"/>
              </w:rPr>
              <w:t>5</w:t>
            </w:r>
            <w:r w:rsidRPr="00BE2B58">
              <w:rPr>
                <w:rFonts w:eastAsia="SimSun"/>
                <w:sz w:val="16"/>
                <w:lang w:val="es-ES_tradnl"/>
              </w:rPr>
              <w:br/>
              <w:t>(6.3°)</w:t>
            </w:r>
          </w:p>
        </w:tc>
        <w:tc>
          <w:tcPr>
            <w:tcW w:w="967" w:type="dxa"/>
            <w:tcBorders>
              <w:top w:val="single" w:sz="4" w:space="0" w:color="auto"/>
              <w:left w:val="single" w:sz="4" w:space="0" w:color="auto"/>
              <w:bottom w:val="single" w:sz="4" w:space="0" w:color="auto"/>
              <w:right w:val="single" w:sz="4" w:space="0" w:color="auto"/>
            </w:tcBorders>
          </w:tcPr>
          <w:p w14:paraId="2A79B80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966" w:type="dxa"/>
            <w:tcBorders>
              <w:top w:val="single" w:sz="4" w:space="0" w:color="auto"/>
              <w:left w:val="single" w:sz="4" w:space="0" w:color="auto"/>
              <w:bottom w:val="single" w:sz="4" w:space="0" w:color="auto"/>
              <w:right w:val="single" w:sz="4" w:space="0" w:color="auto"/>
            </w:tcBorders>
          </w:tcPr>
          <w:p w14:paraId="1A94C3F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 xml:space="preserve">6.3 </w:t>
            </w:r>
            <w:r w:rsidRPr="00BE2B58">
              <w:rPr>
                <w:rFonts w:ascii="Symbol" w:eastAsia="SimSun" w:hAnsi="Symbol"/>
                <w:sz w:val="16"/>
                <w:lang w:val="en-US"/>
              </w:rPr>
              <w:t></w:t>
            </w:r>
            <w:r w:rsidRPr="00BE2B58">
              <w:rPr>
                <w:rFonts w:eastAsia="SimSun"/>
                <w:sz w:val="16"/>
                <w:lang w:val="en-US"/>
              </w:rPr>
              <w:t xml:space="preserve"> 10</w:t>
            </w:r>
            <w:r w:rsidRPr="00BE2B58">
              <w:rPr>
                <w:rFonts w:eastAsia="SimSun"/>
                <w:sz w:val="16"/>
                <w:vertAlign w:val="superscript"/>
                <w:lang w:val="en-US"/>
              </w:rPr>
              <w:t>5</w:t>
            </w:r>
            <w:r w:rsidRPr="00BE2B58">
              <w:rPr>
                <w:rFonts w:eastAsia="SimSun"/>
                <w:sz w:val="16"/>
                <w:lang w:val="en-US"/>
              </w:rPr>
              <w:br/>
              <w:t>to</w:t>
            </w:r>
            <w:r w:rsidRPr="00BE2B58">
              <w:rPr>
                <w:rFonts w:eastAsia="SimSun"/>
                <w:sz w:val="16"/>
                <w:lang w:val="en-US"/>
              </w:rPr>
              <w:br/>
              <w:t xml:space="preserve">2.3 </w:t>
            </w:r>
            <w:r w:rsidRPr="00BE2B58">
              <w:rPr>
                <w:rFonts w:ascii="Symbol" w:eastAsia="SimSun" w:hAnsi="Symbol"/>
                <w:sz w:val="16"/>
                <w:lang w:val="en-US"/>
              </w:rPr>
              <w:t></w:t>
            </w:r>
            <w:r w:rsidRPr="00BE2B58">
              <w:rPr>
                <w:rFonts w:eastAsia="SimSun"/>
                <w:sz w:val="16"/>
                <w:lang w:val="en-US"/>
              </w:rPr>
              <w:t xml:space="preserve"> 10</w:t>
            </w:r>
            <w:r w:rsidRPr="00BE2B58">
              <w:rPr>
                <w:rFonts w:eastAsia="SimSun"/>
                <w:sz w:val="16"/>
                <w:vertAlign w:val="superscript"/>
                <w:lang w:val="en-US"/>
              </w:rPr>
              <w:t>6</w:t>
            </w:r>
          </w:p>
        </w:tc>
        <w:tc>
          <w:tcPr>
            <w:tcW w:w="2770" w:type="dxa"/>
            <w:gridSpan w:val="4"/>
            <w:tcBorders>
              <w:top w:val="single" w:sz="4" w:space="0" w:color="auto"/>
              <w:left w:val="single" w:sz="4" w:space="0" w:color="auto"/>
              <w:bottom w:val="single" w:sz="4" w:space="0" w:color="auto"/>
              <w:right w:val="single" w:sz="4" w:space="0" w:color="auto"/>
            </w:tcBorders>
          </w:tcPr>
          <w:p w14:paraId="582F0E7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 xml:space="preserve">7.78 </w:t>
            </w:r>
            <w:r w:rsidRPr="00BE2B58">
              <w:rPr>
                <w:rFonts w:ascii="Symbol" w:eastAsia="SimSun" w:hAnsi="Symbol"/>
                <w:sz w:val="16"/>
                <w:lang w:val="en-US"/>
              </w:rPr>
              <w:t></w:t>
            </w:r>
            <w:r w:rsidRPr="00BE2B58">
              <w:rPr>
                <w:rFonts w:eastAsia="SimSun"/>
                <w:sz w:val="16"/>
                <w:lang w:val="en-US"/>
              </w:rPr>
              <w:t xml:space="preserve"> 10</w:t>
            </w:r>
            <w:r w:rsidRPr="00BE2B58">
              <w:rPr>
                <w:rFonts w:eastAsia="SimSun"/>
                <w:sz w:val="16"/>
                <w:vertAlign w:val="superscript"/>
                <w:lang w:val="en-US"/>
              </w:rPr>
              <w:t>5</w:t>
            </w:r>
            <w:r w:rsidRPr="00BE2B58">
              <w:rPr>
                <w:rFonts w:eastAsia="SimSun"/>
                <w:sz w:val="16"/>
                <w:lang w:val="en-US"/>
              </w:rPr>
              <w:br/>
              <w:t>to</w:t>
            </w:r>
            <w:r w:rsidRPr="00BE2B58">
              <w:rPr>
                <w:rFonts w:eastAsia="SimSun"/>
                <w:sz w:val="16"/>
                <w:lang w:val="en-US"/>
              </w:rPr>
              <w:br/>
              <w:t xml:space="preserve">2.6 </w:t>
            </w:r>
            <w:r w:rsidRPr="00BE2B58">
              <w:rPr>
                <w:rFonts w:ascii="Symbol" w:eastAsia="SimSun" w:hAnsi="Symbol"/>
                <w:sz w:val="16"/>
                <w:lang w:val="en-US"/>
              </w:rPr>
              <w:t></w:t>
            </w:r>
            <w:r w:rsidRPr="00BE2B58">
              <w:rPr>
                <w:rFonts w:eastAsia="SimSun"/>
                <w:sz w:val="16"/>
                <w:lang w:val="en-US"/>
              </w:rPr>
              <w:t xml:space="preserve"> 10</w:t>
            </w:r>
            <w:r w:rsidRPr="00BE2B58">
              <w:rPr>
                <w:rFonts w:eastAsia="SimSun"/>
                <w:sz w:val="16"/>
                <w:vertAlign w:val="superscript"/>
                <w:lang w:val="en-US"/>
              </w:rPr>
              <w:t>6</w:t>
            </w:r>
          </w:p>
        </w:tc>
        <w:tc>
          <w:tcPr>
            <w:tcW w:w="958" w:type="dxa"/>
            <w:tcBorders>
              <w:top w:val="single" w:sz="4" w:space="0" w:color="auto"/>
              <w:left w:val="single" w:sz="4" w:space="0" w:color="auto"/>
              <w:bottom w:val="single" w:sz="4" w:space="0" w:color="auto"/>
              <w:right w:val="single" w:sz="4" w:space="0" w:color="auto"/>
            </w:tcBorders>
          </w:tcPr>
          <w:p w14:paraId="204B7B8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 xml:space="preserve">5 </w:t>
            </w:r>
            <w:r w:rsidRPr="00BE2B58">
              <w:rPr>
                <w:rFonts w:ascii="Symbol" w:eastAsia="SimSun" w:hAnsi="Symbol"/>
                <w:sz w:val="16"/>
                <w:lang w:val="en-US"/>
              </w:rPr>
              <w:t></w:t>
            </w:r>
            <w:r w:rsidRPr="00BE2B58">
              <w:rPr>
                <w:rFonts w:eastAsia="SimSun"/>
                <w:sz w:val="16"/>
                <w:lang w:val="en-US"/>
              </w:rPr>
              <w:t xml:space="preserve"> 10</w:t>
            </w:r>
            <w:r w:rsidRPr="00BE2B58">
              <w:rPr>
                <w:rFonts w:eastAsia="SimSun"/>
                <w:sz w:val="16"/>
                <w:vertAlign w:val="superscript"/>
                <w:lang w:val="en-US"/>
              </w:rPr>
              <w:t>5</w:t>
            </w:r>
            <w:r w:rsidRPr="00BE2B58">
              <w:rPr>
                <w:rFonts w:eastAsia="SimSun"/>
                <w:sz w:val="16"/>
                <w:lang w:val="en-US"/>
              </w:rPr>
              <w:br/>
              <w:t>to</w:t>
            </w:r>
            <w:r w:rsidRPr="00BE2B58">
              <w:rPr>
                <w:rFonts w:eastAsia="SimSun"/>
                <w:sz w:val="16"/>
                <w:lang w:val="en-US"/>
              </w:rPr>
              <w:br/>
              <w:t xml:space="preserve">2 </w:t>
            </w:r>
            <w:r w:rsidRPr="00BE2B58">
              <w:rPr>
                <w:rFonts w:ascii="Symbol" w:eastAsia="SimSun" w:hAnsi="Symbol"/>
                <w:sz w:val="16"/>
                <w:lang w:val="en-US"/>
              </w:rPr>
              <w:t></w:t>
            </w:r>
            <w:r w:rsidRPr="00BE2B58">
              <w:rPr>
                <w:rFonts w:eastAsia="SimSun"/>
                <w:sz w:val="16"/>
                <w:lang w:val="en-US"/>
              </w:rPr>
              <w:t xml:space="preserve"> 10</w:t>
            </w:r>
            <w:r w:rsidRPr="00BE2B58">
              <w:rPr>
                <w:rFonts w:eastAsia="SimSun"/>
                <w:sz w:val="16"/>
                <w:vertAlign w:val="superscript"/>
                <w:lang w:val="en-US"/>
              </w:rPr>
              <w:t>6</w:t>
            </w:r>
          </w:p>
        </w:tc>
        <w:tc>
          <w:tcPr>
            <w:tcW w:w="967" w:type="dxa"/>
            <w:tcBorders>
              <w:top w:val="single" w:sz="4" w:space="0" w:color="auto"/>
              <w:left w:val="single" w:sz="4" w:space="0" w:color="auto"/>
              <w:bottom w:val="single" w:sz="4" w:space="0" w:color="auto"/>
              <w:right w:val="single" w:sz="4" w:space="0" w:color="auto"/>
            </w:tcBorders>
          </w:tcPr>
          <w:p w14:paraId="0ACE7A4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 xml:space="preserve">5 </w:t>
            </w:r>
            <w:r w:rsidRPr="00BE2B58">
              <w:rPr>
                <w:rFonts w:ascii="Symbol" w:eastAsia="SimSun" w:hAnsi="Symbol"/>
                <w:sz w:val="16"/>
                <w:lang w:val="en-US"/>
              </w:rPr>
              <w:t></w:t>
            </w:r>
            <w:r w:rsidRPr="00BE2B58">
              <w:rPr>
                <w:rFonts w:eastAsia="SimSun"/>
                <w:sz w:val="16"/>
                <w:lang w:val="en-US"/>
              </w:rPr>
              <w:t xml:space="preserve"> 10</w:t>
            </w:r>
            <w:r w:rsidRPr="00BE2B58">
              <w:rPr>
                <w:rFonts w:eastAsia="SimSun"/>
                <w:sz w:val="16"/>
                <w:vertAlign w:val="superscript"/>
                <w:lang w:val="en-US"/>
              </w:rPr>
              <w:t>7</w:t>
            </w:r>
          </w:p>
        </w:tc>
        <w:tc>
          <w:tcPr>
            <w:tcW w:w="889" w:type="dxa"/>
            <w:tcBorders>
              <w:top w:val="single" w:sz="4" w:space="0" w:color="auto"/>
              <w:left w:val="single" w:sz="4" w:space="0" w:color="auto"/>
              <w:bottom w:val="single" w:sz="4" w:space="0" w:color="auto"/>
              <w:right w:val="single" w:sz="4" w:space="0" w:color="auto"/>
            </w:tcBorders>
          </w:tcPr>
          <w:p w14:paraId="2E36C5C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 xml:space="preserve">8.4 </w:t>
            </w:r>
            <w:r w:rsidRPr="00BE2B58">
              <w:rPr>
                <w:rFonts w:ascii="Symbol" w:eastAsia="SimSun" w:hAnsi="Symbol"/>
                <w:sz w:val="16"/>
                <w:lang w:val="en-US"/>
              </w:rPr>
              <w:t></w:t>
            </w:r>
            <w:r w:rsidRPr="00BE2B58">
              <w:rPr>
                <w:rFonts w:eastAsia="SimSun"/>
                <w:sz w:val="16"/>
                <w:lang w:val="en-US"/>
              </w:rPr>
              <w:t xml:space="preserve"> 10</w:t>
            </w:r>
            <w:r w:rsidRPr="00BE2B58">
              <w:rPr>
                <w:rFonts w:eastAsia="SimSun"/>
                <w:sz w:val="16"/>
                <w:vertAlign w:val="superscript"/>
                <w:lang w:val="en-US"/>
              </w:rPr>
              <w:t>6</w:t>
            </w:r>
          </w:p>
        </w:tc>
        <w:tc>
          <w:tcPr>
            <w:tcW w:w="942" w:type="dxa"/>
            <w:tcBorders>
              <w:top w:val="single" w:sz="4" w:space="0" w:color="auto"/>
              <w:left w:val="single" w:sz="4" w:space="0" w:color="auto"/>
              <w:bottom w:val="single" w:sz="4" w:space="0" w:color="auto"/>
              <w:right w:val="single" w:sz="4" w:space="0" w:color="auto"/>
            </w:tcBorders>
          </w:tcPr>
          <w:p w14:paraId="064E02B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 xml:space="preserve">2.6 </w:t>
            </w:r>
            <w:r w:rsidRPr="00BE2B58">
              <w:rPr>
                <w:rFonts w:ascii="Symbol" w:eastAsia="SimSun" w:hAnsi="Symbol"/>
                <w:sz w:val="16"/>
                <w:lang w:val="en-US"/>
              </w:rPr>
              <w:t></w:t>
            </w:r>
            <w:r w:rsidRPr="00BE2B58">
              <w:rPr>
                <w:rFonts w:eastAsia="SimSun"/>
                <w:sz w:val="16"/>
                <w:lang w:val="en-US"/>
              </w:rPr>
              <w:t xml:space="preserve"> 10</w:t>
            </w:r>
            <w:r w:rsidRPr="00BE2B58">
              <w:rPr>
                <w:rFonts w:eastAsia="SimSun"/>
                <w:sz w:val="16"/>
                <w:vertAlign w:val="superscript"/>
                <w:lang w:val="en-US"/>
              </w:rPr>
              <w:t>5</w:t>
            </w:r>
            <w:r w:rsidRPr="00BE2B58">
              <w:rPr>
                <w:rFonts w:eastAsia="SimSun"/>
                <w:sz w:val="16"/>
                <w:lang w:val="en-US"/>
              </w:rPr>
              <w:br/>
              <w:t>to</w:t>
            </w:r>
            <w:r w:rsidRPr="00BE2B58">
              <w:rPr>
                <w:rFonts w:eastAsia="SimSun"/>
                <w:sz w:val="16"/>
                <w:lang w:val="en-US"/>
              </w:rPr>
              <w:br/>
              <w:t xml:space="preserve">2 </w:t>
            </w:r>
            <w:r w:rsidRPr="00BE2B58">
              <w:rPr>
                <w:rFonts w:ascii="Symbol" w:eastAsia="SimSun" w:hAnsi="Symbol"/>
                <w:sz w:val="16"/>
                <w:lang w:val="en-US"/>
              </w:rPr>
              <w:t></w:t>
            </w:r>
            <w:r w:rsidRPr="00BE2B58">
              <w:rPr>
                <w:rFonts w:eastAsia="SimSun"/>
                <w:sz w:val="16"/>
                <w:lang w:val="en-US"/>
              </w:rPr>
              <w:t xml:space="preserve"> 10</w:t>
            </w:r>
            <w:r w:rsidRPr="00BE2B58">
              <w:rPr>
                <w:rFonts w:eastAsia="SimSun"/>
                <w:sz w:val="16"/>
                <w:vertAlign w:val="superscript"/>
                <w:lang w:val="en-US"/>
              </w:rPr>
              <w:t>6</w:t>
            </w:r>
          </w:p>
        </w:tc>
        <w:tc>
          <w:tcPr>
            <w:tcW w:w="944" w:type="dxa"/>
            <w:tcBorders>
              <w:top w:val="single" w:sz="4" w:space="0" w:color="auto"/>
              <w:left w:val="single" w:sz="4" w:space="0" w:color="auto"/>
              <w:bottom w:val="single" w:sz="4" w:space="0" w:color="auto"/>
              <w:right w:val="single" w:sz="4" w:space="0" w:color="auto"/>
            </w:tcBorders>
          </w:tcPr>
          <w:p w14:paraId="79C9F7E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 xml:space="preserve">7.6 </w:t>
            </w:r>
            <w:r w:rsidRPr="00BE2B58">
              <w:rPr>
                <w:rFonts w:ascii="Symbol" w:eastAsia="SimSun" w:hAnsi="Symbol"/>
                <w:sz w:val="16"/>
                <w:lang w:val="en-US"/>
              </w:rPr>
              <w:t></w:t>
            </w:r>
            <w:r w:rsidRPr="00BE2B58">
              <w:rPr>
                <w:rFonts w:eastAsia="SimSun"/>
                <w:sz w:val="16"/>
                <w:lang w:val="en-US"/>
              </w:rPr>
              <w:t xml:space="preserve"> 10</w:t>
            </w:r>
            <w:r w:rsidRPr="00BE2B58">
              <w:rPr>
                <w:rFonts w:eastAsia="SimSun"/>
                <w:sz w:val="16"/>
                <w:vertAlign w:val="superscript"/>
                <w:lang w:val="en-US"/>
              </w:rPr>
              <w:t>4</w:t>
            </w:r>
            <w:r w:rsidRPr="00BE2B58">
              <w:rPr>
                <w:rFonts w:eastAsia="SimSun"/>
                <w:sz w:val="16"/>
                <w:lang w:val="en-US"/>
              </w:rPr>
              <w:br/>
              <w:t>to</w:t>
            </w:r>
            <w:r w:rsidRPr="00BE2B58">
              <w:rPr>
                <w:rFonts w:eastAsia="SimSun"/>
                <w:sz w:val="16"/>
                <w:lang w:val="en-US"/>
              </w:rPr>
              <w:br/>
              <w:t xml:space="preserve">3.5 </w:t>
            </w:r>
            <w:r w:rsidRPr="00BE2B58">
              <w:rPr>
                <w:rFonts w:ascii="Symbol" w:eastAsia="SimSun" w:hAnsi="Symbol"/>
                <w:sz w:val="16"/>
                <w:lang w:val="en-US"/>
              </w:rPr>
              <w:t></w:t>
            </w:r>
            <w:r w:rsidRPr="00BE2B58">
              <w:rPr>
                <w:rFonts w:eastAsia="SimSun"/>
                <w:sz w:val="16"/>
                <w:lang w:val="en-US"/>
              </w:rPr>
              <w:t xml:space="preserve"> 10</w:t>
            </w:r>
            <w:r w:rsidRPr="00BE2B58">
              <w:rPr>
                <w:rFonts w:eastAsia="SimSun"/>
                <w:sz w:val="16"/>
                <w:vertAlign w:val="superscript"/>
                <w:lang w:val="en-US"/>
              </w:rPr>
              <w:t>5</w:t>
            </w:r>
          </w:p>
        </w:tc>
        <w:tc>
          <w:tcPr>
            <w:tcW w:w="944" w:type="dxa"/>
            <w:tcBorders>
              <w:top w:val="single" w:sz="4" w:space="0" w:color="auto"/>
              <w:left w:val="single" w:sz="4" w:space="0" w:color="auto"/>
              <w:bottom w:val="single" w:sz="4" w:space="0" w:color="auto"/>
              <w:right w:val="single" w:sz="4" w:space="0" w:color="auto"/>
            </w:tcBorders>
          </w:tcPr>
          <w:p w14:paraId="543803D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r w:rsidRPr="00BE2B58">
              <w:rPr>
                <w:rFonts w:eastAsia="SimSun"/>
                <w:sz w:val="16"/>
                <w:szCs w:val="16"/>
              </w:rPr>
              <w:t>8.5×10</w:t>
            </w:r>
            <w:r w:rsidRPr="00BE2B58">
              <w:rPr>
                <w:rFonts w:eastAsia="SimSun"/>
                <w:sz w:val="16"/>
                <w:szCs w:val="16"/>
                <w:vertAlign w:val="superscript"/>
              </w:rPr>
              <w:t>7</w:t>
            </w:r>
          </w:p>
        </w:tc>
        <w:tc>
          <w:tcPr>
            <w:tcW w:w="944" w:type="dxa"/>
            <w:tcBorders>
              <w:top w:val="single" w:sz="4" w:space="0" w:color="auto"/>
              <w:left w:val="single" w:sz="4" w:space="0" w:color="auto"/>
              <w:bottom w:val="single" w:sz="4" w:space="0" w:color="auto"/>
              <w:right w:val="single" w:sz="4" w:space="0" w:color="auto"/>
            </w:tcBorders>
          </w:tcPr>
          <w:p w14:paraId="03F89F2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r w:rsidRPr="00BE2B58">
              <w:rPr>
                <w:rFonts w:eastAsia="SimSun"/>
                <w:sz w:val="16"/>
                <w:szCs w:val="16"/>
              </w:rPr>
              <w:t>8.5×10</w:t>
            </w:r>
            <w:r w:rsidRPr="00BE2B58">
              <w:rPr>
                <w:rFonts w:eastAsia="SimSun"/>
                <w:sz w:val="16"/>
                <w:szCs w:val="16"/>
                <w:vertAlign w:val="superscript"/>
              </w:rPr>
              <w:t>7</w:t>
            </w:r>
          </w:p>
        </w:tc>
      </w:tr>
      <w:tr w:rsidR="00CE0E58" w:rsidRPr="00BE2B58" w14:paraId="3595F2EB"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2E7E145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lang w:val="en-US"/>
              </w:rPr>
              <w:t>Average beam side lobes (dB)</w:t>
            </w:r>
          </w:p>
        </w:tc>
        <w:tc>
          <w:tcPr>
            <w:tcW w:w="986" w:type="dxa"/>
            <w:tcBorders>
              <w:top w:val="single" w:sz="4" w:space="0" w:color="auto"/>
              <w:left w:val="single" w:sz="4" w:space="0" w:color="auto"/>
              <w:bottom w:val="single" w:sz="4" w:space="0" w:color="auto"/>
              <w:right w:val="single" w:sz="4" w:space="0" w:color="auto"/>
            </w:tcBorders>
          </w:tcPr>
          <w:p w14:paraId="35DF785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–20</w:t>
            </w:r>
          </w:p>
        </w:tc>
        <w:tc>
          <w:tcPr>
            <w:tcW w:w="945" w:type="dxa"/>
            <w:gridSpan w:val="2"/>
            <w:tcBorders>
              <w:top w:val="single" w:sz="4" w:space="0" w:color="auto"/>
              <w:left w:val="single" w:sz="4" w:space="0" w:color="auto"/>
              <w:bottom w:val="single" w:sz="4" w:space="0" w:color="auto"/>
              <w:right w:val="single" w:sz="4" w:space="0" w:color="auto"/>
            </w:tcBorders>
          </w:tcPr>
          <w:p w14:paraId="5919866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–20</w:t>
            </w:r>
          </w:p>
        </w:tc>
        <w:tc>
          <w:tcPr>
            <w:tcW w:w="967" w:type="dxa"/>
            <w:tcBorders>
              <w:top w:val="single" w:sz="4" w:space="0" w:color="auto"/>
              <w:left w:val="single" w:sz="4" w:space="0" w:color="auto"/>
              <w:bottom w:val="single" w:sz="4" w:space="0" w:color="auto"/>
              <w:right w:val="single" w:sz="4" w:space="0" w:color="auto"/>
            </w:tcBorders>
          </w:tcPr>
          <w:p w14:paraId="4346694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lang w:val="en-US"/>
              </w:rPr>
            </w:pPr>
            <w:r w:rsidRPr="00BE2B58">
              <w:rPr>
                <w:rFonts w:eastAsia="SimSun"/>
                <w:sz w:val="16"/>
                <w:lang w:val="en-US"/>
              </w:rPr>
              <w:t>To be determined</w:t>
            </w:r>
          </w:p>
        </w:tc>
        <w:tc>
          <w:tcPr>
            <w:tcW w:w="966" w:type="dxa"/>
            <w:tcBorders>
              <w:top w:val="single" w:sz="4" w:space="0" w:color="auto"/>
              <w:left w:val="single" w:sz="4" w:space="0" w:color="auto"/>
              <w:bottom w:val="single" w:sz="4" w:space="0" w:color="auto"/>
              <w:right w:val="single" w:sz="4" w:space="0" w:color="auto"/>
            </w:tcBorders>
          </w:tcPr>
          <w:p w14:paraId="7F426BD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–15</w:t>
            </w:r>
          </w:p>
        </w:tc>
        <w:tc>
          <w:tcPr>
            <w:tcW w:w="2770" w:type="dxa"/>
            <w:gridSpan w:val="4"/>
            <w:tcBorders>
              <w:top w:val="single" w:sz="4" w:space="0" w:color="auto"/>
              <w:left w:val="single" w:sz="4" w:space="0" w:color="auto"/>
              <w:bottom w:val="single" w:sz="4" w:space="0" w:color="auto"/>
              <w:right w:val="single" w:sz="4" w:space="0" w:color="auto"/>
            </w:tcBorders>
          </w:tcPr>
          <w:p w14:paraId="322EF74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–15 and greater</w:t>
            </w:r>
          </w:p>
        </w:tc>
        <w:tc>
          <w:tcPr>
            <w:tcW w:w="958" w:type="dxa"/>
            <w:tcBorders>
              <w:top w:val="single" w:sz="4" w:space="0" w:color="auto"/>
              <w:left w:val="single" w:sz="4" w:space="0" w:color="auto"/>
              <w:bottom w:val="single" w:sz="4" w:space="0" w:color="auto"/>
              <w:right w:val="single" w:sz="4" w:space="0" w:color="auto"/>
            </w:tcBorders>
          </w:tcPr>
          <w:p w14:paraId="4ED1749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–20</w:t>
            </w:r>
            <w:r w:rsidRPr="00BE2B58">
              <w:rPr>
                <w:rFonts w:eastAsia="SimSun"/>
                <w:sz w:val="16"/>
                <w:lang w:val="en-US"/>
              </w:rPr>
              <w:br/>
              <w:t>(peak)</w:t>
            </w:r>
          </w:p>
        </w:tc>
        <w:tc>
          <w:tcPr>
            <w:tcW w:w="967" w:type="dxa"/>
            <w:tcBorders>
              <w:top w:val="single" w:sz="4" w:space="0" w:color="auto"/>
              <w:left w:val="single" w:sz="4" w:space="0" w:color="auto"/>
              <w:bottom w:val="single" w:sz="4" w:space="0" w:color="auto"/>
              <w:right w:val="single" w:sz="4" w:space="0" w:color="auto"/>
            </w:tcBorders>
          </w:tcPr>
          <w:p w14:paraId="5472091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–3</w:t>
            </w:r>
          </w:p>
        </w:tc>
        <w:tc>
          <w:tcPr>
            <w:tcW w:w="889" w:type="dxa"/>
            <w:tcBorders>
              <w:top w:val="single" w:sz="4" w:space="0" w:color="auto"/>
              <w:left w:val="single" w:sz="4" w:space="0" w:color="auto"/>
              <w:bottom w:val="single" w:sz="4" w:space="0" w:color="auto"/>
              <w:right w:val="single" w:sz="4" w:space="0" w:color="auto"/>
            </w:tcBorders>
          </w:tcPr>
          <w:p w14:paraId="35D2869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–2</w:t>
            </w:r>
          </w:p>
        </w:tc>
        <w:tc>
          <w:tcPr>
            <w:tcW w:w="942" w:type="dxa"/>
            <w:tcBorders>
              <w:top w:val="single" w:sz="4" w:space="0" w:color="auto"/>
              <w:left w:val="single" w:sz="4" w:space="0" w:color="auto"/>
              <w:bottom w:val="single" w:sz="4" w:space="0" w:color="auto"/>
              <w:right w:val="single" w:sz="4" w:space="0" w:color="auto"/>
            </w:tcBorders>
          </w:tcPr>
          <w:p w14:paraId="688288F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–15</w:t>
            </w:r>
          </w:p>
        </w:tc>
        <w:tc>
          <w:tcPr>
            <w:tcW w:w="944" w:type="dxa"/>
            <w:tcBorders>
              <w:top w:val="single" w:sz="4" w:space="0" w:color="auto"/>
              <w:left w:val="single" w:sz="4" w:space="0" w:color="auto"/>
              <w:bottom w:val="single" w:sz="4" w:space="0" w:color="auto"/>
              <w:right w:val="single" w:sz="4" w:space="0" w:color="auto"/>
            </w:tcBorders>
          </w:tcPr>
          <w:p w14:paraId="72CDC02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–20</w:t>
            </w:r>
          </w:p>
        </w:tc>
        <w:tc>
          <w:tcPr>
            <w:tcW w:w="944" w:type="dxa"/>
            <w:tcBorders>
              <w:top w:val="single" w:sz="4" w:space="0" w:color="auto"/>
              <w:left w:val="single" w:sz="4" w:space="0" w:color="auto"/>
              <w:bottom w:val="single" w:sz="4" w:space="0" w:color="auto"/>
              <w:right w:val="single" w:sz="4" w:space="0" w:color="auto"/>
            </w:tcBorders>
          </w:tcPr>
          <w:p w14:paraId="5A51702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r w:rsidRPr="00BE2B58">
              <w:rPr>
                <w:rFonts w:eastAsia="SimSun"/>
                <w:sz w:val="16"/>
                <w:szCs w:val="16"/>
              </w:rPr>
              <w:t>–20</w:t>
            </w:r>
          </w:p>
        </w:tc>
        <w:tc>
          <w:tcPr>
            <w:tcW w:w="944" w:type="dxa"/>
            <w:tcBorders>
              <w:top w:val="single" w:sz="4" w:space="0" w:color="auto"/>
              <w:left w:val="single" w:sz="4" w:space="0" w:color="auto"/>
              <w:bottom w:val="single" w:sz="4" w:space="0" w:color="auto"/>
              <w:right w:val="single" w:sz="4" w:space="0" w:color="auto"/>
            </w:tcBorders>
          </w:tcPr>
          <w:p w14:paraId="0147ABC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lang w:val="en-US"/>
              </w:rPr>
            </w:pPr>
            <w:r w:rsidRPr="00BE2B58">
              <w:rPr>
                <w:rFonts w:eastAsia="SimSun"/>
                <w:sz w:val="16"/>
                <w:szCs w:val="16"/>
              </w:rPr>
              <w:t>–20</w:t>
            </w:r>
          </w:p>
        </w:tc>
      </w:tr>
      <w:tr w:rsidR="00CE0E58" w:rsidRPr="00BE2B58" w14:paraId="1F6B5C9B"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5495045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lang w:val="en-US"/>
              </w:rPr>
              <w:t>Beam frequency reuse</w:t>
            </w:r>
          </w:p>
        </w:tc>
        <w:tc>
          <w:tcPr>
            <w:tcW w:w="986" w:type="dxa"/>
            <w:tcBorders>
              <w:top w:val="single" w:sz="4" w:space="0" w:color="auto"/>
              <w:left w:val="single" w:sz="4" w:space="0" w:color="auto"/>
              <w:bottom w:val="single" w:sz="4" w:space="0" w:color="auto"/>
              <w:right w:val="single" w:sz="4" w:space="0" w:color="auto"/>
            </w:tcBorders>
          </w:tcPr>
          <w:p w14:paraId="73D4D3F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sz w:val="16"/>
                <w:lang w:val="en-US"/>
              </w:rPr>
              <w:t>0.167</w:t>
            </w:r>
          </w:p>
        </w:tc>
        <w:tc>
          <w:tcPr>
            <w:tcW w:w="945" w:type="dxa"/>
            <w:gridSpan w:val="2"/>
            <w:tcBorders>
              <w:top w:val="single" w:sz="4" w:space="0" w:color="auto"/>
              <w:left w:val="single" w:sz="4" w:space="0" w:color="auto"/>
              <w:bottom w:val="single" w:sz="4" w:space="0" w:color="auto"/>
              <w:right w:val="single" w:sz="4" w:space="0" w:color="auto"/>
            </w:tcBorders>
          </w:tcPr>
          <w:p w14:paraId="46D4EB2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w:t>
            </w:r>
          </w:p>
        </w:tc>
        <w:tc>
          <w:tcPr>
            <w:tcW w:w="967" w:type="dxa"/>
            <w:tcBorders>
              <w:top w:val="single" w:sz="4" w:space="0" w:color="auto"/>
              <w:left w:val="single" w:sz="4" w:space="0" w:color="auto"/>
              <w:bottom w:val="single" w:sz="4" w:space="0" w:color="auto"/>
              <w:right w:val="single" w:sz="4" w:space="0" w:color="auto"/>
            </w:tcBorders>
          </w:tcPr>
          <w:p w14:paraId="714DD5A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w:t>
            </w:r>
          </w:p>
        </w:tc>
        <w:tc>
          <w:tcPr>
            <w:tcW w:w="966" w:type="dxa"/>
            <w:tcBorders>
              <w:top w:val="single" w:sz="4" w:space="0" w:color="auto"/>
              <w:left w:val="single" w:sz="4" w:space="0" w:color="auto"/>
              <w:bottom w:val="single" w:sz="4" w:space="0" w:color="auto"/>
              <w:right w:val="single" w:sz="4" w:space="0" w:color="auto"/>
            </w:tcBorders>
          </w:tcPr>
          <w:p w14:paraId="520AB1D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w:t>
            </w:r>
          </w:p>
        </w:tc>
        <w:tc>
          <w:tcPr>
            <w:tcW w:w="2770" w:type="dxa"/>
            <w:gridSpan w:val="4"/>
            <w:tcBorders>
              <w:top w:val="single" w:sz="4" w:space="0" w:color="auto"/>
              <w:left w:val="single" w:sz="4" w:space="0" w:color="auto"/>
              <w:bottom w:val="single" w:sz="4" w:space="0" w:color="auto"/>
              <w:right w:val="single" w:sz="4" w:space="0" w:color="auto"/>
            </w:tcBorders>
          </w:tcPr>
          <w:p w14:paraId="7F54C82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n-US"/>
              </w:rPr>
            </w:pPr>
            <w:r w:rsidRPr="00BE2B58">
              <w:rPr>
                <w:rFonts w:eastAsia="SimSun"/>
                <w:i/>
                <w:sz w:val="16"/>
                <w:lang w:val="en-US"/>
              </w:rPr>
              <w:t>N</w:t>
            </w:r>
            <w:r w:rsidRPr="00BE2B58">
              <w:rPr>
                <w:rFonts w:eastAsia="SimSun"/>
                <w:sz w:val="16"/>
                <w:lang w:val="en-US"/>
              </w:rPr>
              <w:t xml:space="preserve"> (where </w:t>
            </w:r>
            <w:r w:rsidRPr="00BE2B58">
              <w:rPr>
                <w:rFonts w:eastAsia="SimSun"/>
                <w:i/>
                <w:sz w:val="16"/>
                <w:lang w:val="en-US"/>
              </w:rPr>
              <w:t>N</w:t>
            </w:r>
            <w:r w:rsidRPr="00BE2B58">
              <w:rPr>
                <w:rFonts w:eastAsia="SimSun"/>
                <w:sz w:val="16"/>
                <w:lang w:val="en-US"/>
              </w:rPr>
              <w:t>: number of beams)</w:t>
            </w:r>
          </w:p>
        </w:tc>
        <w:tc>
          <w:tcPr>
            <w:tcW w:w="958" w:type="dxa"/>
            <w:tcBorders>
              <w:top w:val="single" w:sz="4" w:space="0" w:color="auto"/>
              <w:left w:val="single" w:sz="4" w:space="0" w:color="auto"/>
              <w:bottom w:val="single" w:sz="4" w:space="0" w:color="auto"/>
              <w:right w:val="single" w:sz="4" w:space="0" w:color="auto"/>
            </w:tcBorders>
          </w:tcPr>
          <w:p w14:paraId="7290BFC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967" w:type="dxa"/>
            <w:tcBorders>
              <w:top w:val="single" w:sz="4" w:space="0" w:color="auto"/>
              <w:left w:val="single" w:sz="4" w:space="0" w:color="auto"/>
              <w:bottom w:val="single" w:sz="4" w:space="0" w:color="auto"/>
              <w:right w:val="single" w:sz="4" w:space="0" w:color="auto"/>
            </w:tcBorders>
          </w:tcPr>
          <w:p w14:paraId="361A870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w:t>
            </w:r>
          </w:p>
        </w:tc>
        <w:tc>
          <w:tcPr>
            <w:tcW w:w="889" w:type="dxa"/>
            <w:tcBorders>
              <w:top w:val="single" w:sz="4" w:space="0" w:color="auto"/>
              <w:left w:val="single" w:sz="4" w:space="0" w:color="auto"/>
              <w:bottom w:val="single" w:sz="4" w:space="0" w:color="auto"/>
              <w:right w:val="single" w:sz="4" w:space="0" w:color="auto"/>
            </w:tcBorders>
          </w:tcPr>
          <w:p w14:paraId="32BA8E2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0.6</w:t>
            </w:r>
          </w:p>
        </w:tc>
        <w:tc>
          <w:tcPr>
            <w:tcW w:w="942" w:type="dxa"/>
            <w:tcBorders>
              <w:top w:val="single" w:sz="4" w:space="0" w:color="auto"/>
              <w:left w:val="single" w:sz="4" w:space="0" w:color="auto"/>
              <w:bottom w:val="single" w:sz="4" w:space="0" w:color="auto"/>
              <w:right w:val="single" w:sz="4" w:space="0" w:color="auto"/>
            </w:tcBorders>
          </w:tcPr>
          <w:p w14:paraId="39ED398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0.11</w:t>
            </w:r>
          </w:p>
        </w:tc>
        <w:tc>
          <w:tcPr>
            <w:tcW w:w="944" w:type="dxa"/>
            <w:tcBorders>
              <w:top w:val="single" w:sz="4" w:space="0" w:color="auto"/>
              <w:left w:val="single" w:sz="4" w:space="0" w:color="auto"/>
              <w:bottom w:val="single" w:sz="4" w:space="0" w:color="auto"/>
              <w:right w:val="single" w:sz="4" w:space="0" w:color="auto"/>
            </w:tcBorders>
          </w:tcPr>
          <w:p w14:paraId="5CC3C59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w:t>
            </w:r>
          </w:p>
        </w:tc>
        <w:tc>
          <w:tcPr>
            <w:tcW w:w="944" w:type="dxa"/>
            <w:tcBorders>
              <w:top w:val="single" w:sz="4" w:space="0" w:color="auto"/>
              <w:left w:val="single" w:sz="4" w:space="0" w:color="auto"/>
              <w:bottom w:val="single" w:sz="4" w:space="0" w:color="auto"/>
              <w:right w:val="single" w:sz="4" w:space="0" w:color="auto"/>
            </w:tcBorders>
          </w:tcPr>
          <w:p w14:paraId="5D7FB60D"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2B4AED">
              <w:rPr>
                <w:rFonts w:eastAsia="SimSun"/>
                <w:sz w:val="16"/>
                <w:szCs w:val="16"/>
              </w:rPr>
              <w:t>*</w:t>
            </w:r>
          </w:p>
        </w:tc>
        <w:tc>
          <w:tcPr>
            <w:tcW w:w="944" w:type="dxa"/>
            <w:tcBorders>
              <w:top w:val="single" w:sz="4" w:space="0" w:color="auto"/>
              <w:left w:val="single" w:sz="4" w:space="0" w:color="auto"/>
              <w:bottom w:val="single" w:sz="4" w:space="0" w:color="auto"/>
              <w:right w:val="single" w:sz="4" w:space="0" w:color="auto"/>
            </w:tcBorders>
          </w:tcPr>
          <w:p w14:paraId="0777F129"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2B4AED">
              <w:rPr>
                <w:rFonts w:eastAsia="SimSun"/>
                <w:sz w:val="16"/>
                <w:szCs w:val="16"/>
              </w:rPr>
              <w:t>*</w:t>
            </w:r>
          </w:p>
        </w:tc>
      </w:tr>
    </w:tbl>
    <w:p w14:paraId="74CC6E50" w14:textId="77777777" w:rsidR="00CE0E58" w:rsidRPr="00BE2B58" w:rsidRDefault="00CE0E58" w:rsidP="00183118">
      <w:pPr>
        <w:spacing w:before="0"/>
        <w:rPr>
          <w:sz w:val="20"/>
          <w:lang w:val="es-ES_tradnl"/>
        </w:rPr>
      </w:pPr>
    </w:p>
    <w:p w14:paraId="59E4C6BB" w14:textId="733092EC" w:rsidR="00CE0E58" w:rsidRPr="00BE2B58" w:rsidRDefault="00CE0E58" w:rsidP="00183118">
      <w:pPr>
        <w:keepNext/>
        <w:spacing w:before="560" w:after="120"/>
        <w:jc w:val="center"/>
        <w:rPr>
          <w:rFonts w:eastAsia="SimSun"/>
          <w:caps/>
          <w:sz w:val="20"/>
          <w:lang w:val="en-US"/>
        </w:rPr>
      </w:pPr>
      <w:r w:rsidRPr="00BE2B58">
        <w:rPr>
          <w:rFonts w:eastAsia="SimSun"/>
          <w:caps/>
          <w:sz w:val="20"/>
          <w:lang w:val="en-US"/>
        </w:rPr>
        <w:br w:type="page"/>
      </w:r>
      <w:r>
        <w:rPr>
          <w:rFonts w:eastAsia="SimSun"/>
          <w:caps/>
          <w:sz w:val="20"/>
          <w:lang w:val="en-US"/>
        </w:rPr>
        <w:lastRenderedPageBreak/>
        <w:br/>
      </w:r>
      <w:r w:rsidRPr="00BE2B58">
        <w:rPr>
          <w:rFonts w:eastAsia="SimSun"/>
          <w:caps/>
          <w:sz w:val="20"/>
          <w:lang w:val="en-US"/>
        </w:rPr>
        <w:t xml:space="preserve">TABLE </w:t>
      </w:r>
      <w:proofErr w:type="spellStart"/>
      <w:r w:rsidRPr="00BE2B58">
        <w:rPr>
          <w:rFonts w:eastAsia="SimSun"/>
          <w:caps/>
          <w:sz w:val="20"/>
          <w:lang w:val="en-US"/>
        </w:rPr>
        <w:t>4</w:t>
      </w:r>
      <w:r w:rsidR="00783C1D" w:rsidRPr="00BE2B58">
        <w:rPr>
          <w:rFonts w:eastAsia="SimSun"/>
          <w:sz w:val="20"/>
          <w:lang w:val="en-US"/>
        </w:rPr>
        <w:t>B</w:t>
      </w:r>
      <w:proofErr w:type="spellEnd"/>
      <w:r w:rsidRPr="00BE2B58">
        <w:rPr>
          <w:rFonts w:eastAsia="SimSun"/>
          <w:caps/>
          <w:sz w:val="20"/>
          <w:lang w:val="en-US"/>
        </w:rPr>
        <w:t xml:space="preserve"> </w:t>
      </w:r>
      <w:r w:rsidRPr="00BE2B58">
        <w:rPr>
          <w:rFonts w:eastAsia="SimSun"/>
          <w:i/>
          <w:iCs/>
          <w:caps/>
          <w:sz w:val="20"/>
          <w:lang w:val="en-US"/>
        </w:rPr>
        <w:t>(</w:t>
      </w:r>
      <w:r w:rsidRPr="00BE2B58">
        <w:rPr>
          <w:rFonts w:eastAsia="SimSun"/>
          <w:i/>
          <w:iCs/>
          <w:sz w:val="20"/>
          <w:lang w:val="en-US"/>
        </w:rPr>
        <w:t>continued</w:t>
      </w:r>
      <w:r w:rsidRPr="00BE2B58">
        <w:rPr>
          <w:rFonts w:eastAsia="SimSun"/>
          <w:i/>
          <w:iCs/>
          <w:caps/>
          <w:sz w:val="20"/>
          <w:lang w:val="en-US"/>
        </w:rPr>
        <w:t>)</w:t>
      </w:r>
    </w:p>
    <w:tbl>
      <w:tblPr>
        <w:tblW w:w="14459" w:type="dxa"/>
        <w:jc w:val="center"/>
        <w:tblBorders>
          <w:top w:val="single" w:sz="2" w:space="0" w:color="auto"/>
          <w:left w:val="single" w:sz="6" w:space="0" w:color="auto"/>
          <w:bottom w:val="single" w:sz="6" w:space="0" w:color="auto"/>
          <w:right w:val="single" w:sz="6" w:space="0" w:color="auto"/>
          <w:insideH w:val="single" w:sz="2" w:space="0" w:color="auto"/>
          <w:insideV w:val="single" w:sz="6" w:space="0" w:color="auto"/>
        </w:tblBorders>
        <w:tblLayout w:type="fixed"/>
        <w:tblLook w:val="0000" w:firstRow="0" w:lastRow="0" w:firstColumn="0" w:lastColumn="0" w:noHBand="0" w:noVBand="0"/>
      </w:tblPr>
      <w:tblGrid>
        <w:gridCol w:w="2508"/>
        <w:gridCol w:w="865"/>
        <w:gridCol w:w="881"/>
        <w:gridCol w:w="873"/>
        <w:gridCol w:w="872"/>
        <w:gridCol w:w="801"/>
        <w:gridCol w:w="849"/>
        <w:gridCol w:w="860"/>
        <w:gridCol w:w="861"/>
        <w:gridCol w:w="873"/>
        <w:gridCol w:w="805"/>
        <w:gridCol w:w="852"/>
        <w:gridCol w:w="853"/>
        <w:gridCol w:w="853"/>
        <w:gridCol w:w="853"/>
      </w:tblGrid>
      <w:tr w:rsidR="00CE0E58" w:rsidRPr="00BE2B58" w14:paraId="5CE3E7BE" w14:textId="77777777" w:rsidTr="00BA48A0">
        <w:trPr>
          <w:cantSplit/>
          <w:jc w:val="center"/>
        </w:trPr>
        <w:tc>
          <w:tcPr>
            <w:tcW w:w="2841" w:type="dxa"/>
            <w:vMerge w:val="restart"/>
            <w:tcBorders>
              <w:top w:val="single" w:sz="4" w:space="0" w:color="auto"/>
              <w:left w:val="single" w:sz="4" w:space="0" w:color="auto"/>
              <w:bottom w:val="single" w:sz="4" w:space="0" w:color="auto"/>
              <w:right w:val="single" w:sz="4" w:space="0" w:color="auto"/>
              <w:tl2br w:val="single" w:sz="4" w:space="0" w:color="auto"/>
            </w:tcBorders>
            <w:vAlign w:val="center"/>
          </w:tcPr>
          <w:p w14:paraId="38A8DC16" w14:textId="77777777" w:rsidR="00CE0E58" w:rsidRPr="0070430D" w:rsidRDefault="00CE0E58" w:rsidP="0070430D">
            <w:pPr>
              <w:pStyle w:val="Tablehead"/>
              <w:jc w:val="right"/>
              <w:rPr>
                <w:rFonts w:eastAsia="SimSun"/>
                <w:sz w:val="16"/>
                <w:szCs w:val="16"/>
              </w:rPr>
            </w:pPr>
            <w:r w:rsidRPr="0070430D">
              <w:rPr>
                <w:rFonts w:eastAsia="SimSun"/>
                <w:sz w:val="16"/>
                <w:szCs w:val="16"/>
              </w:rPr>
              <w:t>System</w:t>
            </w:r>
          </w:p>
          <w:p w14:paraId="410FFDE7" w14:textId="77777777" w:rsidR="00CE0E58" w:rsidRPr="0070430D" w:rsidRDefault="00CE0E58" w:rsidP="0070430D">
            <w:pPr>
              <w:pStyle w:val="Tablehead"/>
              <w:jc w:val="left"/>
              <w:rPr>
                <w:rFonts w:eastAsia="SimSun"/>
                <w:sz w:val="16"/>
                <w:szCs w:val="16"/>
              </w:rPr>
            </w:pPr>
            <w:r w:rsidRPr="0070430D">
              <w:rPr>
                <w:rFonts w:eastAsia="SimSun"/>
                <w:sz w:val="16"/>
                <w:szCs w:val="16"/>
              </w:rPr>
              <w:t>Parameter</w:t>
            </w:r>
          </w:p>
        </w:tc>
        <w:tc>
          <w:tcPr>
            <w:tcW w:w="956" w:type="dxa"/>
            <w:vMerge w:val="restart"/>
            <w:tcBorders>
              <w:top w:val="single" w:sz="4" w:space="0" w:color="auto"/>
              <w:left w:val="single" w:sz="4" w:space="0" w:color="auto"/>
              <w:bottom w:val="single" w:sz="4" w:space="0" w:color="auto"/>
              <w:right w:val="single" w:sz="4" w:space="0" w:color="auto"/>
            </w:tcBorders>
            <w:vAlign w:val="center"/>
          </w:tcPr>
          <w:p w14:paraId="1D8C4C74" w14:textId="77777777" w:rsidR="00CE0E58" w:rsidRPr="0070430D" w:rsidRDefault="00CE0E58" w:rsidP="0070430D">
            <w:pPr>
              <w:pStyle w:val="Tablehead"/>
              <w:rPr>
                <w:rFonts w:eastAsia="SimSun"/>
                <w:sz w:val="16"/>
                <w:szCs w:val="16"/>
              </w:rPr>
            </w:pPr>
            <w:r w:rsidRPr="0070430D">
              <w:rPr>
                <w:rFonts w:eastAsia="SimSun"/>
                <w:sz w:val="16"/>
                <w:szCs w:val="16"/>
              </w:rPr>
              <w:t>A</w:t>
            </w:r>
          </w:p>
        </w:tc>
        <w:tc>
          <w:tcPr>
            <w:tcW w:w="975" w:type="dxa"/>
            <w:vMerge w:val="restart"/>
            <w:tcBorders>
              <w:top w:val="single" w:sz="4" w:space="0" w:color="auto"/>
              <w:left w:val="single" w:sz="4" w:space="0" w:color="auto"/>
              <w:bottom w:val="single" w:sz="4" w:space="0" w:color="auto"/>
              <w:right w:val="single" w:sz="4" w:space="0" w:color="auto"/>
            </w:tcBorders>
            <w:vAlign w:val="center"/>
          </w:tcPr>
          <w:p w14:paraId="2A5DC733" w14:textId="77777777" w:rsidR="00CE0E58" w:rsidRPr="0070430D" w:rsidRDefault="00CE0E58" w:rsidP="0070430D">
            <w:pPr>
              <w:pStyle w:val="Tablehead"/>
              <w:rPr>
                <w:rFonts w:eastAsia="SimSun"/>
                <w:sz w:val="16"/>
                <w:szCs w:val="16"/>
              </w:rPr>
            </w:pPr>
            <w:r w:rsidRPr="0070430D">
              <w:rPr>
                <w:rFonts w:eastAsia="SimSun"/>
                <w:sz w:val="16"/>
                <w:szCs w:val="16"/>
              </w:rPr>
              <w:t>B</w:t>
            </w:r>
          </w:p>
        </w:tc>
        <w:tc>
          <w:tcPr>
            <w:tcW w:w="967" w:type="dxa"/>
            <w:vMerge w:val="restart"/>
            <w:tcBorders>
              <w:top w:val="single" w:sz="4" w:space="0" w:color="auto"/>
              <w:left w:val="single" w:sz="4" w:space="0" w:color="auto"/>
              <w:bottom w:val="single" w:sz="4" w:space="0" w:color="auto"/>
              <w:right w:val="single" w:sz="4" w:space="0" w:color="auto"/>
            </w:tcBorders>
            <w:vAlign w:val="center"/>
          </w:tcPr>
          <w:p w14:paraId="6AAFA6D2" w14:textId="77777777" w:rsidR="00CE0E58" w:rsidRPr="0070430D" w:rsidRDefault="00CE0E58" w:rsidP="0070430D">
            <w:pPr>
              <w:pStyle w:val="Tablehead"/>
              <w:rPr>
                <w:rFonts w:eastAsia="SimSun"/>
                <w:sz w:val="16"/>
                <w:szCs w:val="16"/>
              </w:rPr>
            </w:pPr>
            <w:r w:rsidRPr="0070430D">
              <w:rPr>
                <w:rFonts w:eastAsia="SimSun"/>
                <w:sz w:val="16"/>
                <w:szCs w:val="16"/>
              </w:rPr>
              <w:t>C</w:t>
            </w:r>
          </w:p>
        </w:tc>
        <w:tc>
          <w:tcPr>
            <w:tcW w:w="966" w:type="dxa"/>
            <w:vMerge w:val="restart"/>
            <w:tcBorders>
              <w:top w:val="single" w:sz="4" w:space="0" w:color="auto"/>
              <w:left w:val="single" w:sz="4" w:space="0" w:color="auto"/>
              <w:bottom w:val="single" w:sz="4" w:space="0" w:color="auto"/>
              <w:right w:val="single" w:sz="4" w:space="0" w:color="auto"/>
            </w:tcBorders>
            <w:vAlign w:val="center"/>
          </w:tcPr>
          <w:p w14:paraId="6F9FC870" w14:textId="77777777" w:rsidR="00CE0E58" w:rsidRPr="0070430D" w:rsidRDefault="00CE0E58" w:rsidP="0070430D">
            <w:pPr>
              <w:pStyle w:val="Tablehead"/>
              <w:rPr>
                <w:rFonts w:eastAsia="SimSun"/>
                <w:sz w:val="16"/>
                <w:szCs w:val="16"/>
              </w:rPr>
            </w:pPr>
            <w:r w:rsidRPr="0070430D">
              <w:rPr>
                <w:rFonts w:eastAsia="SimSun"/>
                <w:sz w:val="16"/>
                <w:szCs w:val="16"/>
              </w:rPr>
              <w:t>D</w:t>
            </w:r>
          </w:p>
        </w:tc>
        <w:tc>
          <w:tcPr>
            <w:tcW w:w="2775" w:type="dxa"/>
            <w:gridSpan w:val="3"/>
            <w:vMerge w:val="restart"/>
            <w:tcBorders>
              <w:top w:val="single" w:sz="4" w:space="0" w:color="auto"/>
              <w:left w:val="single" w:sz="4" w:space="0" w:color="auto"/>
              <w:bottom w:val="single" w:sz="4" w:space="0" w:color="auto"/>
              <w:right w:val="single" w:sz="4" w:space="0" w:color="auto"/>
            </w:tcBorders>
            <w:vAlign w:val="center"/>
          </w:tcPr>
          <w:p w14:paraId="5FD95E15" w14:textId="77777777" w:rsidR="00CE0E58" w:rsidRPr="0070430D" w:rsidRDefault="00CE0E58" w:rsidP="0070430D">
            <w:pPr>
              <w:pStyle w:val="Tablehead"/>
              <w:rPr>
                <w:rFonts w:eastAsia="SimSun"/>
                <w:sz w:val="16"/>
                <w:szCs w:val="16"/>
              </w:rPr>
            </w:pPr>
            <w:r w:rsidRPr="0070430D">
              <w:rPr>
                <w:rFonts w:eastAsia="SimSun"/>
                <w:sz w:val="16"/>
                <w:szCs w:val="16"/>
              </w:rPr>
              <w:t>E</w:t>
            </w:r>
          </w:p>
        </w:tc>
        <w:tc>
          <w:tcPr>
            <w:tcW w:w="953" w:type="dxa"/>
            <w:vMerge w:val="restart"/>
            <w:tcBorders>
              <w:top w:val="single" w:sz="4" w:space="0" w:color="auto"/>
              <w:left w:val="single" w:sz="4" w:space="0" w:color="auto"/>
              <w:bottom w:val="single" w:sz="4" w:space="0" w:color="auto"/>
              <w:right w:val="single" w:sz="4" w:space="0" w:color="auto"/>
            </w:tcBorders>
            <w:vAlign w:val="center"/>
          </w:tcPr>
          <w:p w14:paraId="30FB2CF6" w14:textId="77777777" w:rsidR="00CE0E58" w:rsidRPr="0070430D" w:rsidRDefault="00CE0E58" w:rsidP="0070430D">
            <w:pPr>
              <w:pStyle w:val="Tablehead"/>
              <w:rPr>
                <w:rFonts w:eastAsia="SimSun"/>
                <w:sz w:val="16"/>
                <w:szCs w:val="16"/>
              </w:rPr>
            </w:pPr>
            <w:r w:rsidRPr="0070430D">
              <w:rPr>
                <w:rFonts w:eastAsia="SimSun"/>
                <w:sz w:val="16"/>
                <w:szCs w:val="16"/>
              </w:rPr>
              <w:t>F</w:t>
            </w:r>
          </w:p>
        </w:tc>
        <w:tc>
          <w:tcPr>
            <w:tcW w:w="1856" w:type="dxa"/>
            <w:gridSpan w:val="2"/>
            <w:tcBorders>
              <w:top w:val="single" w:sz="4" w:space="0" w:color="auto"/>
              <w:left w:val="single" w:sz="4" w:space="0" w:color="auto"/>
              <w:bottom w:val="single" w:sz="4" w:space="0" w:color="auto"/>
              <w:right w:val="single" w:sz="4" w:space="0" w:color="auto"/>
            </w:tcBorders>
            <w:vAlign w:val="center"/>
          </w:tcPr>
          <w:p w14:paraId="2EF8B156" w14:textId="77777777" w:rsidR="00CE0E58" w:rsidRPr="0070430D" w:rsidRDefault="00CE0E58" w:rsidP="0070430D">
            <w:pPr>
              <w:pStyle w:val="Tablehead"/>
              <w:rPr>
                <w:rFonts w:eastAsia="SimSun"/>
                <w:sz w:val="16"/>
                <w:szCs w:val="16"/>
              </w:rPr>
            </w:pPr>
            <w:r w:rsidRPr="0070430D">
              <w:rPr>
                <w:rFonts w:eastAsia="SimSun"/>
                <w:sz w:val="16"/>
                <w:szCs w:val="16"/>
              </w:rPr>
              <w:t>G</w:t>
            </w:r>
          </w:p>
        </w:tc>
        <w:tc>
          <w:tcPr>
            <w:tcW w:w="942" w:type="dxa"/>
            <w:vMerge w:val="restart"/>
            <w:tcBorders>
              <w:top w:val="single" w:sz="4" w:space="0" w:color="auto"/>
              <w:left w:val="single" w:sz="4" w:space="0" w:color="auto"/>
              <w:bottom w:val="single" w:sz="4" w:space="0" w:color="auto"/>
              <w:right w:val="single" w:sz="4" w:space="0" w:color="auto"/>
            </w:tcBorders>
            <w:vAlign w:val="center"/>
          </w:tcPr>
          <w:p w14:paraId="15B7ED29" w14:textId="77777777" w:rsidR="00CE0E58" w:rsidRPr="0070430D" w:rsidRDefault="00CE0E58" w:rsidP="0070430D">
            <w:pPr>
              <w:pStyle w:val="Tablehead"/>
              <w:rPr>
                <w:rFonts w:eastAsia="SimSun"/>
                <w:sz w:val="16"/>
                <w:szCs w:val="16"/>
              </w:rPr>
            </w:pPr>
            <w:r w:rsidRPr="0070430D">
              <w:rPr>
                <w:rFonts w:eastAsia="SimSun"/>
                <w:sz w:val="16"/>
                <w:szCs w:val="16"/>
              </w:rPr>
              <w:t>H</w:t>
            </w:r>
          </w:p>
        </w:tc>
        <w:tc>
          <w:tcPr>
            <w:tcW w:w="944" w:type="dxa"/>
            <w:vMerge w:val="restart"/>
            <w:tcBorders>
              <w:top w:val="single" w:sz="4" w:space="0" w:color="auto"/>
              <w:left w:val="single" w:sz="4" w:space="0" w:color="auto"/>
              <w:bottom w:val="single" w:sz="4" w:space="0" w:color="auto"/>
              <w:right w:val="single" w:sz="4" w:space="0" w:color="auto"/>
            </w:tcBorders>
            <w:vAlign w:val="center"/>
          </w:tcPr>
          <w:p w14:paraId="4C120B38" w14:textId="77777777" w:rsidR="00CE0E58" w:rsidRPr="0070430D" w:rsidRDefault="00CE0E58" w:rsidP="0070430D">
            <w:pPr>
              <w:pStyle w:val="Tablehead"/>
              <w:rPr>
                <w:rFonts w:eastAsia="SimSun"/>
                <w:sz w:val="16"/>
                <w:szCs w:val="16"/>
              </w:rPr>
            </w:pPr>
            <w:r w:rsidRPr="0070430D">
              <w:rPr>
                <w:rFonts w:eastAsia="SimSun"/>
                <w:sz w:val="16"/>
                <w:szCs w:val="16"/>
              </w:rPr>
              <w:t>R</w:t>
            </w:r>
          </w:p>
        </w:tc>
        <w:tc>
          <w:tcPr>
            <w:tcW w:w="1888" w:type="dxa"/>
            <w:gridSpan w:val="2"/>
            <w:tcBorders>
              <w:top w:val="single" w:sz="4" w:space="0" w:color="auto"/>
              <w:left w:val="single" w:sz="4" w:space="0" w:color="auto"/>
              <w:bottom w:val="single" w:sz="4" w:space="0" w:color="auto"/>
              <w:right w:val="single" w:sz="4" w:space="0" w:color="auto"/>
            </w:tcBorders>
          </w:tcPr>
          <w:p w14:paraId="6B454E90" w14:textId="77777777" w:rsidR="00CE0E58" w:rsidRPr="0070430D" w:rsidRDefault="00CE0E58" w:rsidP="0070430D">
            <w:pPr>
              <w:pStyle w:val="Tablehead"/>
              <w:rPr>
                <w:rFonts w:eastAsia="SimSun"/>
                <w:sz w:val="16"/>
                <w:szCs w:val="16"/>
              </w:rPr>
            </w:pPr>
            <w:r w:rsidRPr="0070430D">
              <w:rPr>
                <w:rFonts w:eastAsia="SimSun"/>
                <w:sz w:val="16"/>
                <w:szCs w:val="16"/>
              </w:rPr>
              <w:t>K</w:t>
            </w:r>
          </w:p>
        </w:tc>
      </w:tr>
      <w:tr w:rsidR="00CE0E58" w:rsidRPr="00BE2B58" w14:paraId="4C2E3615" w14:textId="77777777" w:rsidTr="00EB5C98">
        <w:trPr>
          <w:cantSplit/>
          <w:jc w:val="center"/>
        </w:trPr>
        <w:tc>
          <w:tcPr>
            <w:tcW w:w="2841" w:type="dxa"/>
            <w:vMerge/>
            <w:tcBorders>
              <w:top w:val="single" w:sz="4" w:space="0" w:color="auto"/>
              <w:left w:val="single" w:sz="4" w:space="0" w:color="auto"/>
              <w:bottom w:val="single" w:sz="4" w:space="0" w:color="auto"/>
              <w:right w:val="single" w:sz="4" w:space="0" w:color="auto"/>
            </w:tcBorders>
            <w:vAlign w:val="center"/>
          </w:tcPr>
          <w:p w14:paraId="2E3E4090" w14:textId="77777777" w:rsidR="00CE0E58" w:rsidRPr="0070430D" w:rsidRDefault="00CE0E58" w:rsidP="0070430D">
            <w:pPr>
              <w:pStyle w:val="Tablehead"/>
              <w:rPr>
                <w:rFonts w:eastAsia="SimSun"/>
                <w:sz w:val="16"/>
                <w:szCs w:val="16"/>
              </w:rPr>
            </w:pPr>
          </w:p>
        </w:tc>
        <w:tc>
          <w:tcPr>
            <w:tcW w:w="956" w:type="dxa"/>
            <w:vMerge/>
            <w:tcBorders>
              <w:top w:val="single" w:sz="4" w:space="0" w:color="auto"/>
              <w:left w:val="single" w:sz="4" w:space="0" w:color="auto"/>
              <w:bottom w:val="single" w:sz="4" w:space="0" w:color="auto"/>
              <w:right w:val="single" w:sz="4" w:space="0" w:color="auto"/>
            </w:tcBorders>
            <w:vAlign w:val="center"/>
          </w:tcPr>
          <w:p w14:paraId="253F944E" w14:textId="77777777" w:rsidR="00CE0E58" w:rsidRPr="0070430D" w:rsidRDefault="00CE0E58" w:rsidP="0070430D">
            <w:pPr>
              <w:pStyle w:val="Tablehead"/>
              <w:rPr>
                <w:rFonts w:eastAsia="SimSun"/>
                <w:sz w:val="16"/>
                <w:szCs w:val="16"/>
              </w:rPr>
            </w:pPr>
          </w:p>
        </w:tc>
        <w:tc>
          <w:tcPr>
            <w:tcW w:w="975" w:type="dxa"/>
            <w:vMerge/>
            <w:tcBorders>
              <w:top w:val="single" w:sz="4" w:space="0" w:color="auto"/>
              <w:left w:val="single" w:sz="4" w:space="0" w:color="auto"/>
              <w:bottom w:val="single" w:sz="4" w:space="0" w:color="auto"/>
              <w:right w:val="single" w:sz="4" w:space="0" w:color="auto"/>
            </w:tcBorders>
            <w:vAlign w:val="center"/>
          </w:tcPr>
          <w:p w14:paraId="13292C76" w14:textId="77777777" w:rsidR="00CE0E58" w:rsidRPr="0070430D" w:rsidRDefault="00CE0E58" w:rsidP="0070430D">
            <w:pPr>
              <w:pStyle w:val="Tablehead"/>
              <w:rPr>
                <w:rFonts w:eastAsia="SimSun"/>
                <w:sz w:val="16"/>
                <w:szCs w:val="16"/>
              </w:rPr>
            </w:pPr>
          </w:p>
        </w:tc>
        <w:tc>
          <w:tcPr>
            <w:tcW w:w="967" w:type="dxa"/>
            <w:vMerge/>
            <w:tcBorders>
              <w:top w:val="single" w:sz="4" w:space="0" w:color="auto"/>
              <w:left w:val="single" w:sz="4" w:space="0" w:color="auto"/>
              <w:bottom w:val="single" w:sz="4" w:space="0" w:color="auto"/>
              <w:right w:val="single" w:sz="4" w:space="0" w:color="auto"/>
            </w:tcBorders>
            <w:vAlign w:val="center"/>
          </w:tcPr>
          <w:p w14:paraId="2D9B6038" w14:textId="77777777" w:rsidR="00CE0E58" w:rsidRPr="0070430D" w:rsidRDefault="00CE0E58" w:rsidP="0070430D">
            <w:pPr>
              <w:pStyle w:val="Tablehead"/>
              <w:rPr>
                <w:rFonts w:eastAsia="SimSun"/>
                <w:sz w:val="16"/>
                <w:szCs w:val="16"/>
              </w:rPr>
            </w:pPr>
          </w:p>
        </w:tc>
        <w:tc>
          <w:tcPr>
            <w:tcW w:w="966" w:type="dxa"/>
            <w:vMerge/>
            <w:tcBorders>
              <w:top w:val="single" w:sz="4" w:space="0" w:color="auto"/>
              <w:left w:val="single" w:sz="4" w:space="0" w:color="auto"/>
              <w:bottom w:val="single" w:sz="4" w:space="0" w:color="auto"/>
              <w:right w:val="single" w:sz="4" w:space="0" w:color="auto"/>
            </w:tcBorders>
            <w:vAlign w:val="center"/>
          </w:tcPr>
          <w:p w14:paraId="3CC70468" w14:textId="77777777" w:rsidR="00CE0E58" w:rsidRPr="0070430D" w:rsidRDefault="00CE0E58" w:rsidP="0070430D">
            <w:pPr>
              <w:pStyle w:val="Tablehead"/>
              <w:rPr>
                <w:rFonts w:eastAsia="SimSun"/>
                <w:sz w:val="16"/>
                <w:szCs w:val="16"/>
              </w:rPr>
            </w:pPr>
          </w:p>
        </w:tc>
        <w:tc>
          <w:tcPr>
            <w:tcW w:w="2775" w:type="dxa"/>
            <w:gridSpan w:val="3"/>
            <w:vMerge/>
            <w:tcBorders>
              <w:top w:val="single" w:sz="4" w:space="0" w:color="auto"/>
              <w:left w:val="single" w:sz="4" w:space="0" w:color="auto"/>
              <w:bottom w:val="single" w:sz="4" w:space="0" w:color="auto"/>
              <w:right w:val="single" w:sz="4" w:space="0" w:color="auto"/>
            </w:tcBorders>
            <w:vAlign w:val="center"/>
          </w:tcPr>
          <w:p w14:paraId="3A00EF3C" w14:textId="77777777" w:rsidR="00CE0E58" w:rsidRPr="0070430D" w:rsidRDefault="00CE0E58" w:rsidP="0070430D">
            <w:pPr>
              <w:pStyle w:val="Tablehead"/>
              <w:rPr>
                <w:rFonts w:eastAsia="SimSun"/>
                <w:sz w:val="16"/>
                <w:szCs w:val="16"/>
              </w:rPr>
            </w:pPr>
          </w:p>
        </w:tc>
        <w:tc>
          <w:tcPr>
            <w:tcW w:w="953" w:type="dxa"/>
            <w:vMerge/>
            <w:tcBorders>
              <w:top w:val="single" w:sz="4" w:space="0" w:color="auto"/>
              <w:left w:val="single" w:sz="4" w:space="0" w:color="auto"/>
              <w:bottom w:val="single" w:sz="4" w:space="0" w:color="auto"/>
              <w:right w:val="single" w:sz="4" w:space="0" w:color="auto"/>
            </w:tcBorders>
            <w:vAlign w:val="center"/>
          </w:tcPr>
          <w:p w14:paraId="50E6A863" w14:textId="77777777" w:rsidR="00CE0E58" w:rsidRPr="0070430D" w:rsidRDefault="00CE0E58" w:rsidP="0070430D">
            <w:pPr>
              <w:pStyle w:val="Tablehead"/>
              <w:rPr>
                <w:rFonts w:eastAsia="SimSun"/>
                <w:sz w:val="16"/>
                <w:szCs w:val="16"/>
              </w:rPr>
            </w:pPr>
          </w:p>
        </w:tc>
        <w:tc>
          <w:tcPr>
            <w:tcW w:w="967" w:type="dxa"/>
            <w:tcBorders>
              <w:top w:val="single" w:sz="4" w:space="0" w:color="auto"/>
              <w:left w:val="single" w:sz="4" w:space="0" w:color="auto"/>
              <w:bottom w:val="single" w:sz="4" w:space="0" w:color="auto"/>
              <w:right w:val="single" w:sz="4" w:space="0" w:color="auto"/>
            </w:tcBorders>
            <w:vAlign w:val="center"/>
          </w:tcPr>
          <w:p w14:paraId="3BD6C4C4" w14:textId="77777777" w:rsidR="00CE0E58" w:rsidRPr="0070430D" w:rsidRDefault="00CE0E58" w:rsidP="0070430D">
            <w:pPr>
              <w:pStyle w:val="Tablehead"/>
              <w:rPr>
                <w:rFonts w:eastAsia="SimSun"/>
                <w:sz w:val="16"/>
                <w:szCs w:val="16"/>
              </w:rPr>
            </w:pPr>
            <w:r w:rsidRPr="0070430D">
              <w:rPr>
                <w:rFonts w:eastAsia="SimSun"/>
                <w:sz w:val="16"/>
                <w:szCs w:val="16"/>
              </w:rPr>
              <w:t>Link 1</w:t>
            </w:r>
          </w:p>
        </w:tc>
        <w:tc>
          <w:tcPr>
            <w:tcW w:w="889" w:type="dxa"/>
            <w:tcBorders>
              <w:top w:val="single" w:sz="4" w:space="0" w:color="auto"/>
              <w:left w:val="single" w:sz="4" w:space="0" w:color="auto"/>
              <w:bottom w:val="single" w:sz="4" w:space="0" w:color="auto"/>
              <w:right w:val="single" w:sz="4" w:space="0" w:color="auto"/>
            </w:tcBorders>
            <w:vAlign w:val="center"/>
          </w:tcPr>
          <w:p w14:paraId="39477523" w14:textId="77777777" w:rsidR="00CE0E58" w:rsidRPr="0070430D" w:rsidRDefault="00CE0E58" w:rsidP="0070430D">
            <w:pPr>
              <w:pStyle w:val="Tablehead"/>
              <w:rPr>
                <w:rFonts w:eastAsia="SimSun"/>
                <w:sz w:val="16"/>
                <w:szCs w:val="16"/>
              </w:rPr>
            </w:pPr>
            <w:r w:rsidRPr="0070430D">
              <w:rPr>
                <w:rFonts w:eastAsia="SimSun"/>
                <w:sz w:val="16"/>
                <w:szCs w:val="16"/>
              </w:rPr>
              <w:t>Link 2</w:t>
            </w:r>
          </w:p>
        </w:tc>
        <w:tc>
          <w:tcPr>
            <w:tcW w:w="942" w:type="dxa"/>
            <w:vMerge/>
            <w:tcBorders>
              <w:top w:val="single" w:sz="4" w:space="0" w:color="auto"/>
              <w:left w:val="single" w:sz="4" w:space="0" w:color="auto"/>
              <w:bottom w:val="single" w:sz="4" w:space="0" w:color="auto"/>
              <w:right w:val="single" w:sz="4" w:space="0" w:color="auto"/>
            </w:tcBorders>
            <w:vAlign w:val="center"/>
          </w:tcPr>
          <w:p w14:paraId="056582B4" w14:textId="77777777" w:rsidR="00CE0E58" w:rsidRPr="0070430D" w:rsidRDefault="00CE0E58" w:rsidP="0070430D">
            <w:pPr>
              <w:pStyle w:val="Tablehead"/>
              <w:rPr>
                <w:rFonts w:eastAsia="SimSun"/>
                <w:sz w:val="16"/>
                <w:szCs w:val="16"/>
              </w:rPr>
            </w:pPr>
          </w:p>
        </w:tc>
        <w:tc>
          <w:tcPr>
            <w:tcW w:w="944" w:type="dxa"/>
            <w:vMerge/>
            <w:tcBorders>
              <w:top w:val="single" w:sz="4" w:space="0" w:color="auto"/>
              <w:left w:val="single" w:sz="4" w:space="0" w:color="auto"/>
              <w:bottom w:val="single" w:sz="4" w:space="0" w:color="auto"/>
              <w:right w:val="single" w:sz="4" w:space="0" w:color="auto"/>
            </w:tcBorders>
            <w:vAlign w:val="center"/>
          </w:tcPr>
          <w:p w14:paraId="2253F5B4" w14:textId="77777777" w:rsidR="00CE0E58" w:rsidRPr="0070430D" w:rsidRDefault="00CE0E58" w:rsidP="0070430D">
            <w:pPr>
              <w:pStyle w:val="Tablehead"/>
              <w:rPr>
                <w:rFonts w:eastAsia="SimSun"/>
                <w:sz w:val="16"/>
                <w:szCs w:val="16"/>
              </w:rPr>
            </w:pPr>
          </w:p>
        </w:tc>
        <w:tc>
          <w:tcPr>
            <w:tcW w:w="944" w:type="dxa"/>
            <w:tcBorders>
              <w:top w:val="single" w:sz="4" w:space="0" w:color="auto"/>
              <w:left w:val="single" w:sz="4" w:space="0" w:color="auto"/>
              <w:bottom w:val="single" w:sz="4" w:space="0" w:color="auto"/>
              <w:right w:val="single" w:sz="4" w:space="0" w:color="auto"/>
            </w:tcBorders>
          </w:tcPr>
          <w:p w14:paraId="0A05CAB8" w14:textId="77777777" w:rsidR="00CE0E58" w:rsidRPr="0070430D" w:rsidRDefault="00CE0E58" w:rsidP="0070430D">
            <w:pPr>
              <w:pStyle w:val="Tablehead"/>
              <w:rPr>
                <w:rFonts w:eastAsia="SimSun"/>
                <w:sz w:val="16"/>
                <w:szCs w:val="16"/>
              </w:rPr>
            </w:pPr>
            <w:r w:rsidRPr="0070430D">
              <w:rPr>
                <w:rFonts w:eastAsia="SimSun"/>
                <w:sz w:val="16"/>
                <w:szCs w:val="16"/>
              </w:rPr>
              <w:t>I</w:t>
            </w:r>
          </w:p>
        </w:tc>
        <w:tc>
          <w:tcPr>
            <w:tcW w:w="944" w:type="dxa"/>
            <w:tcBorders>
              <w:top w:val="single" w:sz="4" w:space="0" w:color="auto"/>
              <w:left w:val="single" w:sz="4" w:space="0" w:color="auto"/>
              <w:bottom w:val="single" w:sz="4" w:space="0" w:color="auto"/>
              <w:right w:val="single" w:sz="4" w:space="0" w:color="auto"/>
            </w:tcBorders>
          </w:tcPr>
          <w:p w14:paraId="1B3E9D88" w14:textId="77777777" w:rsidR="00CE0E58" w:rsidRPr="0070430D" w:rsidRDefault="00CE0E58" w:rsidP="0070430D">
            <w:pPr>
              <w:pStyle w:val="Tablehead"/>
              <w:rPr>
                <w:rFonts w:eastAsia="SimSun"/>
                <w:sz w:val="16"/>
                <w:szCs w:val="16"/>
              </w:rPr>
            </w:pPr>
            <w:r w:rsidRPr="0070430D">
              <w:rPr>
                <w:rFonts w:eastAsia="SimSun"/>
                <w:sz w:val="16"/>
                <w:szCs w:val="16"/>
              </w:rPr>
              <w:t>M</w:t>
            </w:r>
          </w:p>
        </w:tc>
      </w:tr>
      <w:tr w:rsidR="00CE0E58" w:rsidRPr="00BE2B58" w14:paraId="1A305E65" w14:textId="77777777" w:rsidTr="00EB5C98">
        <w:trPr>
          <w:cantSplit/>
          <w:jc w:val="center"/>
        </w:trPr>
        <w:tc>
          <w:tcPr>
            <w:tcW w:w="14175" w:type="dxa"/>
            <w:gridSpan w:val="13"/>
            <w:tcBorders>
              <w:top w:val="single" w:sz="4" w:space="0" w:color="auto"/>
              <w:left w:val="single" w:sz="4" w:space="0" w:color="auto"/>
              <w:bottom w:val="single" w:sz="4" w:space="0" w:color="auto"/>
              <w:right w:val="nil"/>
            </w:tcBorders>
          </w:tcPr>
          <w:p w14:paraId="23DDAF0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i/>
                <w:sz w:val="16"/>
              </w:rPr>
              <w:t>Link characteristics</w:t>
            </w:r>
          </w:p>
        </w:tc>
        <w:tc>
          <w:tcPr>
            <w:tcW w:w="944" w:type="dxa"/>
            <w:tcBorders>
              <w:top w:val="single" w:sz="4" w:space="0" w:color="auto"/>
              <w:left w:val="nil"/>
              <w:bottom w:val="single" w:sz="4" w:space="0" w:color="auto"/>
              <w:right w:val="nil"/>
            </w:tcBorders>
          </w:tcPr>
          <w:p w14:paraId="0A8F780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sz w:val="16"/>
              </w:rPr>
            </w:pPr>
          </w:p>
        </w:tc>
        <w:tc>
          <w:tcPr>
            <w:tcW w:w="944" w:type="dxa"/>
            <w:tcBorders>
              <w:top w:val="single" w:sz="4" w:space="0" w:color="auto"/>
              <w:left w:val="nil"/>
              <w:bottom w:val="single" w:sz="4" w:space="0" w:color="auto"/>
              <w:right w:val="single" w:sz="4" w:space="0" w:color="auto"/>
            </w:tcBorders>
          </w:tcPr>
          <w:p w14:paraId="3CFB928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sz w:val="16"/>
              </w:rPr>
            </w:pPr>
          </w:p>
        </w:tc>
      </w:tr>
      <w:tr w:rsidR="00CE0E58" w:rsidRPr="00BE2B58" w14:paraId="60092B1C"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4CA20203" w14:textId="77777777" w:rsidR="00CE0E58" w:rsidRPr="00E8684F"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E8684F">
              <w:rPr>
                <w:rFonts w:eastAsia="SimSun"/>
                <w:sz w:val="16"/>
              </w:rPr>
              <w:t xml:space="preserve">Maximum </w:t>
            </w:r>
            <w:proofErr w:type="spellStart"/>
            <w:r w:rsidRPr="00E8684F">
              <w:rPr>
                <w:rFonts w:eastAsia="SimSun"/>
                <w:sz w:val="16"/>
              </w:rPr>
              <w:t>e.i.r.p</w:t>
            </w:r>
            <w:proofErr w:type="spellEnd"/>
            <w:r w:rsidRPr="00E8684F">
              <w:rPr>
                <w:rFonts w:eastAsia="SimSun"/>
                <w:sz w:val="16"/>
              </w:rPr>
              <w:t>./beam (</w:t>
            </w:r>
            <w:proofErr w:type="spellStart"/>
            <w:r w:rsidRPr="00E8684F">
              <w:rPr>
                <w:rFonts w:eastAsia="SimSun"/>
                <w:sz w:val="16"/>
              </w:rPr>
              <w:t>dBW</w:t>
            </w:r>
            <w:proofErr w:type="spellEnd"/>
            <w:r w:rsidRPr="00E8684F">
              <w:rPr>
                <w:rFonts w:eastAsia="SimSun"/>
                <w:sz w:val="16"/>
              </w:rPr>
              <w:t>)</w:t>
            </w:r>
          </w:p>
        </w:tc>
        <w:tc>
          <w:tcPr>
            <w:tcW w:w="956" w:type="dxa"/>
            <w:tcBorders>
              <w:top w:val="single" w:sz="4" w:space="0" w:color="auto"/>
              <w:left w:val="single" w:sz="4" w:space="0" w:color="auto"/>
              <w:bottom w:val="single" w:sz="4" w:space="0" w:color="auto"/>
              <w:right w:val="single" w:sz="4" w:space="0" w:color="auto"/>
            </w:tcBorders>
          </w:tcPr>
          <w:p w14:paraId="7E34053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975" w:type="dxa"/>
            <w:tcBorders>
              <w:top w:val="single" w:sz="4" w:space="0" w:color="auto"/>
              <w:left w:val="single" w:sz="4" w:space="0" w:color="auto"/>
              <w:bottom w:val="single" w:sz="4" w:space="0" w:color="auto"/>
              <w:right w:val="single" w:sz="4" w:space="0" w:color="auto"/>
            </w:tcBorders>
          </w:tcPr>
          <w:p w14:paraId="2CB88D1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~52</w:t>
            </w:r>
          </w:p>
        </w:tc>
        <w:tc>
          <w:tcPr>
            <w:tcW w:w="967" w:type="dxa"/>
            <w:tcBorders>
              <w:top w:val="single" w:sz="4" w:space="0" w:color="auto"/>
              <w:left w:val="single" w:sz="4" w:space="0" w:color="auto"/>
              <w:bottom w:val="single" w:sz="4" w:space="0" w:color="auto"/>
              <w:right w:val="single" w:sz="4" w:space="0" w:color="auto"/>
            </w:tcBorders>
          </w:tcPr>
          <w:p w14:paraId="3F0A305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27.5</w:t>
            </w:r>
          </w:p>
        </w:tc>
        <w:tc>
          <w:tcPr>
            <w:tcW w:w="966" w:type="dxa"/>
            <w:tcBorders>
              <w:top w:val="single" w:sz="4" w:space="0" w:color="auto"/>
              <w:left w:val="single" w:sz="4" w:space="0" w:color="auto"/>
              <w:bottom w:val="single" w:sz="4" w:space="0" w:color="auto"/>
              <w:right w:val="single" w:sz="4" w:space="0" w:color="auto"/>
            </w:tcBorders>
          </w:tcPr>
          <w:p w14:paraId="04ECF97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2775" w:type="dxa"/>
            <w:gridSpan w:val="3"/>
            <w:tcBorders>
              <w:top w:val="single" w:sz="4" w:space="0" w:color="auto"/>
              <w:left w:val="single" w:sz="4" w:space="0" w:color="auto"/>
              <w:bottom w:val="single" w:sz="4" w:space="0" w:color="auto"/>
              <w:right w:val="single" w:sz="4" w:space="0" w:color="auto"/>
            </w:tcBorders>
          </w:tcPr>
          <w:p w14:paraId="122AC96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de-CH"/>
              </w:rPr>
            </w:pPr>
            <w:r w:rsidRPr="00BE2B58">
              <w:rPr>
                <w:rFonts w:eastAsia="SimSun"/>
                <w:sz w:val="16"/>
                <w:lang w:val="de-CH"/>
              </w:rPr>
              <w:t xml:space="preserve">pdf </w:t>
            </w:r>
            <w:r w:rsidRPr="00BE2B58">
              <w:rPr>
                <w:rFonts w:ascii="Symbol" w:eastAsia="SimSun" w:hAnsi="Symbol"/>
                <w:sz w:val="16"/>
              </w:rPr>
              <w:t></w:t>
            </w:r>
            <w:r w:rsidRPr="00BE2B58">
              <w:rPr>
                <w:rFonts w:eastAsia="SimSun"/>
                <w:sz w:val="16"/>
                <w:lang w:val="de-CH"/>
              </w:rPr>
              <w:t xml:space="preserve"> –142 dB(W/(m</w:t>
            </w:r>
            <w:r w:rsidRPr="00BE2B58">
              <w:rPr>
                <w:rFonts w:eastAsia="SimSun"/>
                <w:sz w:val="16"/>
                <w:vertAlign w:val="superscript"/>
                <w:lang w:val="de-CH"/>
              </w:rPr>
              <w:t>2</w:t>
            </w:r>
            <w:r w:rsidRPr="00BE2B58">
              <w:rPr>
                <w:rFonts w:eastAsia="SimSun"/>
                <w:sz w:val="16"/>
                <w:lang w:val="de-CH"/>
              </w:rPr>
              <w:t> · 4 kHz))</w:t>
            </w:r>
          </w:p>
        </w:tc>
        <w:tc>
          <w:tcPr>
            <w:tcW w:w="953" w:type="dxa"/>
            <w:tcBorders>
              <w:top w:val="single" w:sz="4" w:space="0" w:color="auto"/>
              <w:left w:val="single" w:sz="4" w:space="0" w:color="auto"/>
              <w:bottom w:val="single" w:sz="4" w:space="0" w:color="auto"/>
              <w:right w:val="single" w:sz="4" w:space="0" w:color="auto"/>
            </w:tcBorders>
          </w:tcPr>
          <w:p w14:paraId="0E7D74B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52</w:t>
            </w:r>
          </w:p>
        </w:tc>
        <w:tc>
          <w:tcPr>
            <w:tcW w:w="967" w:type="dxa"/>
            <w:tcBorders>
              <w:top w:val="single" w:sz="4" w:space="0" w:color="auto"/>
              <w:left w:val="single" w:sz="4" w:space="0" w:color="auto"/>
              <w:bottom w:val="single" w:sz="4" w:space="0" w:color="auto"/>
              <w:right w:val="single" w:sz="4" w:space="0" w:color="auto"/>
            </w:tcBorders>
          </w:tcPr>
          <w:p w14:paraId="7DF2A94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w:t>
            </w:r>
          </w:p>
        </w:tc>
        <w:tc>
          <w:tcPr>
            <w:tcW w:w="889" w:type="dxa"/>
            <w:tcBorders>
              <w:top w:val="single" w:sz="4" w:space="0" w:color="auto"/>
              <w:left w:val="single" w:sz="4" w:space="0" w:color="auto"/>
              <w:bottom w:val="single" w:sz="4" w:space="0" w:color="auto"/>
              <w:right w:val="single" w:sz="4" w:space="0" w:color="auto"/>
            </w:tcBorders>
          </w:tcPr>
          <w:p w14:paraId="6155EA9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2.8</w:t>
            </w:r>
          </w:p>
        </w:tc>
        <w:tc>
          <w:tcPr>
            <w:tcW w:w="942" w:type="dxa"/>
            <w:tcBorders>
              <w:top w:val="single" w:sz="4" w:space="0" w:color="auto"/>
              <w:left w:val="single" w:sz="4" w:space="0" w:color="auto"/>
              <w:bottom w:val="single" w:sz="4" w:space="0" w:color="auto"/>
              <w:right w:val="single" w:sz="4" w:space="0" w:color="auto"/>
            </w:tcBorders>
          </w:tcPr>
          <w:p w14:paraId="38160B0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19</w:t>
            </w:r>
          </w:p>
        </w:tc>
        <w:tc>
          <w:tcPr>
            <w:tcW w:w="944" w:type="dxa"/>
            <w:tcBorders>
              <w:top w:val="single" w:sz="4" w:space="0" w:color="auto"/>
              <w:left w:val="single" w:sz="4" w:space="0" w:color="auto"/>
              <w:bottom w:val="single" w:sz="4" w:space="0" w:color="auto"/>
              <w:right w:val="single" w:sz="4" w:space="0" w:color="auto"/>
            </w:tcBorders>
          </w:tcPr>
          <w:p w14:paraId="40B3149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31.7</w:t>
            </w:r>
          </w:p>
        </w:tc>
        <w:tc>
          <w:tcPr>
            <w:tcW w:w="944" w:type="dxa"/>
            <w:tcBorders>
              <w:top w:val="single" w:sz="4" w:space="0" w:color="auto"/>
              <w:left w:val="single" w:sz="4" w:space="0" w:color="auto"/>
              <w:bottom w:val="single" w:sz="4" w:space="0" w:color="auto"/>
              <w:right w:val="single" w:sz="4" w:space="0" w:color="auto"/>
            </w:tcBorders>
          </w:tcPr>
          <w:p w14:paraId="312AC6E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36</w:t>
            </w:r>
          </w:p>
        </w:tc>
        <w:tc>
          <w:tcPr>
            <w:tcW w:w="944" w:type="dxa"/>
            <w:tcBorders>
              <w:top w:val="single" w:sz="4" w:space="0" w:color="auto"/>
              <w:left w:val="single" w:sz="4" w:space="0" w:color="auto"/>
              <w:bottom w:val="single" w:sz="4" w:space="0" w:color="auto"/>
              <w:right w:val="single" w:sz="4" w:space="0" w:color="auto"/>
            </w:tcBorders>
          </w:tcPr>
          <w:p w14:paraId="511CFC5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32</w:t>
            </w:r>
          </w:p>
        </w:tc>
      </w:tr>
      <w:tr w:rsidR="00CE0E58" w:rsidRPr="00BE2B58" w14:paraId="4BC92C97"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5AC7B00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sz w:val="16"/>
              </w:rPr>
              <w:t>Average gain/beam (</w:t>
            </w:r>
            <w:proofErr w:type="spellStart"/>
            <w:r w:rsidRPr="00BE2B58">
              <w:rPr>
                <w:rFonts w:eastAsia="SimSun"/>
                <w:sz w:val="16"/>
              </w:rPr>
              <w:t>dBi</w:t>
            </w:r>
            <w:proofErr w:type="spellEnd"/>
            <w:r w:rsidRPr="00BE2B58">
              <w:rPr>
                <w:rFonts w:eastAsia="SimSun"/>
                <w:sz w:val="16"/>
              </w:rPr>
              <w:t>)</w:t>
            </w:r>
          </w:p>
        </w:tc>
        <w:tc>
          <w:tcPr>
            <w:tcW w:w="956" w:type="dxa"/>
            <w:tcBorders>
              <w:top w:val="single" w:sz="4" w:space="0" w:color="auto"/>
              <w:left w:val="single" w:sz="4" w:space="0" w:color="auto"/>
              <w:bottom w:val="single" w:sz="4" w:space="0" w:color="auto"/>
              <w:right w:val="single" w:sz="4" w:space="0" w:color="auto"/>
            </w:tcBorders>
          </w:tcPr>
          <w:p w14:paraId="39B8FB1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17-25</w:t>
            </w:r>
            <w:r w:rsidRPr="00BE2B58">
              <w:rPr>
                <w:rFonts w:eastAsia="SimSun"/>
                <w:sz w:val="16"/>
                <w:vertAlign w:val="superscript"/>
              </w:rPr>
              <w:t>(1)</w:t>
            </w:r>
          </w:p>
        </w:tc>
        <w:tc>
          <w:tcPr>
            <w:tcW w:w="975" w:type="dxa"/>
            <w:tcBorders>
              <w:top w:val="single" w:sz="4" w:space="0" w:color="auto"/>
              <w:left w:val="single" w:sz="4" w:space="0" w:color="auto"/>
              <w:bottom w:val="single" w:sz="4" w:space="0" w:color="auto"/>
              <w:right w:val="single" w:sz="4" w:space="0" w:color="auto"/>
            </w:tcBorders>
          </w:tcPr>
          <w:p w14:paraId="0885BFE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24-28</w:t>
            </w:r>
          </w:p>
        </w:tc>
        <w:tc>
          <w:tcPr>
            <w:tcW w:w="967" w:type="dxa"/>
            <w:tcBorders>
              <w:top w:val="single" w:sz="4" w:space="0" w:color="auto"/>
              <w:left w:val="single" w:sz="4" w:space="0" w:color="auto"/>
              <w:bottom w:val="single" w:sz="4" w:space="0" w:color="auto"/>
              <w:right w:val="single" w:sz="4" w:space="0" w:color="auto"/>
            </w:tcBorders>
          </w:tcPr>
          <w:p w14:paraId="0E1FE83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15.2</w:t>
            </w:r>
          </w:p>
        </w:tc>
        <w:tc>
          <w:tcPr>
            <w:tcW w:w="966" w:type="dxa"/>
            <w:tcBorders>
              <w:top w:val="single" w:sz="4" w:space="0" w:color="auto"/>
              <w:left w:val="single" w:sz="4" w:space="0" w:color="auto"/>
              <w:bottom w:val="single" w:sz="4" w:space="0" w:color="auto"/>
              <w:right w:val="single" w:sz="4" w:space="0" w:color="auto"/>
            </w:tcBorders>
          </w:tcPr>
          <w:p w14:paraId="791D7EDE" w14:textId="77777777" w:rsidR="00CE0E58" w:rsidRPr="00E20665"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20665">
              <w:rPr>
                <w:rFonts w:eastAsia="SimSun"/>
                <w:spacing w:val="-6"/>
                <w:sz w:val="16"/>
              </w:rPr>
              <w:t>Not</w:t>
            </w:r>
            <w:r w:rsidRPr="00E20665">
              <w:rPr>
                <w:rFonts w:eastAsia="SimSun"/>
                <w:spacing w:val="-6"/>
                <w:sz w:val="16"/>
              </w:rPr>
              <w:br/>
              <w:t>applicable</w:t>
            </w:r>
          </w:p>
        </w:tc>
        <w:tc>
          <w:tcPr>
            <w:tcW w:w="2775" w:type="dxa"/>
            <w:gridSpan w:val="3"/>
            <w:tcBorders>
              <w:top w:val="single" w:sz="4" w:space="0" w:color="auto"/>
              <w:left w:val="single" w:sz="4" w:space="0" w:color="auto"/>
              <w:bottom w:val="single" w:sz="4" w:space="0" w:color="auto"/>
              <w:right w:val="single" w:sz="4" w:space="0" w:color="auto"/>
            </w:tcBorders>
          </w:tcPr>
          <w:p w14:paraId="7B98FD83" w14:textId="77777777" w:rsidR="00CE0E58" w:rsidRPr="00E8684F"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E8684F">
              <w:rPr>
                <w:rFonts w:eastAsia="SimSun"/>
                <w:sz w:val="16"/>
              </w:rPr>
              <w:t>18.5 (baseline) at nadir-peak gain</w:t>
            </w:r>
            <w:r w:rsidRPr="00E8684F">
              <w:rPr>
                <w:rFonts w:eastAsia="SimSun"/>
                <w:sz w:val="16"/>
              </w:rPr>
              <w:br/>
              <w:t>28.8 (enhanced) at nadir-peak gain</w:t>
            </w:r>
          </w:p>
        </w:tc>
        <w:tc>
          <w:tcPr>
            <w:tcW w:w="953" w:type="dxa"/>
            <w:tcBorders>
              <w:top w:val="single" w:sz="4" w:space="0" w:color="auto"/>
              <w:left w:val="single" w:sz="4" w:space="0" w:color="auto"/>
              <w:bottom w:val="single" w:sz="4" w:space="0" w:color="auto"/>
              <w:right w:val="single" w:sz="4" w:space="0" w:color="auto"/>
            </w:tcBorders>
          </w:tcPr>
          <w:p w14:paraId="374275F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30</w:t>
            </w:r>
          </w:p>
        </w:tc>
        <w:tc>
          <w:tcPr>
            <w:tcW w:w="967" w:type="dxa"/>
            <w:tcBorders>
              <w:top w:val="single" w:sz="4" w:space="0" w:color="auto"/>
              <w:left w:val="single" w:sz="4" w:space="0" w:color="auto"/>
              <w:bottom w:val="single" w:sz="4" w:space="0" w:color="auto"/>
              <w:right w:val="single" w:sz="4" w:space="0" w:color="auto"/>
            </w:tcBorders>
          </w:tcPr>
          <w:p w14:paraId="0BB4437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w:t>
            </w:r>
          </w:p>
        </w:tc>
        <w:tc>
          <w:tcPr>
            <w:tcW w:w="889" w:type="dxa"/>
            <w:tcBorders>
              <w:top w:val="single" w:sz="4" w:space="0" w:color="auto"/>
              <w:left w:val="single" w:sz="4" w:space="0" w:color="auto"/>
              <w:bottom w:val="single" w:sz="4" w:space="0" w:color="auto"/>
              <w:right w:val="single" w:sz="4" w:space="0" w:color="auto"/>
            </w:tcBorders>
          </w:tcPr>
          <w:p w14:paraId="1D8C478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13</w:t>
            </w:r>
          </w:p>
        </w:tc>
        <w:tc>
          <w:tcPr>
            <w:tcW w:w="942" w:type="dxa"/>
            <w:tcBorders>
              <w:top w:val="single" w:sz="4" w:space="0" w:color="auto"/>
              <w:left w:val="single" w:sz="4" w:space="0" w:color="auto"/>
              <w:bottom w:val="single" w:sz="4" w:space="0" w:color="auto"/>
              <w:right w:val="single" w:sz="4" w:space="0" w:color="auto"/>
            </w:tcBorders>
          </w:tcPr>
          <w:p w14:paraId="29A0DB1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10</w:t>
            </w:r>
          </w:p>
        </w:tc>
        <w:tc>
          <w:tcPr>
            <w:tcW w:w="944" w:type="dxa"/>
            <w:tcBorders>
              <w:top w:val="single" w:sz="4" w:space="0" w:color="auto"/>
              <w:left w:val="single" w:sz="4" w:space="0" w:color="auto"/>
              <w:bottom w:val="single" w:sz="4" w:space="0" w:color="auto"/>
              <w:right w:val="single" w:sz="4" w:space="0" w:color="auto"/>
            </w:tcBorders>
          </w:tcPr>
          <w:p w14:paraId="1B01BB0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31.7</w:t>
            </w:r>
          </w:p>
        </w:tc>
        <w:tc>
          <w:tcPr>
            <w:tcW w:w="944" w:type="dxa"/>
            <w:tcBorders>
              <w:top w:val="single" w:sz="4" w:space="0" w:color="auto"/>
              <w:left w:val="single" w:sz="4" w:space="0" w:color="auto"/>
              <w:bottom w:val="single" w:sz="4" w:space="0" w:color="auto"/>
              <w:right w:val="single" w:sz="4" w:space="0" w:color="auto"/>
            </w:tcBorders>
          </w:tcPr>
          <w:p w14:paraId="2C71B651"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2B4AED">
              <w:rPr>
                <w:rFonts w:eastAsia="SimSun"/>
                <w:sz w:val="16"/>
              </w:rPr>
              <w:t>*</w:t>
            </w:r>
          </w:p>
        </w:tc>
        <w:tc>
          <w:tcPr>
            <w:tcW w:w="944" w:type="dxa"/>
            <w:tcBorders>
              <w:top w:val="single" w:sz="4" w:space="0" w:color="auto"/>
              <w:left w:val="single" w:sz="4" w:space="0" w:color="auto"/>
              <w:bottom w:val="single" w:sz="4" w:space="0" w:color="auto"/>
              <w:right w:val="single" w:sz="4" w:space="0" w:color="auto"/>
            </w:tcBorders>
          </w:tcPr>
          <w:p w14:paraId="216C1E0A"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2B4AED">
              <w:rPr>
                <w:rFonts w:eastAsia="SimSun"/>
                <w:sz w:val="16"/>
              </w:rPr>
              <w:t>*</w:t>
            </w:r>
          </w:p>
        </w:tc>
      </w:tr>
      <w:tr w:rsidR="00CE0E58" w:rsidRPr="00BE2B58" w14:paraId="03B45565"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7FC0773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proofErr w:type="spellStart"/>
            <w:r w:rsidRPr="00BE2B58">
              <w:rPr>
                <w:rFonts w:eastAsia="SimSun"/>
                <w:sz w:val="16"/>
              </w:rPr>
              <w:t>e.i.r.p</w:t>
            </w:r>
            <w:proofErr w:type="spellEnd"/>
            <w:r w:rsidRPr="00BE2B58">
              <w:rPr>
                <w:rFonts w:eastAsia="SimSun"/>
                <w:sz w:val="16"/>
              </w:rPr>
              <w:t>./carrier (</w:t>
            </w:r>
            <w:proofErr w:type="spellStart"/>
            <w:r w:rsidRPr="00BE2B58">
              <w:rPr>
                <w:rFonts w:eastAsia="SimSun"/>
                <w:sz w:val="16"/>
              </w:rPr>
              <w:t>dBW</w:t>
            </w:r>
            <w:proofErr w:type="spellEnd"/>
            <w:r w:rsidRPr="00BE2B58">
              <w:rPr>
                <w:rFonts w:eastAsia="SimSun"/>
                <w:sz w:val="16"/>
              </w:rPr>
              <w:t>)</w:t>
            </w:r>
          </w:p>
        </w:tc>
        <w:tc>
          <w:tcPr>
            <w:tcW w:w="956" w:type="dxa"/>
            <w:tcBorders>
              <w:top w:val="single" w:sz="4" w:space="0" w:color="auto"/>
              <w:left w:val="single" w:sz="4" w:space="0" w:color="auto"/>
              <w:bottom w:val="single" w:sz="4" w:space="0" w:color="auto"/>
              <w:right w:val="single" w:sz="4" w:space="0" w:color="auto"/>
            </w:tcBorders>
          </w:tcPr>
          <w:p w14:paraId="15AA7B6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p>
        </w:tc>
        <w:tc>
          <w:tcPr>
            <w:tcW w:w="975" w:type="dxa"/>
            <w:tcBorders>
              <w:top w:val="single" w:sz="4" w:space="0" w:color="auto"/>
              <w:left w:val="single" w:sz="4" w:space="0" w:color="auto"/>
              <w:bottom w:val="single" w:sz="4" w:space="0" w:color="auto"/>
              <w:right w:val="single" w:sz="4" w:space="0" w:color="auto"/>
            </w:tcBorders>
          </w:tcPr>
          <w:p w14:paraId="484E0DF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p>
        </w:tc>
        <w:tc>
          <w:tcPr>
            <w:tcW w:w="967" w:type="dxa"/>
            <w:tcBorders>
              <w:top w:val="single" w:sz="4" w:space="0" w:color="auto"/>
              <w:left w:val="single" w:sz="4" w:space="0" w:color="auto"/>
              <w:bottom w:val="single" w:sz="4" w:space="0" w:color="auto"/>
              <w:right w:val="single" w:sz="4" w:space="0" w:color="auto"/>
            </w:tcBorders>
          </w:tcPr>
          <w:p w14:paraId="7579AE5D" w14:textId="77777777" w:rsidR="00CE0E58" w:rsidRPr="00E20665"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8"/>
                <w:sz w:val="16"/>
              </w:rPr>
            </w:pPr>
            <w:r w:rsidRPr="00E20665">
              <w:rPr>
                <w:rFonts w:eastAsia="SimSun"/>
                <w:spacing w:val="-8"/>
                <w:sz w:val="16"/>
              </w:rPr>
              <w:t>To be determined</w:t>
            </w:r>
          </w:p>
        </w:tc>
        <w:tc>
          <w:tcPr>
            <w:tcW w:w="966" w:type="dxa"/>
            <w:tcBorders>
              <w:top w:val="single" w:sz="4" w:space="0" w:color="auto"/>
              <w:left w:val="single" w:sz="4" w:space="0" w:color="auto"/>
              <w:bottom w:val="single" w:sz="4" w:space="0" w:color="auto"/>
              <w:right w:val="single" w:sz="4" w:space="0" w:color="auto"/>
            </w:tcBorders>
          </w:tcPr>
          <w:p w14:paraId="5823217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p>
        </w:tc>
        <w:tc>
          <w:tcPr>
            <w:tcW w:w="2775" w:type="dxa"/>
            <w:gridSpan w:val="3"/>
            <w:tcBorders>
              <w:top w:val="single" w:sz="4" w:space="0" w:color="auto"/>
              <w:left w:val="single" w:sz="4" w:space="0" w:color="auto"/>
              <w:bottom w:val="single" w:sz="4" w:space="0" w:color="auto"/>
              <w:right w:val="single" w:sz="4" w:space="0" w:color="auto"/>
            </w:tcBorders>
          </w:tcPr>
          <w:p w14:paraId="56C8B46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p>
        </w:tc>
        <w:tc>
          <w:tcPr>
            <w:tcW w:w="953" w:type="dxa"/>
            <w:tcBorders>
              <w:top w:val="single" w:sz="4" w:space="0" w:color="auto"/>
              <w:left w:val="single" w:sz="4" w:space="0" w:color="auto"/>
              <w:bottom w:val="single" w:sz="4" w:space="0" w:color="auto"/>
              <w:right w:val="single" w:sz="4" w:space="0" w:color="auto"/>
            </w:tcBorders>
          </w:tcPr>
          <w:p w14:paraId="6CBE37F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33</w:t>
            </w:r>
          </w:p>
        </w:tc>
        <w:tc>
          <w:tcPr>
            <w:tcW w:w="967" w:type="dxa"/>
            <w:tcBorders>
              <w:top w:val="single" w:sz="4" w:space="0" w:color="auto"/>
              <w:left w:val="single" w:sz="4" w:space="0" w:color="auto"/>
              <w:bottom w:val="single" w:sz="4" w:space="0" w:color="auto"/>
              <w:right w:val="single" w:sz="4" w:space="0" w:color="auto"/>
            </w:tcBorders>
          </w:tcPr>
          <w:p w14:paraId="58753F4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ascii="Symbol" w:eastAsia="SimSun" w:hAnsi="Symbol"/>
                <w:sz w:val="16"/>
              </w:rPr>
              <w:t></w:t>
            </w:r>
            <w:r w:rsidRPr="00BE2B58">
              <w:rPr>
                <w:rFonts w:eastAsia="SimSun"/>
                <w:sz w:val="16"/>
              </w:rPr>
              <w:t>15</w:t>
            </w:r>
          </w:p>
        </w:tc>
        <w:tc>
          <w:tcPr>
            <w:tcW w:w="889" w:type="dxa"/>
            <w:tcBorders>
              <w:top w:val="single" w:sz="4" w:space="0" w:color="auto"/>
              <w:left w:val="single" w:sz="4" w:space="0" w:color="auto"/>
              <w:bottom w:val="single" w:sz="4" w:space="0" w:color="auto"/>
              <w:right w:val="single" w:sz="4" w:space="0" w:color="auto"/>
            </w:tcBorders>
          </w:tcPr>
          <w:p w14:paraId="2508F36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ascii="Symbol" w:eastAsia="SimSun" w:hAnsi="Symbol"/>
                <w:sz w:val="16"/>
              </w:rPr>
              <w:t></w:t>
            </w:r>
            <w:r w:rsidRPr="00BE2B58">
              <w:rPr>
                <w:rFonts w:eastAsia="SimSun"/>
                <w:sz w:val="16"/>
              </w:rPr>
              <w:t>7.2</w:t>
            </w:r>
          </w:p>
        </w:tc>
        <w:tc>
          <w:tcPr>
            <w:tcW w:w="942" w:type="dxa"/>
            <w:tcBorders>
              <w:top w:val="single" w:sz="4" w:space="0" w:color="auto"/>
              <w:left w:val="single" w:sz="4" w:space="0" w:color="auto"/>
              <w:bottom w:val="single" w:sz="4" w:space="0" w:color="auto"/>
              <w:right w:val="single" w:sz="4" w:space="0" w:color="auto"/>
            </w:tcBorders>
          </w:tcPr>
          <w:p w14:paraId="636DF51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15</w:t>
            </w:r>
          </w:p>
        </w:tc>
        <w:tc>
          <w:tcPr>
            <w:tcW w:w="944" w:type="dxa"/>
            <w:tcBorders>
              <w:top w:val="single" w:sz="4" w:space="0" w:color="auto"/>
              <w:left w:val="single" w:sz="4" w:space="0" w:color="auto"/>
              <w:bottom w:val="single" w:sz="4" w:space="0" w:color="auto"/>
              <w:right w:val="single" w:sz="4" w:space="0" w:color="auto"/>
            </w:tcBorders>
          </w:tcPr>
          <w:p w14:paraId="0C5FF17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31.7</w:t>
            </w:r>
          </w:p>
        </w:tc>
        <w:tc>
          <w:tcPr>
            <w:tcW w:w="944" w:type="dxa"/>
            <w:tcBorders>
              <w:top w:val="single" w:sz="4" w:space="0" w:color="auto"/>
              <w:left w:val="single" w:sz="4" w:space="0" w:color="auto"/>
              <w:bottom w:val="single" w:sz="4" w:space="0" w:color="auto"/>
              <w:right w:val="single" w:sz="4" w:space="0" w:color="auto"/>
            </w:tcBorders>
          </w:tcPr>
          <w:p w14:paraId="57BFE72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2B4AED">
              <w:rPr>
                <w:rFonts w:eastAsia="SimSun"/>
                <w:sz w:val="16"/>
              </w:rPr>
              <w:t>36</w:t>
            </w:r>
          </w:p>
        </w:tc>
        <w:tc>
          <w:tcPr>
            <w:tcW w:w="944" w:type="dxa"/>
            <w:tcBorders>
              <w:top w:val="single" w:sz="4" w:space="0" w:color="auto"/>
              <w:left w:val="single" w:sz="4" w:space="0" w:color="auto"/>
              <w:bottom w:val="single" w:sz="4" w:space="0" w:color="auto"/>
              <w:right w:val="single" w:sz="4" w:space="0" w:color="auto"/>
            </w:tcBorders>
          </w:tcPr>
          <w:p w14:paraId="7812C8F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2B4AED">
              <w:rPr>
                <w:rFonts w:eastAsia="SimSun"/>
                <w:sz w:val="16"/>
              </w:rPr>
              <w:t>32</w:t>
            </w:r>
          </w:p>
        </w:tc>
      </w:tr>
      <w:tr w:rsidR="00CE0E58" w:rsidRPr="00BE2B58" w14:paraId="516290B6"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383CB6DE" w14:textId="77777777" w:rsidR="00CE0E58" w:rsidRPr="00E8684F"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proofErr w:type="spellStart"/>
            <w:r w:rsidRPr="00E8684F">
              <w:rPr>
                <w:rFonts w:eastAsia="SimSun"/>
                <w:sz w:val="16"/>
              </w:rPr>
              <w:t>Unshadowed</w:t>
            </w:r>
            <w:proofErr w:type="spellEnd"/>
            <w:r w:rsidRPr="00E8684F">
              <w:rPr>
                <w:rFonts w:eastAsia="SimSun"/>
                <w:sz w:val="16"/>
              </w:rPr>
              <w:t xml:space="preserve"> user </w:t>
            </w:r>
            <w:proofErr w:type="spellStart"/>
            <w:r w:rsidRPr="00E8684F">
              <w:rPr>
                <w:rFonts w:eastAsia="SimSun"/>
                <w:sz w:val="16"/>
              </w:rPr>
              <w:t>e.i.r.p</w:t>
            </w:r>
            <w:proofErr w:type="spellEnd"/>
            <w:r w:rsidRPr="00E8684F">
              <w:rPr>
                <w:rFonts w:eastAsia="SimSun"/>
                <w:sz w:val="16"/>
              </w:rPr>
              <w:t>. (</w:t>
            </w:r>
            <w:proofErr w:type="spellStart"/>
            <w:r w:rsidRPr="00E8684F">
              <w:rPr>
                <w:rFonts w:eastAsia="SimSun"/>
                <w:sz w:val="16"/>
              </w:rPr>
              <w:t>dBW</w:t>
            </w:r>
            <w:proofErr w:type="spellEnd"/>
            <w:r w:rsidRPr="00E8684F">
              <w:rPr>
                <w:rFonts w:eastAsia="SimSun"/>
                <w:sz w:val="16"/>
              </w:rPr>
              <w:t>)</w:t>
            </w:r>
          </w:p>
        </w:tc>
        <w:tc>
          <w:tcPr>
            <w:tcW w:w="956" w:type="dxa"/>
            <w:tcBorders>
              <w:top w:val="single" w:sz="4" w:space="0" w:color="auto"/>
              <w:left w:val="single" w:sz="4" w:space="0" w:color="auto"/>
              <w:bottom w:val="single" w:sz="4" w:space="0" w:color="auto"/>
              <w:right w:val="single" w:sz="4" w:space="0" w:color="auto"/>
            </w:tcBorders>
          </w:tcPr>
          <w:p w14:paraId="0C403ED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7-15</w:t>
            </w:r>
          </w:p>
        </w:tc>
        <w:tc>
          <w:tcPr>
            <w:tcW w:w="975" w:type="dxa"/>
            <w:tcBorders>
              <w:top w:val="single" w:sz="4" w:space="0" w:color="auto"/>
              <w:left w:val="single" w:sz="4" w:space="0" w:color="auto"/>
              <w:bottom w:val="single" w:sz="4" w:space="0" w:color="auto"/>
              <w:right w:val="single" w:sz="4" w:space="0" w:color="auto"/>
            </w:tcBorders>
          </w:tcPr>
          <w:p w14:paraId="17B6751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20.6</w:t>
            </w:r>
          </w:p>
        </w:tc>
        <w:tc>
          <w:tcPr>
            <w:tcW w:w="967" w:type="dxa"/>
            <w:tcBorders>
              <w:top w:val="single" w:sz="4" w:space="0" w:color="auto"/>
              <w:left w:val="single" w:sz="4" w:space="0" w:color="auto"/>
              <w:bottom w:val="single" w:sz="4" w:space="0" w:color="auto"/>
              <w:right w:val="single" w:sz="4" w:space="0" w:color="auto"/>
            </w:tcBorders>
          </w:tcPr>
          <w:p w14:paraId="4DB626A1" w14:textId="77777777" w:rsidR="00CE0E58" w:rsidRPr="00E20665"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8"/>
                <w:sz w:val="16"/>
              </w:rPr>
            </w:pPr>
            <w:r w:rsidRPr="00E20665">
              <w:rPr>
                <w:rFonts w:eastAsia="SimSun"/>
                <w:spacing w:val="-8"/>
                <w:sz w:val="16"/>
              </w:rPr>
              <w:t>To be determined</w:t>
            </w:r>
          </w:p>
        </w:tc>
        <w:tc>
          <w:tcPr>
            <w:tcW w:w="966" w:type="dxa"/>
            <w:tcBorders>
              <w:top w:val="single" w:sz="4" w:space="0" w:color="auto"/>
              <w:left w:val="single" w:sz="4" w:space="0" w:color="auto"/>
              <w:bottom w:val="single" w:sz="4" w:space="0" w:color="auto"/>
              <w:right w:val="single" w:sz="4" w:space="0" w:color="auto"/>
            </w:tcBorders>
          </w:tcPr>
          <w:p w14:paraId="5FF4C853" w14:textId="77777777" w:rsidR="00CE0E58" w:rsidRPr="00E20665"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20665">
              <w:rPr>
                <w:rFonts w:eastAsia="SimSun"/>
                <w:spacing w:val="-6"/>
                <w:sz w:val="16"/>
              </w:rPr>
              <w:t>Not</w:t>
            </w:r>
            <w:r w:rsidRPr="00E20665">
              <w:rPr>
                <w:rFonts w:eastAsia="SimSun"/>
                <w:spacing w:val="-6"/>
                <w:sz w:val="16"/>
              </w:rPr>
              <w:br/>
              <w:t>applicable</w:t>
            </w:r>
          </w:p>
        </w:tc>
        <w:tc>
          <w:tcPr>
            <w:tcW w:w="2775" w:type="dxa"/>
            <w:gridSpan w:val="3"/>
            <w:tcBorders>
              <w:top w:val="single" w:sz="4" w:space="0" w:color="auto"/>
              <w:left w:val="single" w:sz="4" w:space="0" w:color="auto"/>
              <w:bottom w:val="single" w:sz="4" w:space="0" w:color="auto"/>
              <w:right w:val="single" w:sz="4" w:space="0" w:color="auto"/>
            </w:tcBorders>
          </w:tcPr>
          <w:p w14:paraId="4CB61030" w14:textId="77777777" w:rsidR="00CE0E58" w:rsidRPr="00E8684F"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E8684F">
              <w:rPr>
                <w:rFonts w:eastAsia="SimSun"/>
                <w:sz w:val="16"/>
              </w:rPr>
              <w:t>13.92</w:t>
            </w:r>
            <w:r w:rsidRPr="00E8684F">
              <w:rPr>
                <w:rFonts w:eastAsia="SimSun"/>
                <w:sz w:val="16"/>
              </w:rPr>
              <w:noBreakHyphen/>
              <w:t>18.66 for 19 beams per</w:t>
            </w:r>
            <w:r w:rsidRPr="00E8684F">
              <w:rPr>
                <w:rFonts w:eastAsia="SimSun"/>
                <w:sz w:val="16"/>
              </w:rPr>
              <w:br/>
              <w:t>satellite or 13.92</w:t>
            </w:r>
            <w:r w:rsidRPr="00E8684F">
              <w:rPr>
                <w:rFonts w:eastAsia="SimSun"/>
                <w:sz w:val="16"/>
              </w:rPr>
              <w:noBreakHyphen/>
              <w:t>21.5 for</w:t>
            </w:r>
            <w:r w:rsidRPr="00E8684F">
              <w:rPr>
                <w:rFonts w:eastAsia="SimSun"/>
                <w:sz w:val="16"/>
              </w:rPr>
              <w:br/>
              <w:t>61/91 beams per satellite</w:t>
            </w:r>
          </w:p>
        </w:tc>
        <w:tc>
          <w:tcPr>
            <w:tcW w:w="953" w:type="dxa"/>
            <w:tcBorders>
              <w:top w:val="single" w:sz="4" w:space="0" w:color="auto"/>
              <w:left w:val="single" w:sz="4" w:space="0" w:color="auto"/>
              <w:bottom w:val="single" w:sz="4" w:space="0" w:color="auto"/>
              <w:right w:val="single" w:sz="4" w:space="0" w:color="auto"/>
            </w:tcBorders>
          </w:tcPr>
          <w:p w14:paraId="7F97DAD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967" w:type="dxa"/>
            <w:tcBorders>
              <w:top w:val="single" w:sz="4" w:space="0" w:color="auto"/>
              <w:left w:val="single" w:sz="4" w:space="0" w:color="auto"/>
              <w:bottom w:val="single" w:sz="4" w:space="0" w:color="auto"/>
              <w:right w:val="single" w:sz="4" w:space="0" w:color="auto"/>
            </w:tcBorders>
          </w:tcPr>
          <w:p w14:paraId="7FB2C53D"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c>
          <w:tcPr>
            <w:tcW w:w="889" w:type="dxa"/>
            <w:tcBorders>
              <w:top w:val="single" w:sz="4" w:space="0" w:color="auto"/>
              <w:left w:val="single" w:sz="4" w:space="0" w:color="auto"/>
              <w:bottom w:val="single" w:sz="4" w:space="0" w:color="auto"/>
              <w:right w:val="single" w:sz="4" w:space="0" w:color="auto"/>
            </w:tcBorders>
          </w:tcPr>
          <w:p w14:paraId="0845A748"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8"/>
                <w:sz w:val="16"/>
              </w:rPr>
            </w:pPr>
            <w:r w:rsidRPr="00EB5C98">
              <w:rPr>
                <w:rFonts w:eastAsia="SimSun"/>
                <w:spacing w:val="-8"/>
                <w:sz w:val="16"/>
              </w:rPr>
              <w:t>Not</w:t>
            </w:r>
            <w:r w:rsidRPr="00EB5C98">
              <w:rPr>
                <w:rFonts w:eastAsia="SimSun"/>
                <w:spacing w:val="-8"/>
                <w:sz w:val="16"/>
              </w:rPr>
              <w:br/>
              <w:t>applicable</w:t>
            </w:r>
          </w:p>
        </w:tc>
        <w:tc>
          <w:tcPr>
            <w:tcW w:w="942" w:type="dxa"/>
            <w:tcBorders>
              <w:top w:val="single" w:sz="4" w:space="0" w:color="auto"/>
              <w:left w:val="single" w:sz="4" w:space="0" w:color="auto"/>
              <w:bottom w:val="single" w:sz="4" w:space="0" w:color="auto"/>
              <w:right w:val="single" w:sz="4" w:space="0" w:color="auto"/>
            </w:tcBorders>
          </w:tcPr>
          <w:p w14:paraId="732F1AD8"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c>
          <w:tcPr>
            <w:tcW w:w="944" w:type="dxa"/>
            <w:tcBorders>
              <w:top w:val="single" w:sz="4" w:space="0" w:color="auto"/>
              <w:left w:val="single" w:sz="4" w:space="0" w:color="auto"/>
              <w:bottom w:val="single" w:sz="4" w:space="0" w:color="auto"/>
              <w:right w:val="single" w:sz="4" w:space="0" w:color="auto"/>
            </w:tcBorders>
          </w:tcPr>
          <w:p w14:paraId="7125B851"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c>
          <w:tcPr>
            <w:tcW w:w="944" w:type="dxa"/>
            <w:tcBorders>
              <w:top w:val="single" w:sz="4" w:space="0" w:color="auto"/>
              <w:left w:val="single" w:sz="4" w:space="0" w:color="auto"/>
              <w:bottom w:val="single" w:sz="4" w:space="0" w:color="auto"/>
              <w:right w:val="single" w:sz="4" w:space="0" w:color="auto"/>
            </w:tcBorders>
          </w:tcPr>
          <w:p w14:paraId="4F1CF256"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2B4AED">
              <w:rPr>
                <w:rFonts w:eastAsia="SimSun"/>
                <w:sz w:val="16"/>
              </w:rPr>
              <w:t>*</w:t>
            </w:r>
          </w:p>
        </w:tc>
        <w:tc>
          <w:tcPr>
            <w:tcW w:w="944" w:type="dxa"/>
            <w:tcBorders>
              <w:top w:val="single" w:sz="4" w:space="0" w:color="auto"/>
              <w:left w:val="single" w:sz="4" w:space="0" w:color="auto"/>
              <w:bottom w:val="single" w:sz="4" w:space="0" w:color="auto"/>
              <w:right w:val="single" w:sz="4" w:space="0" w:color="auto"/>
            </w:tcBorders>
          </w:tcPr>
          <w:p w14:paraId="2489B146"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2B4AED">
              <w:rPr>
                <w:rFonts w:eastAsia="SimSun"/>
                <w:sz w:val="16"/>
              </w:rPr>
              <w:t>*</w:t>
            </w:r>
          </w:p>
        </w:tc>
      </w:tr>
      <w:tr w:rsidR="00CE0E58" w:rsidRPr="00BE2B58" w14:paraId="0015708B"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4D567E7E" w14:textId="77777777" w:rsidR="00CE0E58" w:rsidRPr="00E8684F"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E8684F">
              <w:rPr>
                <w:rFonts w:eastAsia="SimSun"/>
                <w:sz w:val="16"/>
              </w:rPr>
              <w:t xml:space="preserve">Shadowed user </w:t>
            </w:r>
            <w:proofErr w:type="spellStart"/>
            <w:r w:rsidRPr="00E8684F">
              <w:rPr>
                <w:rFonts w:eastAsia="SimSun"/>
                <w:sz w:val="16"/>
              </w:rPr>
              <w:t>e.i.r.p</w:t>
            </w:r>
            <w:proofErr w:type="spellEnd"/>
            <w:r w:rsidRPr="00E8684F">
              <w:rPr>
                <w:rFonts w:eastAsia="SimSun"/>
                <w:sz w:val="16"/>
              </w:rPr>
              <w:t>. (</w:t>
            </w:r>
            <w:proofErr w:type="spellStart"/>
            <w:r w:rsidRPr="00E8684F">
              <w:rPr>
                <w:rFonts w:eastAsia="SimSun"/>
                <w:sz w:val="16"/>
              </w:rPr>
              <w:t>dBW</w:t>
            </w:r>
            <w:proofErr w:type="spellEnd"/>
            <w:r w:rsidRPr="00E8684F">
              <w:rPr>
                <w:rFonts w:eastAsia="SimSun"/>
                <w:sz w:val="16"/>
              </w:rPr>
              <w:t>)</w:t>
            </w:r>
          </w:p>
        </w:tc>
        <w:tc>
          <w:tcPr>
            <w:tcW w:w="956" w:type="dxa"/>
            <w:tcBorders>
              <w:top w:val="single" w:sz="4" w:space="0" w:color="auto"/>
              <w:left w:val="single" w:sz="4" w:space="0" w:color="auto"/>
              <w:bottom w:val="single" w:sz="4" w:space="0" w:color="auto"/>
              <w:right w:val="single" w:sz="4" w:space="0" w:color="auto"/>
            </w:tcBorders>
          </w:tcPr>
          <w:p w14:paraId="0A3F829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19-27</w:t>
            </w:r>
          </w:p>
        </w:tc>
        <w:tc>
          <w:tcPr>
            <w:tcW w:w="975" w:type="dxa"/>
            <w:tcBorders>
              <w:top w:val="single" w:sz="4" w:space="0" w:color="auto"/>
              <w:left w:val="single" w:sz="4" w:space="0" w:color="auto"/>
              <w:bottom w:val="single" w:sz="4" w:space="0" w:color="auto"/>
              <w:right w:val="single" w:sz="4" w:space="0" w:color="auto"/>
            </w:tcBorders>
          </w:tcPr>
          <w:p w14:paraId="4181940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24.6</w:t>
            </w:r>
          </w:p>
        </w:tc>
        <w:tc>
          <w:tcPr>
            <w:tcW w:w="967" w:type="dxa"/>
            <w:tcBorders>
              <w:top w:val="single" w:sz="4" w:space="0" w:color="auto"/>
              <w:left w:val="single" w:sz="4" w:space="0" w:color="auto"/>
              <w:bottom w:val="single" w:sz="4" w:space="0" w:color="auto"/>
              <w:right w:val="single" w:sz="4" w:space="0" w:color="auto"/>
            </w:tcBorders>
          </w:tcPr>
          <w:p w14:paraId="23189AB9" w14:textId="77777777" w:rsidR="00CE0E58" w:rsidRPr="00E20665"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8"/>
                <w:sz w:val="16"/>
              </w:rPr>
            </w:pPr>
            <w:r w:rsidRPr="00E20665">
              <w:rPr>
                <w:rFonts w:eastAsia="SimSun"/>
                <w:spacing w:val="-8"/>
                <w:sz w:val="16"/>
              </w:rPr>
              <w:t>To be determined</w:t>
            </w:r>
          </w:p>
        </w:tc>
        <w:tc>
          <w:tcPr>
            <w:tcW w:w="966" w:type="dxa"/>
            <w:tcBorders>
              <w:top w:val="single" w:sz="4" w:space="0" w:color="auto"/>
              <w:left w:val="single" w:sz="4" w:space="0" w:color="auto"/>
              <w:bottom w:val="single" w:sz="4" w:space="0" w:color="auto"/>
              <w:right w:val="single" w:sz="4" w:space="0" w:color="auto"/>
            </w:tcBorders>
          </w:tcPr>
          <w:p w14:paraId="01F47E4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0-5</w:t>
            </w:r>
          </w:p>
        </w:tc>
        <w:tc>
          <w:tcPr>
            <w:tcW w:w="2775" w:type="dxa"/>
            <w:gridSpan w:val="3"/>
            <w:tcBorders>
              <w:top w:val="single" w:sz="4" w:space="0" w:color="auto"/>
              <w:left w:val="single" w:sz="4" w:space="0" w:color="auto"/>
              <w:bottom w:val="single" w:sz="4" w:space="0" w:color="auto"/>
              <w:right w:val="single" w:sz="4" w:space="0" w:color="auto"/>
            </w:tcBorders>
          </w:tcPr>
          <w:p w14:paraId="1B9E3AA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Add 2.5 dB</w:t>
            </w:r>
          </w:p>
        </w:tc>
        <w:tc>
          <w:tcPr>
            <w:tcW w:w="953" w:type="dxa"/>
            <w:tcBorders>
              <w:top w:val="single" w:sz="4" w:space="0" w:color="auto"/>
              <w:left w:val="single" w:sz="4" w:space="0" w:color="auto"/>
              <w:bottom w:val="single" w:sz="4" w:space="0" w:color="auto"/>
              <w:right w:val="single" w:sz="4" w:space="0" w:color="auto"/>
            </w:tcBorders>
          </w:tcPr>
          <w:p w14:paraId="203DA52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967" w:type="dxa"/>
            <w:tcBorders>
              <w:top w:val="single" w:sz="4" w:space="0" w:color="auto"/>
              <w:left w:val="single" w:sz="4" w:space="0" w:color="auto"/>
              <w:bottom w:val="single" w:sz="4" w:space="0" w:color="auto"/>
              <w:right w:val="single" w:sz="4" w:space="0" w:color="auto"/>
            </w:tcBorders>
          </w:tcPr>
          <w:p w14:paraId="77F51996"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c>
          <w:tcPr>
            <w:tcW w:w="889" w:type="dxa"/>
            <w:tcBorders>
              <w:top w:val="single" w:sz="4" w:space="0" w:color="auto"/>
              <w:left w:val="single" w:sz="4" w:space="0" w:color="auto"/>
              <w:bottom w:val="single" w:sz="4" w:space="0" w:color="auto"/>
              <w:right w:val="single" w:sz="4" w:space="0" w:color="auto"/>
            </w:tcBorders>
          </w:tcPr>
          <w:p w14:paraId="10E38296"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8"/>
                <w:sz w:val="16"/>
              </w:rPr>
            </w:pPr>
            <w:r w:rsidRPr="00EB5C98">
              <w:rPr>
                <w:rFonts w:eastAsia="SimSun"/>
                <w:spacing w:val="-8"/>
                <w:sz w:val="16"/>
              </w:rPr>
              <w:t>Not</w:t>
            </w:r>
            <w:r w:rsidRPr="00EB5C98">
              <w:rPr>
                <w:rFonts w:eastAsia="SimSun"/>
                <w:spacing w:val="-8"/>
                <w:sz w:val="16"/>
              </w:rPr>
              <w:br/>
              <w:t>applicable</w:t>
            </w:r>
          </w:p>
        </w:tc>
        <w:tc>
          <w:tcPr>
            <w:tcW w:w="942" w:type="dxa"/>
            <w:tcBorders>
              <w:top w:val="single" w:sz="4" w:space="0" w:color="auto"/>
              <w:left w:val="single" w:sz="4" w:space="0" w:color="auto"/>
              <w:bottom w:val="single" w:sz="4" w:space="0" w:color="auto"/>
              <w:right w:val="single" w:sz="4" w:space="0" w:color="auto"/>
            </w:tcBorders>
          </w:tcPr>
          <w:p w14:paraId="031567F9"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c>
          <w:tcPr>
            <w:tcW w:w="944" w:type="dxa"/>
            <w:tcBorders>
              <w:top w:val="single" w:sz="4" w:space="0" w:color="auto"/>
              <w:left w:val="single" w:sz="4" w:space="0" w:color="auto"/>
              <w:bottom w:val="single" w:sz="4" w:space="0" w:color="auto"/>
              <w:right w:val="single" w:sz="4" w:space="0" w:color="auto"/>
            </w:tcBorders>
          </w:tcPr>
          <w:p w14:paraId="674266C3"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c>
          <w:tcPr>
            <w:tcW w:w="944" w:type="dxa"/>
            <w:tcBorders>
              <w:top w:val="single" w:sz="4" w:space="0" w:color="auto"/>
              <w:left w:val="single" w:sz="4" w:space="0" w:color="auto"/>
              <w:bottom w:val="single" w:sz="4" w:space="0" w:color="auto"/>
              <w:right w:val="single" w:sz="4" w:space="0" w:color="auto"/>
            </w:tcBorders>
          </w:tcPr>
          <w:p w14:paraId="796D4697"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c>
          <w:tcPr>
            <w:tcW w:w="944" w:type="dxa"/>
            <w:tcBorders>
              <w:top w:val="single" w:sz="4" w:space="0" w:color="auto"/>
              <w:left w:val="single" w:sz="4" w:space="0" w:color="auto"/>
              <w:bottom w:val="single" w:sz="4" w:space="0" w:color="auto"/>
              <w:right w:val="single" w:sz="4" w:space="0" w:color="auto"/>
            </w:tcBorders>
          </w:tcPr>
          <w:p w14:paraId="703A1A72"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r>
      <w:tr w:rsidR="00CE0E58" w:rsidRPr="00BE2B58" w14:paraId="27AA84B5"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518B31F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proofErr w:type="spellStart"/>
            <w:r w:rsidRPr="00BE2B58">
              <w:rPr>
                <w:rFonts w:eastAsia="SimSun"/>
                <w:sz w:val="16"/>
              </w:rPr>
              <w:t>e.i.r.p</w:t>
            </w:r>
            <w:proofErr w:type="spellEnd"/>
            <w:r w:rsidRPr="00BE2B58">
              <w:rPr>
                <w:rFonts w:eastAsia="SimSun"/>
                <w:sz w:val="16"/>
              </w:rPr>
              <w:t>./CDMA channel (</w:t>
            </w:r>
            <w:proofErr w:type="spellStart"/>
            <w:r w:rsidRPr="00BE2B58">
              <w:rPr>
                <w:rFonts w:eastAsia="SimSun"/>
                <w:sz w:val="16"/>
              </w:rPr>
              <w:t>dBW</w:t>
            </w:r>
            <w:proofErr w:type="spellEnd"/>
            <w:r w:rsidRPr="00BE2B58">
              <w:rPr>
                <w:rFonts w:eastAsia="SimSun"/>
                <w:sz w:val="16"/>
              </w:rPr>
              <w:t>)</w:t>
            </w:r>
          </w:p>
        </w:tc>
        <w:tc>
          <w:tcPr>
            <w:tcW w:w="956" w:type="dxa"/>
            <w:tcBorders>
              <w:top w:val="single" w:sz="4" w:space="0" w:color="auto"/>
              <w:left w:val="single" w:sz="4" w:space="0" w:color="auto"/>
              <w:bottom w:val="single" w:sz="4" w:space="0" w:color="auto"/>
              <w:right w:val="single" w:sz="4" w:space="0" w:color="auto"/>
            </w:tcBorders>
            <w:vAlign w:val="center"/>
          </w:tcPr>
          <w:p w14:paraId="64092779" w14:textId="77777777" w:rsidR="00CE0E58" w:rsidRPr="00E20665"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20665">
              <w:rPr>
                <w:rFonts w:eastAsia="SimSun"/>
                <w:spacing w:val="-6"/>
                <w:sz w:val="16"/>
              </w:rPr>
              <w:t>Not</w:t>
            </w:r>
            <w:r w:rsidRPr="00E20665">
              <w:rPr>
                <w:rFonts w:eastAsia="SimSun"/>
                <w:spacing w:val="-6"/>
                <w:sz w:val="16"/>
              </w:rPr>
              <w:br/>
              <w:t>applicable</w:t>
            </w:r>
          </w:p>
        </w:tc>
        <w:tc>
          <w:tcPr>
            <w:tcW w:w="975" w:type="dxa"/>
            <w:tcBorders>
              <w:top w:val="single" w:sz="4" w:space="0" w:color="auto"/>
              <w:left w:val="single" w:sz="4" w:space="0" w:color="auto"/>
              <w:bottom w:val="single" w:sz="4" w:space="0" w:color="auto"/>
              <w:right w:val="single" w:sz="4" w:space="0" w:color="auto"/>
            </w:tcBorders>
          </w:tcPr>
          <w:p w14:paraId="4E3C4AC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967" w:type="dxa"/>
            <w:tcBorders>
              <w:top w:val="single" w:sz="4" w:space="0" w:color="auto"/>
              <w:left w:val="single" w:sz="4" w:space="0" w:color="auto"/>
              <w:bottom w:val="single" w:sz="4" w:space="0" w:color="auto"/>
              <w:right w:val="single" w:sz="4" w:space="0" w:color="auto"/>
            </w:tcBorders>
          </w:tcPr>
          <w:p w14:paraId="7A0CF3B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–7 to 6</w:t>
            </w:r>
          </w:p>
        </w:tc>
        <w:tc>
          <w:tcPr>
            <w:tcW w:w="966" w:type="dxa"/>
            <w:tcBorders>
              <w:top w:val="single" w:sz="4" w:space="0" w:color="auto"/>
              <w:left w:val="single" w:sz="4" w:space="0" w:color="auto"/>
              <w:bottom w:val="single" w:sz="4" w:space="0" w:color="auto"/>
              <w:right w:val="single" w:sz="4" w:space="0" w:color="auto"/>
            </w:tcBorders>
          </w:tcPr>
          <w:p w14:paraId="5DEE2A9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 to 16</w:t>
            </w:r>
          </w:p>
        </w:tc>
        <w:tc>
          <w:tcPr>
            <w:tcW w:w="884" w:type="dxa"/>
            <w:tcBorders>
              <w:top w:val="single" w:sz="4" w:space="0" w:color="auto"/>
              <w:left w:val="single" w:sz="4" w:space="0" w:color="auto"/>
              <w:bottom w:val="single" w:sz="4" w:space="0" w:color="auto"/>
              <w:right w:val="single" w:sz="4" w:space="0" w:color="auto"/>
            </w:tcBorders>
          </w:tcPr>
          <w:p w14:paraId="14E3BEF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p>
        </w:tc>
        <w:tc>
          <w:tcPr>
            <w:tcW w:w="939" w:type="dxa"/>
            <w:tcBorders>
              <w:top w:val="single" w:sz="4" w:space="0" w:color="auto"/>
              <w:left w:val="single" w:sz="4" w:space="0" w:color="auto"/>
              <w:bottom w:val="single" w:sz="4" w:space="0" w:color="auto"/>
              <w:right w:val="single" w:sz="4" w:space="0" w:color="auto"/>
            </w:tcBorders>
          </w:tcPr>
          <w:p w14:paraId="0022C03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952" w:type="dxa"/>
            <w:tcBorders>
              <w:top w:val="single" w:sz="4" w:space="0" w:color="auto"/>
              <w:left w:val="single" w:sz="4" w:space="0" w:color="auto"/>
              <w:bottom w:val="single" w:sz="4" w:space="0" w:color="auto"/>
              <w:right w:val="single" w:sz="4" w:space="0" w:color="auto"/>
            </w:tcBorders>
          </w:tcPr>
          <w:p w14:paraId="50358CD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p>
        </w:tc>
        <w:tc>
          <w:tcPr>
            <w:tcW w:w="953" w:type="dxa"/>
            <w:tcBorders>
              <w:top w:val="single" w:sz="4" w:space="0" w:color="auto"/>
              <w:left w:val="single" w:sz="4" w:space="0" w:color="auto"/>
              <w:bottom w:val="single" w:sz="4" w:space="0" w:color="auto"/>
              <w:right w:val="single" w:sz="4" w:space="0" w:color="auto"/>
            </w:tcBorders>
          </w:tcPr>
          <w:p w14:paraId="31692C8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Not</w:t>
            </w:r>
            <w:r w:rsidRPr="00BE2B58">
              <w:rPr>
                <w:rFonts w:eastAsia="SimSun"/>
                <w:sz w:val="16"/>
              </w:rPr>
              <w:br/>
              <w:t>applicable</w:t>
            </w:r>
          </w:p>
        </w:tc>
        <w:tc>
          <w:tcPr>
            <w:tcW w:w="967" w:type="dxa"/>
            <w:tcBorders>
              <w:top w:val="single" w:sz="4" w:space="0" w:color="auto"/>
              <w:left w:val="single" w:sz="4" w:space="0" w:color="auto"/>
              <w:bottom w:val="single" w:sz="4" w:space="0" w:color="auto"/>
              <w:right w:val="single" w:sz="4" w:space="0" w:color="auto"/>
            </w:tcBorders>
          </w:tcPr>
          <w:p w14:paraId="2ADD70F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–5</w:t>
            </w:r>
          </w:p>
        </w:tc>
        <w:tc>
          <w:tcPr>
            <w:tcW w:w="889" w:type="dxa"/>
            <w:tcBorders>
              <w:top w:val="single" w:sz="4" w:space="0" w:color="auto"/>
              <w:left w:val="single" w:sz="4" w:space="0" w:color="auto"/>
              <w:bottom w:val="single" w:sz="4" w:space="0" w:color="auto"/>
              <w:right w:val="single" w:sz="4" w:space="0" w:color="auto"/>
            </w:tcBorders>
          </w:tcPr>
          <w:p w14:paraId="0C4453C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–10.2</w:t>
            </w:r>
          </w:p>
        </w:tc>
        <w:tc>
          <w:tcPr>
            <w:tcW w:w="942" w:type="dxa"/>
            <w:tcBorders>
              <w:top w:val="single" w:sz="4" w:space="0" w:color="auto"/>
              <w:left w:val="single" w:sz="4" w:space="0" w:color="auto"/>
              <w:bottom w:val="single" w:sz="4" w:space="0" w:color="auto"/>
              <w:right w:val="single" w:sz="4" w:space="0" w:color="auto"/>
            </w:tcBorders>
          </w:tcPr>
          <w:p w14:paraId="344DF5A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15 to 19</w:t>
            </w:r>
          </w:p>
        </w:tc>
        <w:tc>
          <w:tcPr>
            <w:tcW w:w="944" w:type="dxa"/>
            <w:tcBorders>
              <w:top w:val="single" w:sz="4" w:space="0" w:color="auto"/>
              <w:left w:val="single" w:sz="4" w:space="0" w:color="auto"/>
              <w:bottom w:val="single" w:sz="4" w:space="0" w:color="auto"/>
              <w:right w:val="single" w:sz="4" w:space="0" w:color="auto"/>
            </w:tcBorders>
          </w:tcPr>
          <w:p w14:paraId="2DD58F5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31.7</w:t>
            </w:r>
          </w:p>
        </w:tc>
        <w:tc>
          <w:tcPr>
            <w:tcW w:w="944" w:type="dxa"/>
            <w:tcBorders>
              <w:top w:val="single" w:sz="4" w:space="0" w:color="auto"/>
              <w:left w:val="single" w:sz="4" w:space="0" w:color="auto"/>
              <w:bottom w:val="single" w:sz="4" w:space="0" w:color="auto"/>
              <w:right w:val="single" w:sz="4" w:space="0" w:color="auto"/>
            </w:tcBorders>
          </w:tcPr>
          <w:p w14:paraId="74E7B7C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2B4AED">
              <w:rPr>
                <w:rFonts w:eastAsia="SimSun"/>
                <w:sz w:val="16"/>
              </w:rPr>
              <w:t>36</w:t>
            </w:r>
          </w:p>
        </w:tc>
        <w:tc>
          <w:tcPr>
            <w:tcW w:w="944" w:type="dxa"/>
            <w:tcBorders>
              <w:top w:val="single" w:sz="4" w:space="0" w:color="auto"/>
              <w:left w:val="single" w:sz="4" w:space="0" w:color="auto"/>
              <w:bottom w:val="single" w:sz="4" w:space="0" w:color="auto"/>
              <w:right w:val="single" w:sz="4" w:space="0" w:color="auto"/>
            </w:tcBorders>
          </w:tcPr>
          <w:p w14:paraId="7881D3E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2B4AED">
              <w:rPr>
                <w:rFonts w:eastAsia="SimSun"/>
                <w:sz w:val="16"/>
              </w:rPr>
              <w:t>32</w:t>
            </w:r>
          </w:p>
        </w:tc>
      </w:tr>
      <w:tr w:rsidR="00CE0E58" w:rsidRPr="00BE2B58" w14:paraId="23A458E3"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53B1D41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fr-CH"/>
              </w:rPr>
            </w:pPr>
            <w:r w:rsidRPr="00BE2B58">
              <w:rPr>
                <w:rFonts w:eastAsia="SimSun"/>
                <w:sz w:val="16"/>
                <w:lang w:val="fr-CH"/>
              </w:rPr>
              <w:t>User</w:t>
            </w:r>
            <w:r w:rsidRPr="00BE2B58">
              <w:rPr>
                <w:rFonts w:eastAsia="SimSun"/>
                <w:i/>
                <w:sz w:val="16"/>
                <w:lang w:val="fr-CH"/>
              </w:rPr>
              <w:t xml:space="preserve"> G</w:t>
            </w:r>
            <w:r w:rsidRPr="00BE2B58">
              <w:rPr>
                <w:rFonts w:eastAsia="SimSun"/>
                <w:sz w:val="16"/>
                <w:lang w:val="fr-CH"/>
              </w:rPr>
              <w:t>/</w:t>
            </w:r>
            <w:r w:rsidRPr="00BE2B58">
              <w:rPr>
                <w:rFonts w:eastAsia="SimSun"/>
                <w:i/>
                <w:sz w:val="16"/>
                <w:lang w:val="fr-CH"/>
              </w:rPr>
              <w:t>T</w:t>
            </w:r>
            <w:r w:rsidRPr="00BE2B58">
              <w:rPr>
                <w:rFonts w:eastAsia="SimSun"/>
                <w:sz w:val="16"/>
                <w:lang w:val="fr-CH"/>
              </w:rPr>
              <w:t xml:space="preserve"> (dB(K</w:t>
            </w:r>
            <w:r w:rsidRPr="00BE2B58">
              <w:rPr>
                <w:rFonts w:eastAsia="SimSun"/>
                <w:sz w:val="16"/>
                <w:vertAlign w:val="superscript"/>
                <w:lang w:val="fr-CH"/>
              </w:rPr>
              <w:t>–1</w:t>
            </w:r>
            <w:r w:rsidRPr="00BE2B58">
              <w:rPr>
                <w:rFonts w:eastAsia="SimSun"/>
                <w:sz w:val="16"/>
                <w:lang w:val="fr-CH"/>
              </w:rPr>
              <w:t>))</w:t>
            </w:r>
          </w:p>
        </w:tc>
        <w:tc>
          <w:tcPr>
            <w:tcW w:w="956" w:type="dxa"/>
            <w:tcBorders>
              <w:top w:val="single" w:sz="4" w:space="0" w:color="auto"/>
              <w:left w:val="single" w:sz="4" w:space="0" w:color="auto"/>
              <w:bottom w:val="single" w:sz="4" w:space="0" w:color="auto"/>
              <w:right w:val="single" w:sz="4" w:space="0" w:color="auto"/>
            </w:tcBorders>
          </w:tcPr>
          <w:p w14:paraId="68235DD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–23</w:t>
            </w:r>
          </w:p>
        </w:tc>
        <w:tc>
          <w:tcPr>
            <w:tcW w:w="975" w:type="dxa"/>
            <w:tcBorders>
              <w:top w:val="single" w:sz="4" w:space="0" w:color="auto"/>
              <w:left w:val="single" w:sz="4" w:space="0" w:color="auto"/>
              <w:bottom w:val="single" w:sz="4" w:space="0" w:color="auto"/>
              <w:right w:val="single" w:sz="4" w:space="0" w:color="auto"/>
            </w:tcBorders>
          </w:tcPr>
          <w:p w14:paraId="2FD4AE6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rPr>
            </w:pPr>
            <w:r w:rsidRPr="00BE2B58">
              <w:rPr>
                <w:rFonts w:eastAsia="SimSun"/>
                <w:sz w:val="16"/>
              </w:rPr>
              <w:t>–22.2 to –24</w:t>
            </w:r>
          </w:p>
        </w:tc>
        <w:tc>
          <w:tcPr>
            <w:tcW w:w="967" w:type="dxa"/>
            <w:tcBorders>
              <w:top w:val="single" w:sz="4" w:space="0" w:color="auto"/>
              <w:left w:val="single" w:sz="4" w:space="0" w:color="auto"/>
              <w:bottom w:val="single" w:sz="4" w:space="0" w:color="auto"/>
              <w:right w:val="single" w:sz="4" w:space="0" w:color="auto"/>
            </w:tcBorders>
          </w:tcPr>
          <w:p w14:paraId="0D331AA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–22</w:t>
            </w:r>
          </w:p>
        </w:tc>
        <w:tc>
          <w:tcPr>
            <w:tcW w:w="966" w:type="dxa"/>
            <w:tcBorders>
              <w:top w:val="single" w:sz="4" w:space="0" w:color="auto"/>
              <w:left w:val="single" w:sz="4" w:space="0" w:color="auto"/>
              <w:bottom w:val="single" w:sz="4" w:space="0" w:color="auto"/>
              <w:right w:val="single" w:sz="4" w:space="0" w:color="auto"/>
            </w:tcBorders>
          </w:tcPr>
          <w:p w14:paraId="7C91665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–23</w:t>
            </w:r>
          </w:p>
        </w:tc>
        <w:tc>
          <w:tcPr>
            <w:tcW w:w="884" w:type="dxa"/>
            <w:tcBorders>
              <w:top w:val="single" w:sz="4" w:space="0" w:color="auto"/>
              <w:left w:val="single" w:sz="4" w:space="0" w:color="auto"/>
              <w:bottom w:val="single" w:sz="4" w:space="0" w:color="auto"/>
              <w:right w:val="single" w:sz="4" w:space="0" w:color="auto"/>
            </w:tcBorders>
          </w:tcPr>
          <w:p w14:paraId="710FAE8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p>
        </w:tc>
        <w:tc>
          <w:tcPr>
            <w:tcW w:w="939" w:type="dxa"/>
            <w:tcBorders>
              <w:top w:val="single" w:sz="4" w:space="0" w:color="auto"/>
              <w:left w:val="single" w:sz="4" w:space="0" w:color="auto"/>
              <w:bottom w:val="single" w:sz="4" w:space="0" w:color="auto"/>
              <w:right w:val="single" w:sz="4" w:space="0" w:color="auto"/>
            </w:tcBorders>
          </w:tcPr>
          <w:p w14:paraId="01A787B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–25 to –15</w:t>
            </w:r>
          </w:p>
        </w:tc>
        <w:tc>
          <w:tcPr>
            <w:tcW w:w="952" w:type="dxa"/>
            <w:tcBorders>
              <w:top w:val="single" w:sz="4" w:space="0" w:color="auto"/>
              <w:left w:val="single" w:sz="4" w:space="0" w:color="auto"/>
              <w:bottom w:val="single" w:sz="4" w:space="0" w:color="auto"/>
              <w:right w:val="single" w:sz="4" w:space="0" w:color="auto"/>
            </w:tcBorders>
          </w:tcPr>
          <w:p w14:paraId="130EA8D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p>
        </w:tc>
        <w:tc>
          <w:tcPr>
            <w:tcW w:w="953" w:type="dxa"/>
            <w:tcBorders>
              <w:top w:val="single" w:sz="4" w:space="0" w:color="auto"/>
              <w:left w:val="single" w:sz="4" w:space="0" w:color="auto"/>
              <w:bottom w:val="single" w:sz="4" w:space="0" w:color="auto"/>
              <w:right w:val="single" w:sz="4" w:space="0" w:color="auto"/>
            </w:tcBorders>
          </w:tcPr>
          <w:p w14:paraId="346FF16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–24</w:t>
            </w:r>
          </w:p>
        </w:tc>
        <w:tc>
          <w:tcPr>
            <w:tcW w:w="967" w:type="dxa"/>
            <w:tcBorders>
              <w:top w:val="single" w:sz="4" w:space="0" w:color="auto"/>
              <w:left w:val="single" w:sz="4" w:space="0" w:color="auto"/>
              <w:bottom w:val="single" w:sz="4" w:space="0" w:color="auto"/>
              <w:right w:val="single" w:sz="4" w:space="0" w:color="auto"/>
            </w:tcBorders>
          </w:tcPr>
          <w:p w14:paraId="458D1C0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–23.8</w:t>
            </w:r>
          </w:p>
        </w:tc>
        <w:tc>
          <w:tcPr>
            <w:tcW w:w="889" w:type="dxa"/>
            <w:tcBorders>
              <w:top w:val="single" w:sz="4" w:space="0" w:color="auto"/>
              <w:left w:val="single" w:sz="4" w:space="0" w:color="auto"/>
              <w:bottom w:val="single" w:sz="4" w:space="0" w:color="auto"/>
              <w:right w:val="single" w:sz="4" w:space="0" w:color="auto"/>
            </w:tcBorders>
          </w:tcPr>
          <w:p w14:paraId="517A0B2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–14</w:t>
            </w:r>
          </w:p>
        </w:tc>
        <w:tc>
          <w:tcPr>
            <w:tcW w:w="942" w:type="dxa"/>
            <w:tcBorders>
              <w:top w:val="single" w:sz="4" w:space="0" w:color="auto"/>
              <w:left w:val="single" w:sz="4" w:space="0" w:color="auto"/>
              <w:bottom w:val="single" w:sz="4" w:space="0" w:color="auto"/>
              <w:right w:val="single" w:sz="4" w:space="0" w:color="auto"/>
            </w:tcBorders>
          </w:tcPr>
          <w:p w14:paraId="520BCDC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–24</w:t>
            </w:r>
          </w:p>
        </w:tc>
        <w:tc>
          <w:tcPr>
            <w:tcW w:w="944" w:type="dxa"/>
            <w:tcBorders>
              <w:top w:val="single" w:sz="4" w:space="0" w:color="auto"/>
              <w:left w:val="single" w:sz="4" w:space="0" w:color="auto"/>
              <w:bottom w:val="single" w:sz="4" w:space="0" w:color="auto"/>
              <w:right w:val="single" w:sz="4" w:space="0" w:color="auto"/>
            </w:tcBorders>
          </w:tcPr>
          <w:p w14:paraId="29E35FD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–18</w:t>
            </w:r>
          </w:p>
        </w:tc>
        <w:tc>
          <w:tcPr>
            <w:tcW w:w="944" w:type="dxa"/>
            <w:tcBorders>
              <w:top w:val="single" w:sz="4" w:space="0" w:color="auto"/>
              <w:left w:val="single" w:sz="4" w:space="0" w:color="auto"/>
              <w:bottom w:val="single" w:sz="4" w:space="0" w:color="auto"/>
              <w:right w:val="single" w:sz="4" w:space="0" w:color="auto"/>
            </w:tcBorders>
          </w:tcPr>
          <w:p w14:paraId="12E03BD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–24</w:t>
            </w:r>
          </w:p>
        </w:tc>
        <w:tc>
          <w:tcPr>
            <w:tcW w:w="944" w:type="dxa"/>
            <w:tcBorders>
              <w:top w:val="single" w:sz="4" w:space="0" w:color="auto"/>
              <w:left w:val="single" w:sz="4" w:space="0" w:color="auto"/>
              <w:bottom w:val="single" w:sz="4" w:space="0" w:color="auto"/>
              <w:right w:val="single" w:sz="4" w:space="0" w:color="auto"/>
            </w:tcBorders>
          </w:tcPr>
          <w:p w14:paraId="3F65135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–24</w:t>
            </w:r>
          </w:p>
        </w:tc>
      </w:tr>
      <w:tr w:rsidR="00CE0E58" w:rsidRPr="00BE2B58" w14:paraId="17389C85"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72F2B33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sz w:val="16"/>
              </w:rPr>
              <w:t>Minimum elevation angle (degrees)</w:t>
            </w:r>
          </w:p>
        </w:tc>
        <w:tc>
          <w:tcPr>
            <w:tcW w:w="956" w:type="dxa"/>
            <w:tcBorders>
              <w:top w:val="single" w:sz="4" w:space="0" w:color="auto"/>
              <w:left w:val="single" w:sz="4" w:space="0" w:color="auto"/>
              <w:bottom w:val="single" w:sz="4" w:space="0" w:color="auto"/>
              <w:right w:val="single" w:sz="4" w:space="0" w:color="auto"/>
            </w:tcBorders>
          </w:tcPr>
          <w:p w14:paraId="63D2FC8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8.3</w:t>
            </w:r>
          </w:p>
        </w:tc>
        <w:tc>
          <w:tcPr>
            <w:tcW w:w="975" w:type="dxa"/>
            <w:tcBorders>
              <w:top w:val="single" w:sz="4" w:space="0" w:color="auto"/>
              <w:left w:val="single" w:sz="4" w:space="0" w:color="auto"/>
              <w:bottom w:val="single" w:sz="4" w:space="0" w:color="auto"/>
              <w:right w:val="single" w:sz="4" w:space="0" w:color="auto"/>
            </w:tcBorders>
          </w:tcPr>
          <w:p w14:paraId="302ED17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20</w:t>
            </w:r>
          </w:p>
        </w:tc>
        <w:tc>
          <w:tcPr>
            <w:tcW w:w="967" w:type="dxa"/>
            <w:tcBorders>
              <w:top w:val="single" w:sz="4" w:space="0" w:color="auto"/>
              <w:left w:val="single" w:sz="4" w:space="0" w:color="auto"/>
              <w:bottom w:val="single" w:sz="4" w:space="0" w:color="auto"/>
              <w:right w:val="single" w:sz="4" w:space="0" w:color="auto"/>
            </w:tcBorders>
          </w:tcPr>
          <w:p w14:paraId="0F257BF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15</w:t>
            </w:r>
          </w:p>
        </w:tc>
        <w:tc>
          <w:tcPr>
            <w:tcW w:w="966" w:type="dxa"/>
            <w:tcBorders>
              <w:top w:val="single" w:sz="4" w:space="0" w:color="auto"/>
              <w:left w:val="single" w:sz="4" w:space="0" w:color="auto"/>
              <w:bottom w:val="single" w:sz="4" w:space="0" w:color="auto"/>
              <w:right w:val="single" w:sz="4" w:space="0" w:color="auto"/>
            </w:tcBorders>
          </w:tcPr>
          <w:p w14:paraId="2C11C17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10</w:t>
            </w:r>
          </w:p>
        </w:tc>
        <w:tc>
          <w:tcPr>
            <w:tcW w:w="884" w:type="dxa"/>
            <w:tcBorders>
              <w:top w:val="single" w:sz="4" w:space="0" w:color="auto"/>
              <w:left w:val="single" w:sz="4" w:space="0" w:color="auto"/>
              <w:bottom w:val="single" w:sz="4" w:space="0" w:color="auto"/>
              <w:right w:val="single" w:sz="4" w:space="0" w:color="auto"/>
            </w:tcBorders>
          </w:tcPr>
          <w:p w14:paraId="4037F36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p>
        </w:tc>
        <w:tc>
          <w:tcPr>
            <w:tcW w:w="939" w:type="dxa"/>
            <w:tcBorders>
              <w:top w:val="single" w:sz="4" w:space="0" w:color="auto"/>
              <w:left w:val="single" w:sz="4" w:space="0" w:color="auto"/>
              <w:bottom w:val="single" w:sz="4" w:space="0" w:color="auto"/>
              <w:right w:val="single" w:sz="4" w:space="0" w:color="auto"/>
            </w:tcBorders>
          </w:tcPr>
          <w:p w14:paraId="3D81BC5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15</w:t>
            </w:r>
          </w:p>
        </w:tc>
        <w:tc>
          <w:tcPr>
            <w:tcW w:w="952" w:type="dxa"/>
            <w:tcBorders>
              <w:top w:val="single" w:sz="4" w:space="0" w:color="auto"/>
              <w:left w:val="single" w:sz="4" w:space="0" w:color="auto"/>
              <w:bottom w:val="single" w:sz="4" w:space="0" w:color="auto"/>
              <w:right w:val="single" w:sz="4" w:space="0" w:color="auto"/>
            </w:tcBorders>
          </w:tcPr>
          <w:p w14:paraId="3522399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p>
        </w:tc>
        <w:tc>
          <w:tcPr>
            <w:tcW w:w="953" w:type="dxa"/>
            <w:tcBorders>
              <w:top w:val="single" w:sz="4" w:space="0" w:color="auto"/>
              <w:left w:val="single" w:sz="4" w:space="0" w:color="auto"/>
              <w:bottom w:val="single" w:sz="4" w:space="0" w:color="auto"/>
              <w:right w:val="single" w:sz="4" w:space="0" w:color="auto"/>
            </w:tcBorders>
          </w:tcPr>
          <w:p w14:paraId="7D08C26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10</w:t>
            </w:r>
          </w:p>
        </w:tc>
        <w:tc>
          <w:tcPr>
            <w:tcW w:w="967" w:type="dxa"/>
            <w:tcBorders>
              <w:top w:val="single" w:sz="4" w:space="0" w:color="auto"/>
              <w:left w:val="single" w:sz="4" w:space="0" w:color="auto"/>
              <w:bottom w:val="single" w:sz="4" w:space="0" w:color="auto"/>
              <w:right w:val="single" w:sz="4" w:space="0" w:color="auto"/>
            </w:tcBorders>
          </w:tcPr>
          <w:p w14:paraId="5416D41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7</w:t>
            </w:r>
          </w:p>
        </w:tc>
        <w:tc>
          <w:tcPr>
            <w:tcW w:w="889" w:type="dxa"/>
            <w:tcBorders>
              <w:top w:val="single" w:sz="4" w:space="0" w:color="auto"/>
              <w:left w:val="single" w:sz="4" w:space="0" w:color="auto"/>
              <w:bottom w:val="single" w:sz="4" w:space="0" w:color="auto"/>
              <w:right w:val="single" w:sz="4" w:space="0" w:color="auto"/>
            </w:tcBorders>
          </w:tcPr>
          <w:p w14:paraId="0AD44F8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10</w:t>
            </w:r>
          </w:p>
        </w:tc>
        <w:tc>
          <w:tcPr>
            <w:tcW w:w="942" w:type="dxa"/>
            <w:tcBorders>
              <w:top w:val="single" w:sz="4" w:space="0" w:color="auto"/>
              <w:left w:val="single" w:sz="4" w:space="0" w:color="auto"/>
              <w:bottom w:val="single" w:sz="4" w:space="0" w:color="auto"/>
              <w:right w:val="single" w:sz="4" w:space="0" w:color="auto"/>
            </w:tcBorders>
          </w:tcPr>
          <w:p w14:paraId="0DFCA71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10</w:t>
            </w:r>
          </w:p>
        </w:tc>
        <w:tc>
          <w:tcPr>
            <w:tcW w:w="944" w:type="dxa"/>
            <w:tcBorders>
              <w:top w:val="single" w:sz="4" w:space="0" w:color="auto"/>
              <w:left w:val="single" w:sz="4" w:space="0" w:color="auto"/>
              <w:bottom w:val="single" w:sz="4" w:space="0" w:color="auto"/>
              <w:right w:val="single" w:sz="4" w:space="0" w:color="auto"/>
            </w:tcBorders>
          </w:tcPr>
          <w:p w14:paraId="30A3198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10</w:t>
            </w:r>
          </w:p>
        </w:tc>
        <w:tc>
          <w:tcPr>
            <w:tcW w:w="944" w:type="dxa"/>
            <w:tcBorders>
              <w:top w:val="single" w:sz="4" w:space="0" w:color="auto"/>
              <w:left w:val="single" w:sz="4" w:space="0" w:color="auto"/>
              <w:bottom w:val="single" w:sz="4" w:space="0" w:color="auto"/>
              <w:right w:val="single" w:sz="4" w:space="0" w:color="auto"/>
            </w:tcBorders>
          </w:tcPr>
          <w:p w14:paraId="7C168F9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10</w:t>
            </w:r>
          </w:p>
        </w:tc>
        <w:tc>
          <w:tcPr>
            <w:tcW w:w="944" w:type="dxa"/>
            <w:tcBorders>
              <w:top w:val="single" w:sz="4" w:space="0" w:color="auto"/>
              <w:left w:val="single" w:sz="4" w:space="0" w:color="auto"/>
              <w:bottom w:val="single" w:sz="4" w:space="0" w:color="auto"/>
              <w:right w:val="single" w:sz="4" w:space="0" w:color="auto"/>
            </w:tcBorders>
          </w:tcPr>
          <w:p w14:paraId="088FFF0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10</w:t>
            </w:r>
          </w:p>
        </w:tc>
      </w:tr>
      <w:tr w:rsidR="00CE0E58" w:rsidRPr="00BE2B58" w14:paraId="505C3712" w14:textId="77777777" w:rsidTr="00BA48A0">
        <w:trPr>
          <w:cantSplit/>
          <w:jc w:val="center"/>
        </w:trPr>
        <w:tc>
          <w:tcPr>
            <w:tcW w:w="13231" w:type="dxa"/>
            <w:gridSpan w:val="12"/>
            <w:tcBorders>
              <w:top w:val="single" w:sz="4" w:space="0" w:color="auto"/>
              <w:left w:val="single" w:sz="4" w:space="0" w:color="auto"/>
              <w:bottom w:val="single" w:sz="4" w:space="0" w:color="auto"/>
              <w:right w:val="single" w:sz="4" w:space="0" w:color="auto"/>
            </w:tcBorders>
          </w:tcPr>
          <w:p w14:paraId="71D96B6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i/>
                <w:sz w:val="16"/>
              </w:rPr>
              <w:t>Transmission parameters</w:t>
            </w:r>
          </w:p>
        </w:tc>
        <w:tc>
          <w:tcPr>
            <w:tcW w:w="944" w:type="dxa"/>
            <w:tcBorders>
              <w:top w:val="single" w:sz="4" w:space="0" w:color="auto"/>
              <w:left w:val="single" w:sz="4" w:space="0" w:color="auto"/>
              <w:bottom w:val="single" w:sz="4" w:space="0" w:color="auto"/>
              <w:right w:val="single" w:sz="4" w:space="0" w:color="auto"/>
            </w:tcBorders>
          </w:tcPr>
          <w:p w14:paraId="3CF9A35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vertAlign w:val="superscript"/>
              </w:rPr>
              <w:t>(2)</w:t>
            </w:r>
          </w:p>
        </w:tc>
        <w:tc>
          <w:tcPr>
            <w:tcW w:w="944" w:type="dxa"/>
            <w:tcBorders>
              <w:top w:val="single" w:sz="4" w:space="0" w:color="auto"/>
              <w:left w:val="single" w:sz="4" w:space="0" w:color="auto"/>
              <w:bottom w:val="single" w:sz="4" w:space="0" w:color="auto"/>
              <w:right w:val="single" w:sz="4" w:space="0" w:color="auto"/>
            </w:tcBorders>
          </w:tcPr>
          <w:p w14:paraId="4FFBE32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vertAlign w:val="superscript"/>
              </w:rPr>
            </w:pPr>
          </w:p>
        </w:tc>
        <w:tc>
          <w:tcPr>
            <w:tcW w:w="944" w:type="dxa"/>
            <w:tcBorders>
              <w:top w:val="single" w:sz="4" w:space="0" w:color="auto"/>
              <w:left w:val="single" w:sz="4" w:space="0" w:color="auto"/>
              <w:bottom w:val="single" w:sz="4" w:space="0" w:color="auto"/>
              <w:right w:val="single" w:sz="4" w:space="0" w:color="auto"/>
            </w:tcBorders>
          </w:tcPr>
          <w:p w14:paraId="0D45F88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vertAlign w:val="superscript"/>
              </w:rPr>
            </w:pPr>
          </w:p>
        </w:tc>
      </w:tr>
      <w:tr w:rsidR="00CE0E58" w:rsidRPr="00BE2B58" w14:paraId="2E3447E9"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7CB99A2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sz w:val="16"/>
              </w:rPr>
              <w:t>Modulation</w:t>
            </w:r>
          </w:p>
        </w:tc>
        <w:tc>
          <w:tcPr>
            <w:tcW w:w="956" w:type="dxa"/>
            <w:tcBorders>
              <w:top w:val="single" w:sz="4" w:space="0" w:color="auto"/>
              <w:left w:val="single" w:sz="4" w:space="0" w:color="auto"/>
              <w:bottom w:val="single" w:sz="4" w:space="0" w:color="auto"/>
              <w:right w:val="single" w:sz="4" w:space="0" w:color="auto"/>
            </w:tcBorders>
          </w:tcPr>
          <w:p w14:paraId="775CE57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QPSK</w:t>
            </w:r>
          </w:p>
        </w:tc>
        <w:tc>
          <w:tcPr>
            <w:tcW w:w="975" w:type="dxa"/>
            <w:tcBorders>
              <w:top w:val="single" w:sz="4" w:space="0" w:color="auto"/>
              <w:left w:val="single" w:sz="4" w:space="0" w:color="auto"/>
              <w:bottom w:val="single" w:sz="4" w:space="0" w:color="auto"/>
              <w:right w:val="single" w:sz="4" w:space="0" w:color="auto"/>
            </w:tcBorders>
          </w:tcPr>
          <w:p w14:paraId="41DB47A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QPSK</w:t>
            </w:r>
          </w:p>
        </w:tc>
        <w:tc>
          <w:tcPr>
            <w:tcW w:w="967" w:type="dxa"/>
            <w:tcBorders>
              <w:top w:val="single" w:sz="4" w:space="0" w:color="auto"/>
              <w:left w:val="single" w:sz="4" w:space="0" w:color="auto"/>
              <w:bottom w:val="single" w:sz="4" w:space="0" w:color="auto"/>
              <w:right w:val="single" w:sz="4" w:space="0" w:color="auto"/>
            </w:tcBorders>
          </w:tcPr>
          <w:p w14:paraId="14592B5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QPSK</w:t>
            </w:r>
          </w:p>
        </w:tc>
        <w:tc>
          <w:tcPr>
            <w:tcW w:w="966" w:type="dxa"/>
            <w:tcBorders>
              <w:top w:val="single" w:sz="4" w:space="0" w:color="auto"/>
              <w:left w:val="single" w:sz="4" w:space="0" w:color="auto"/>
              <w:bottom w:val="single" w:sz="4" w:space="0" w:color="auto"/>
              <w:right w:val="single" w:sz="4" w:space="0" w:color="auto"/>
            </w:tcBorders>
          </w:tcPr>
          <w:p w14:paraId="3BE04F4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QPSK</w:t>
            </w:r>
          </w:p>
        </w:tc>
        <w:tc>
          <w:tcPr>
            <w:tcW w:w="2775" w:type="dxa"/>
            <w:gridSpan w:val="3"/>
            <w:tcBorders>
              <w:top w:val="single" w:sz="4" w:space="0" w:color="auto"/>
              <w:left w:val="single" w:sz="4" w:space="0" w:color="auto"/>
              <w:bottom w:val="single" w:sz="4" w:space="0" w:color="auto"/>
              <w:right w:val="single" w:sz="4" w:space="0" w:color="auto"/>
            </w:tcBorders>
          </w:tcPr>
          <w:p w14:paraId="274DD96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QPSK</w:t>
            </w:r>
          </w:p>
        </w:tc>
        <w:tc>
          <w:tcPr>
            <w:tcW w:w="953" w:type="dxa"/>
            <w:tcBorders>
              <w:top w:val="single" w:sz="4" w:space="0" w:color="auto"/>
              <w:left w:val="single" w:sz="4" w:space="0" w:color="auto"/>
              <w:bottom w:val="single" w:sz="4" w:space="0" w:color="auto"/>
              <w:right w:val="single" w:sz="4" w:space="0" w:color="auto"/>
            </w:tcBorders>
          </w:tcPr>
          <w:p w14:paraId="709A9F0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QPSK</w:t>
            </w:r>
          </w:p>
        </w:tc>
        <w:tc>
          <w:tcPr>
            <w:tcW w:w="967" w:type="dxa"/>
            <w:tcBorders>
              <w:top w:val="single" w:sz="4" w:space="0" w:color="auto"/>
              <w:left w:val="single" w:sz="4" w:space="0" w:color="auto"/>
              <w:bottom w:val="single" w:sz="4" w:space="0" w:color="auto"/>
              <w:right w:val="single" w:sz="4" w:space="0" w:color="auto"/>
            </w:tcBorders>
          </w:tcPr>
          <w:p w14:paraId="76D4DD5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QPSK</w:t>
            </w:r>
          </w:p>
        </w:tc>
        <w:tc>
          <w:tcPr>
            <w:tcW w:w="889" w:type="dxa"/>
            <w:tcBorders>
              <w:top w:val="single" w:sz="4" w:space="0" w:color="auto"/>
              <w:left w:val="single" w:sz="4" w:space="0" w:color="auto"/>
              <w:bottom w:val="single" w:sz="4" w:space="0" w:color="auto"/>
              <w:right w:val="single" w:sz="4" w:space="0" w:color="auto"/>
            </w:tcBorders>
          </w:tcPr>
          <w:p w14:paraId="5F3C12D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QPSK</w:t>
            </w:r>
          </w:p>
        </w:tc>
        <w:tc>
          <w:tcPr>
            <w:tcW w:w="942" w:type="dxa"/>
            <w:tcBorders>
              <w:top w:val="single" w:sz="4" w:space="0" w:color="auto"/>
              <w:left w:val="single" w:sz="4" w:space="0" w:color="auto"/>
              <w:bottom w:val="single" w:sz="4" w:space="0" w:color="auto"/>
              <w:right w:val="single" w:sz="4" w:space="0" w:color="auto"/>
            </w:tcBorders>
          </w:tcPr>
          <w:p w14:paraId="1EAACF6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QPSK</w:t>
            </w:r>
          </w:p>
        </w:tc>
        <w:tc>
          <w:tcPr>
            <w:tcW w:w="944" w:type="dxa"/>
            <w:tcBorders>
              <w:top w:val="single" w:sz="4" w:space="0" w:color="auto"/>
              <w:left w:val="single" w:sz="4" w:space="0" w:color="auto"/>
              <w:bottom w:val="single" w:sz="4" w:space="0" w:color="auto"/>
              <w:right w:val="single" w:sz="4" w:space="0" w:color="auto"/>
            </w:tcBorders>
          </w:tcPr>
          <w:p w14:paraId="19E305A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QPSK</w:t>
            </w:r>
          </w:p>
        </w:tc>
        <w:tc>
          <w:tcPr>
            <w:tcW w:w="944" w:type="dxa"/>
            <w:tcBorders>
              <w:top w:val="single" w:sz="4" w:space="0" w:color="auto"/>
              <w:left w:val="single" w:sz="4" w:space="0" w:color="auto"/>
              <w:bottom w:val="single" w:sz="4" w:space="0" w:color="auto"/>
              <w:right w:val="single" w:sz="4" w:space="0" w:color="auto"/>
            </w:tcBorders>
          </w:tcPr>
          <w:p w14:paraId="355C6E5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szCs w:val="16"/>
              </w:rPr>
              <w:t>QPSK</w:t>
            </w:r>
          </w:p>
        </w:tc>
        <w:tc>
          <w:tcPr>
            <w:tcW w:w="944" w:type="dxa"/>
            <w:tcBorders>
              <w:top w:val="single" w:sz="4" w:space="0" w:color="auto"/>
              <w:left w:val="single" w:sz="4" w:space="0" w:color="auto"/>
              <w:bottom w:val="single" w:sz="4" w:space="0" w:color="auto"/>
              <w:right w:val="single" w:sz="4" w:space="0" w:color="auto"/>
            </w:tcBorders>
          </w:tcPr>
          <w:p w14:paraId="36030DC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szCs w:val="16"/>
              </w:rPr>
              <w:t>QPSK</w:t>
            </w:r>
          </w:p>
        </w:tc>
      </w:tr>
      <w:tr w:rsidR="00CE0E58" w:rsidRPr="00BE2B58" w14:paraId="26C86D16"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26B78D7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sz w:val="16"/>
              </w:rPr>
              <w:t>Coding</w:t>
            </w:r>
          </w:p>
        </w:tc>
        <w:tc>
          <w:tcPr>
            <w:tcW w:w="956" w:type="dxa"/>
            <w:tcBorders>
              <w:top w:val="single" w:sz="4" w:space="0" w:color="auto"/>
              <w:left w:val="single" w:sz="4" w:space="0" w:color="auto"/>
              <w:bottom w:val="single" w:sz="4" w:space="0" w:color="auto"/>
              <w:right w:val="single" w:sz="4" w:space="0" w:color="auto"/>
            </w:tcBorders>
          </w:tcPr>
          <w:p w14:paraId="6ABABD3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FEC</w:t>
            </w:r>
          </w:p>
        </w:tc>
        <w:tc>
          <w:tcPr>
            <w:tcW w:w="975" w:type="dxa"/>
            <w:tcBorders>
              <w:top w:val="single" w:sz="4" w:space="0" w:color="auto"/>
              <w:left w:val="single" w:sz="4" w:space="0" w:color="auto"/>
              <w:bottom w:val="single" w:sz="4" w:space="0" w:color="auto"/>
              <w:right w:val="single" w:sz="4" w:space="0" w:color="auto"/>
            </w:tcBorders>
          </w:tcPr>
          <w:p w14:paraId="18F9963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FEC</w:t>
            </w:r>
          </w:p>
        </w:tc>
        <w:tc>
          <w:tcPr>
            <w:tcW w:w="967" w:type="dxa"/>
            <w:tcBorders>
              <w:top w:val="single" w:sz="4" w:space="0" w:color="auto"/>
              <w:left w:val="single" w:sz="4" w:space="0" w:color="auto"/>
              <w:bottom w:val="single" w:sz="4" w:space="0" w:color="auto"/>
              <w:right w:val="single" w:sz="4" w:space="0" w:color="auto"/>
            </w:tcBorders>
          </w:tcPr>
          <w:p w14:paraId="3A03738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FEC</w:t>
            </w:r>
          </w:p>
        </w:tc>
        <w:tc>
          <w:tcPr>
            <w:tcW w:w="966" w:type="dxa"/>
            <w:tcBorders>
              <w:top w:val="single" w:sz="4" w:space="0" w:color="auto"/>
              <w:left w:val="single" w:sz="4" w:space="0" w:color="auto"/>
              <w:bottom w:val="single" w:sz="4" w:space="0" w:color="auto"/>
              <w:right w:val="single" w:sz="4" w:space="0" w:color="auto"/>
            </w:tcBorders>
          </w:tcPr>
          <w:p w14:paraId="31749FF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FEC</w:t>
            </w:r>
          </w:p>
        </w:tc>
        <w:tc>
          <w:tcPr>
            <w:tcW w:w="2775" w:type="dxa"/>
            <w:gridSpan w:val="3"/>
            <w:tcBorders>
              <w:top w:val="single" w:sz="4" w:space="0" w:color="auto"/>
              <w:left w:val="single" w:sz="4" w:space="0" w:color="auto"/>
              <w:bottom w:val="single" w:sz="4" w:space="0" w:color="auto"/>
              <w:right w:val="single" w:sz="4" w:space="0" w:color="auto"/>
            </w:tcBorders>
          </w:tcPr>
          <w:p w14:paraId="6229CC5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 xml:space="preserve">FEC rate 1/3, </w:t>
            </w:r>
            <w:r w:rsidRPr="00BE2B58">
              <w:rPr>
                <w:rFonts w:eastAsia="SimSun"/>
                <w:i/>
                <w:sz w:val="16"/>
              </w:rPr>
              <w:t>K</w:t>
            </w:r>
            <w:r w:rsidRPr="00BE2B58">
              <w:rPr>
                <w:rFonts w:ascii="Symbol" w:eastAsia="SimSun" w:hAnsi="Symbol"/>
                <w:sz w:val="16"/>
              </w:rPr>
              <w:t></w:t>
            </w:r>
            <w:r w:rsidRPr="00BE2B58">
              <w:rPr>
                <w:rFonts w:eastAsia="SimSun"/>
                <w:sz w:val="16"/>
              </w:rPr>
              <w:t xml:space="preserve"> 9</w:t>
            </w:r>
          </w:p>
        </w:tc>
        <w:tc>
          <w:tcPr>
            <w:tcW w:w="953" w:type="dxa"/>
            <w:tcBorders>
              <w:top w:val="single" w:sz="4" w:space="0" w:color="auto"/>
              <w:left w:val="single" w:sz="4" w:space="0" w:color="auto"/>
              <w:bottom w:val="single" w:sz="4" w:space="0" w:color="auto"/>
              <w:right w:val="single" w:sz="4" w:space="0" w:color="auto"/>
            </w:tcBorders>
          </w:tcPr>
          <w:p w14:paraId="7890872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FEC</w:t>
            </w:r>
          </w:p>
        </w:tc>
        <w:tc>
          <w:tcPr>
            <w:tcW w:w="967" w:type="dxa"/>
            <w:tcBorders>
              <w:top w:val="single" w:sz="4" w:space="0" w:color="auto"/>
              <w:left w:val="single" w:sz="4" w:space="0" w:color="auto"/>
              <w:bottom w:val="single" w:sz="4" w:space="0" w:color="auto"/>
              <w:right w:val="single" w:sz="4" w:space="0" w:color="auto"/>
            </w:tcBorders>
          </w:tcPr>
          <w:p w14:paraId="5B9EF9A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FEC</w:t>
            </w:r>
          </w:p>
        </w:tc>
        <w:tc>
          <w:tcPr>
            <w:tcW w:w="889" w:type="dxa"/>
            <w:tcBorders>
              <w:top w:val="single" w:sz="4" w:space="0" w:color="auto"/>
              <w:left w:val="single" w:sz="4" w:space="0" w:color="auto"/>
              <w:bottom w:val="single" w:sz="4" w:space="0" w:color="auto"/>
              <w:right w:val="single" w:sz="4" w:space="0" w:color="auto"/>
            </w:tcBorders>
          </w:tcPr>
          <w:p w14:paraId="7CDC64F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FEC</w:t>
            </w:r>
          </w:p>
        </w:tc>
        <w:tc>
          <w:tcPr>
            <w:tcW w:w="942" w:type="dxa"/>
            <w:tcBorders>
              <w:top w:val="single" w:sz="4" w:space="0" w:color="auto"/>
              <w:left w:val="single" w:sz="4" w:space="0" w:color="auto"/>
              <w:bottom w:val="single" w:sz="4" w:space="0" w:color="auto"/>
              <w:right w:val="single" w:sz="4" w:space="0" w:color="auto"/>
            </w:tcBorders>
          </w:tcPr>
          <w:p w14:paraId="2E19534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FEC</w:t>
            </w:r>
          </w:p>
        </w:tc>
        <w:tc>
          <w:tcPr>
            <w:tcW w:w="944" w:type="dxa"/>
            <w:tcBorders>
              <w:top w:val="single" w:sz="4" w:space="0" w:color="auto"/>
              <w:left w:val="single" w:sz="4" w:space="0" w:color="auto"/>
              <w:bottom w:val="single" w:sz="4" w:space="0" w:color="auto"/>
              <w:right w:val="single" w:sz="4" w:space="0" w:color="auto"/>
            </w:tcBorders>
          </w:tcPr>
          <w:p w14:paraId="1C9BDF6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lang w:val="en-US"/>
              </w:rPr>
            </w:pPr>
            <w:proofErr w:type="spellStart"/>
            <w:r w:rsidRPr="00BE2B58">
              <w:rPr>
                <w:rFonts w:eastAsia="SimSun"/>
                <w:sz w:val="16"/>
              </w:rPr>
              <w:t>Convolu</w:t>
            </w:r>
            <w:proofErr w:type="spellEnd"/>
            <w:r w:rsidRPr="00BE2B58">
              <w:rPr>
                <w:rFonts w:eastAsia="SimSun"/>
                <w:sz w:val="16"/>
              </w:rPr>
              <w:t>-</w:t>
            </w:r>
            <w:r w:rsidRPr="00BE2B58">
              <w:rPr>
                <w:rFonts w:eastAsia="SimSun"/>
                <w:sz w:val="16"/>
              </w:rPr>
              <w:br/>
            </w:r>
            <w:proofErr w:type="spellStart"/>
            <w:r w:rsidRPr="00BE2B58">
              <w:rPr>
                <w:rFonts w:eastAsia="SimSun"/>
                <w:sz w:val="16"/>
              </w:rPr>
              <w:t>tional</w:t>
            </w:r>
            <w:proofErr w:type="spellEnd"/>
            <w:r w:rsidRPr="00BE2B58">
              <w:rPr>
                <w:rFonts w:eastAsia="SimSun"/>
                <w:sz w:val="16"/>
              </w:rPr>
              <w:t xml:space="preserve"> code </w:t>
            </w:r>
            <w:r w:rsidRPr="00BE2B58">
              <w:rPr>
                <w:rFonts w:eastAsia="SimSun"/>
                <w:sz w:val="16"/>
              </w:rPr>
              <w:br/>
              <w:t xml:space="preserve">rate 1/2, </w:t>
            </w:r>
            <w:r w:rsidRPr="00BE2B58">
              <w:rPr>
                <w:rFonts w:eastAsia="SimSun"/>
                <w:i/>
                <w:iCs/>
                <w:sz w:val="16"/>
              </w:rPr>
              <w:t>K</w:t>
            </w:r>
            <w:r w:rsidRPr="00BE2B58">
              <w:rPr>
                <w:rFonts w:eastAsia="SimSun"/>
                <w:sz w:val="16"/>
              </w:rPr>
              <w:t> </w:t>
            </w:r>
            <w:r w:rsidRPr="00BE2B58">
              <w:rPr>
                <w:rFonts w:ascii="Symbol" w:eastAsia="SimSun" w:hAnsi="Symbol"/>
                <w:sz w:val="16"/>
              </w:rPr>
              <w:t></w:t>
            </w:r>
            <w:r w:rsidRPr="00BE2B58">
              <w:rPr>
                <w:rFonts w:eastAsia="SimSun"/>
                <w:sz w:val="16"/>
              </w:rPr>
              <w:t> 7</w:t>
            </w:r>
          </w:p>
        </w:tc>
        <w:tc>
          <w:tcPr>
            <w:tcW w:w="944" w:type="dxa"/>
            <w:tcBorders>
              <w:top w:val="single" w:sz="4" w:space="0" w:color="auto"/>
              <w:left w:val="single" w:sz="4" w:space="0" w:color="auto"/>
              <w:bottom w:val="single" w:sz="4" w:space="0" w:color="auto"/>
              <w:right w:val="single" w:sz="4" w:space="0" w:color="auto"/>
            </w:tcBorders>
          </w:tcPr>
          <w:p w14:paraId="22D700E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szCs w:val="16"/>
              </w:rPr>
            </w:pPr>
            <w:r w:rsidRPr="00BE2B58">
              <w:rPr>
                <w:rFonts w:eastAsia="SimSun"/>
                <w:sz w:val="16"/>
                <w:szCs w:val="16"/>
              </w:rPr>
              <w:t>FEC</w:t>
            </w:r>
          </w:p>
        </w:tc>
        <w:tc>
          <w:tcPr>
            <w:tcW w:w="944" w:type="dxa"/>
            <w:tcBorders>
              <w:top w:val="single" w:sz="4" w:space="0" w:color="auto"/>
              <w:left w:val="single" w:sz="4" w:space="0" w:color="auto"/>
              <w:bottom w:val="single" w:sz="4" w:space="0" w:color="auto"/>
              <w:right w:val="single" w:sz="4" w:space="0" w:color="auto"/>
            </w:tcBorders>
          </w:tcPr>
          <w:p w14:paraId="2D4AB9D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ind w:left="-57" w:right="57"/>
              <w:jc w:val="center"/>
              <w:rPr>
                <w:rFonts w:eastAsia="SimSun"/>
                <w:sz w:val="16"/>
                <w:szCs w:val="16"/>
              </w:rPr>
            </w:pPr>
            <w:r w:rsidRPr="00BE2B58">
              <w:rPr>
                <w:rFonts w:eastAsia="SimSun"/>
                <w:sz w:val="16"/>
                <w:szCs w:val="16"/>
              </w:rPr>
              <w:t>FEC</w:t>
            </w:r>
          </w:p>
        </w:tc>
      </w:tr>
      <w:tr w:rsidR="00CE0E58" w:rsidRPr="00BE2B58" w14:paraId="79DC8543"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720DA1C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en-US"/>
              </w:rPr>
            </w:pPr>
            <w:r w:rsidRPr="00BE2B58">
              <w:rPr>
                <w:rFonts w:eastAsia="SimSun"/>
                <w:sz w:val="16"/>
              </w:rPr>
              <w:t>Access scheme</w:t>
            </w:r>
          </w:p>
        </w:tc>
        <w:tc>
          <w:tcPr>
            <w:tcW w:w="956" w:type="dxa"/>
            <w:tcBorders>
              <w:top w:val="single" w:sz="4" w:space="0" w:color="auto"/>
              <w:left w:val="single" w:sz="4" w:space="0" w:color="auto"/>
              <w:bottom w:val="single" w:sz="4" w:space="0" w:color="auto"/>
              <w:right w:val="single" w:sz="4" w:space="0" w:color="auto"/>
            </w:tcBorders>
          </w:tcPr>
          <w:p w14:paraId="1003753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FDMA/</w:t>
            </w:r>
            <w:r w:rsidRPr="00BE2B58">
              <w:rPr>
                <w:rFonts w:eastAsia="SimSun"/>
                <w:sz w:val="16"/>
              </w:rPr>
              <w:br/>
              <w:t>TDMA</w:t>
            </w:r>
          </w:p>
        </w:tc>
        <w:tc>
          <w:tcPr>
            <w:tcW w:w="975" w:type="dxa"/>
            <w:tcBorders>
              <w:top w:val="single" w:sz="4" w:space="0" w:color="auto"/>
              <w:left w:val="single" w:sz="4" w:space="0" w:color="auto"/>
              <w:bottom w:val="single" w:sz="4" w:space="0" w:color="auto"/>
              <w:right w:val="single" w:sz="4" w:space="0" w:color="auto"/>
            </w:tcBorders>
          </w:tcPr>
          <w:p w14:paraId="6FB525A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FDMA/</w:t>
            </w:r>
            <w:r w:rsidRPr="00BE2B58">
              <w:rPr>
                <w:rFonts w:eastAsia="SimSun"/>
                <w:sz w:val="16"/>
              </w:rPr>
              <w:br/>
              <w:t>CDMA</w:t>
            </w:r>
          </w:p>
        </w:tc>
        <w:tc>
          <w:tcPr>
            <w:tcW w:w="967" w:type="dxa"/>
            <w:tcBorders>
              <w:top w:val="single" w:sz="4" w:space="0" w:color="auto"/>
              <w:left w:val="single" w:sz="4" w:space="0" w:color="auto"/>
              <w:bottom w:val="single" w:sz="4" w:space="0" w:color="auto"/>
              <w:right w:val="single" w:sz="4" w:space="0" w:color="auto"/>
            </w:tcBorders>
          </w:tcPr>
          <w:p w14:paraId="13738ED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FDMA/</w:t>
            </w:r>
            <w:r w:rsidRPr="00BE2B58">
              <w:rPr>
                <w:rFonts w:eastAsia="SimSun"/>
                <w:sz w:val="16"/>
              </w:rPr>
              <w:br/>
              <w:t>CDMA</w:t>
            </w:r>
          </w:p>
        </w:tc>
        <w:tc>
          <w:tcPr>
            <w:tcW w:w="966" w:type="dxa"/>
            <w:tcBorders>
              <w:top w:val="single" w:sz="4" w:space="0" w:color="auto"/>
              <w:left w:val="single" w:sz="4" w:space="0" w:color="auto"/>
              <w:bottom w:val="single" w:sz="4" w:space="0" w:color="auto"/>
              <w:right w:val="single" w:sz="4" w:space="0" w:color="auto"/>
            </w:tcBorders>
          </w:tcPr>
          <w:p w14:paraId="533B365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FDMA/</w:t>
            </w:r>
            <w:r w:rsidRPr="00BE2B58">
              <w:rPr>
                <w:rFonts w:eastAsia="SimSun"/>
                <w:sz w:val="16"/>
              </w:rPr>
              <w:br/>
              <w:t>CDMA</w:t>
            </w:r>
          </w:p>
        </w:tc>
        <w:tc>
          <w:tcPr>
            <w:tcW w:w="2775" w:type="dxa"/>
            <w:gridSpan w:val="3"/>
            <w:tcBorders>
              <w:top w:val="single" w:sz="4" w:space="0" w:color="auto"/>
              <w:left w:val="single" w:sz="4" w:space="0" w:color="auto"/>
              <w:bottom w:val="single" w:sz="4" w:space="0" w:color="auto"/>
              <w:right w:val="single" w:sz="4" w:space="0" w:color="auto"/>
            </w:tcBorders>
          </w:tcPr>
          <w:p w14:paraId="21A104A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CDMA</w:t>
            </w:r>
          </w:p>
        </w:tc>
        <w:tc>
          <w:tcPr>
            <w:tcW w:w="953" w:type="dxa"/>
            <w:tcBorders>
              <w:top w:val="single" w:sz="4" w:space="0" w:color="auto"/>
              <w:left w:val="single" w:sz="4" w:space="0" w:color="auto"/>
              <w:bottom w:val="single" w:sz="4" w:space="0" w:color="auto"/>
              <w:right w:val="single" w:sz="4" w:space="0" w:color="auto"/>
            </w:tcBorders>
          </w:tcPr>
          <w:p w14:paraId="393C01A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FDMA/</w:t>
            </w:r>
            <w:r w:rsidRPr="00BE2B58">
              <w:rPr>
                <w:rFonts w:eastAsia="SimSun"/>
                <w:sz w:val="16"/>
              </w:rPr>
              <w:br/>
              <w:t>TDMA</w:t>
            </w:r>
          </w:p>
        </w:tc>
        <w:tc>
          <w:tcPr>
            <w:tcW w:w="967" w:type="dxa"/>
            <w:tcBorders>
              <w:top w:val="single" w:sz="4" w:space="0" w:color="auto"/>
              <w:left w:val="single" w:sz="4" w:space="0" w:color="auto"/>
              <w:bottom w:val="single" w:sz="4" w:space="0" w:color="auto"/>
              <w:right w:val="single" w:sz="4" w:space="0" w:color="auto"/>
            </w:tcBorders>
          </w:tcPr>
          <w:p w14:paraId="4E179FE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FDMA/</w:t>
            </w:r>
            <w:r w:rsidRPr="00BE2B58">
              <w:rPr>
                <w:rFonts w:eastAsia="SimSun"/>
                <w:sz w:val="16"/>
              </w:rPr>
              <w:br/>
              <w:t>CDMA</w:t>
            </w:r>
          </w:p>
        </w:tc>
        <w:tc>
          <w:tcPr>
            <w:tcW w:w="889" w:type="dxa"/>
            <w:tcBorders>
              <w:top w:val="single" w:sz="4" w:space="0" w:color="auto"/>
              <w:left w:val="single" w:sz="4" w:space="0" w:color="auto"/>
              <w:bottom w:val="single" w:sz="4" w:space="0" w:color="auto"/>
              <w:right w:val="single" w:sz="4" w:space="0" w:color="auto"/>
            </w:tcBorders>
          </w:tcPr>
          <w:p w14:paraId="7B5F65D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FDMA/</w:t>
            </w:r>
            <w:r w:rsidRPr="00BE2B58">
              <w:rPr>
                <w:rFonts w:eastAsia="SimSun"/>
                <w:sz w:val="16"/>
              </w:rPr>
              <w:br/>
              <w:t>CDMA</w:t>
            </w:r>
          </w:p>
        </w:tc>
        <w:tc>
          <w:tcPr>
            <w:tcW w:w="942" w:type="dxa"/>
            <w:tcBorders>
              <w:top w:val="single" w:sz="4" w:space="0" w:color="auto"/>
              <w:left w:val="single" w:sz="4" w:space="0" w:color="auto"/>
              <w:bottom w:val="single" w:sz="4" w:space="0" w:color="auto"/>
              <w:right w:val="single" w:sz="4" w:space="0" w:color="auto"/>
            </w:tcBorders>
          </w:tcPr>
          <w:p w14:paraId="15D3F1E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FDMA/</w:t>
            </w:r>
            <w:r w:rsidRPr="00BE2B58">
              <w:rPr>
                <w:rFonts w:eastAsia="SimSun"/>
                <w:sz w:val="16"/>
              </w:rPr>
              <w:br/>
              <w:t>CDMA</w:t>
            </w:r>
          </w:p>
        </w:tc>
        <w:tc>
          <w:tcPr>
            <w:tcW w:w="944" w:type="dxa"/>
            <w:tcBorders>
              <w:top w:val="single" w:sz="4" w:space="0" w:color="auto"/>
              <w:left w:val="single" w:sz="4" w:space="0" w:color="auto"/>
              <w:bottom w:val="single" w:sz="4" w:space="0" w:color="auto"/>
              <w:right w:val="single" w:sz="4" w:space="0" w:color="auto"/>
            </w:tcBorders>
          </w:tcPr>
          <w:p w14:paraId="7EF324D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FDMA/</w:t>
            </w:r>
            <w:r w:rsidRPr="00BE2B58">
              <w:rPr>
                <w:rFonts w:eastAsia="SimSun"/>
                <w:sz w:val="16"/>
              </w:rPr>
              <w:br/>
              <w:t>CDMA</w:t>
            </w:r>
          </w:p>
        </w:tc>
        <w:tc>
          <w:tcPr>
            <w:tcW w:w="944" w:type="dxa"/>
            <w:tcBorders>
              <w:top w:val="single" w:sz="4" w:space="0" w:color="auto"/>
              <w:left w:val="single" w:sz="4" w:space="0" w:color="auto"/>
              <w:bottom w:val="single" w:sz="4" w:space="0" w:color="auto"/>
              <w:right w:val="single" w:sz="4" w:space="0" w:color="auto"/>
            </w:tcBorders>
          </w:tcPr>
          <w:p w14:paraId="50DA5A9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szCs w:val="16"/>
              </w:rPr>
              <w:t>CDMA</w:t>
            </w:r>
          </w:p>
        </w:tc>
        <w:tc>
          <w:tcPr>
            <w:tcW w:w="944" w:type="dxa"/>
            <w:tcBorders>
              <w:top w:val="single" w:sz="4" w:space="0" w:color="auto"/>
              <w:left w:val="single" w:sz="4" w:space="0" w:color="auto"/>
              <w:bottom w:val="single" w:sz="4" w:space="0" w:color="auto"/>
              <w:right w:val="single" w:sz="4" w:space="0" w:color="auto"/>
            </w:tcBorders>
          </w:tcPr>
          <w:p w14:paraId="63D1920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szCs w:val="16"/>
              </w:rPr>
              <w:t>CDMA</w:t>
            </w:r>
          </w:p>
        </w:tc>
      </w:tr>
      <w:tr w:rsidR="00CE0E58" w:rsidRPr="00BE2B58" w14:paraId="0BEEE8D2"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1BF1504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sz w:val="16"/>
              </w:rPr>
              <w:t>Duplex scheme</w:t>
            </w:r>
          </w:p>
        </w:tc>
        <w:tc>
          <w:tcPr>
            <w:tcW w:w="956" w:type="dxa"/>
            <w:tcBorders>
              <w:top w:val="single" w:sz="4" w:space="0" w:color="auto"/>
              <w:left w:val="single" w:sz="4" w:space="0" w:color="auto"/>
              <w:bottom w:val="single" w:sz="4" w:space="0" w:color="auto"/>
              <w:right w:val="single" w:sz="4" w:space="0" w:color="auto"/>
            </w:tcBorders>
          </w:tcPr>
          <w:p w14:paraId="13A288A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TDD</w:t>
            </w:r>
          </w:p>
        </w:tc>
        <w:tc>
          <w:tcPr>
            <w:tcW w:w="975" w:type="dxa"/>
            <w:tcBorders>
              <w:top w:val="single" w:sz="4" w:space="0" w:color="auto"/>
              <w:left w:val="single" w:sz="4" w:space="0" w:color="auto"/>
              <w:bottom w:val="single" w:sz="4" w:space="0" w:color="auto"/>
              <w:right w:val="single" w:sz="4" w:space="0" w:color="auto"/>
            </w:tcBorders>
          </w:tcPr>
          <w:p w14:paraId="5D60E04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FDD</w:t>
            </w:r>
          </w:p>
        </w:tc>
        <w:tc>
          <w:tcPr>
            <w:tcW w:w="967" w:type="dxa"/>
            <w:tcBorders>
              <w:top w:val="single" w:sz="4" w:space="0" w:color="auto"/>
              <w:left w:val="single" w:sz="4" w:space="0" w:color="auto"/>
              <w:bottom w:val="single" w:sz="4" w:space="0" w:color="auto"/>
              <w:right w:val="single" w:sz="4" w:space="0" w:color="auto"/>
            </w:tcBorders>
          </w:tcPr>
          <w:p w14:paraId="688908C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FDD</w:t>
            </w:r>
          </w:p>
        </w:tc>
        <w:tc>
          <w:tcPr>
            <w:tcW w:w="966" w:type="dxa"/>
            <w:tcBorders>
              <w:top w:val="single" w:sz="4" w:space="0" w:color="auto"/>
              <w:left w:val="single" w:sz="4" w:space="0" w:color="auto"/>
              <w:bottom w:val="single" w:sz="4" w:space="0" w:color="auto"/>
              <w:right w:val="single" w:sz="4" w:space="0" w:color="auto"/>
            </w:tcBorders>
          </w:tcPr>
          <w:p w14:paraId="6C23170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FDD</w:t>
            </w:r>
          </w:p>
        </w:tc>
        <w:tc>
          <w:tcPr>
            <w:tcW w:w="2775" w:type="dxa"/>
            <w:gridSpan w:val="3"/>
            <w:tcBorders>
              <w:top w:val="single" w:sz="4" w:space="0" w:color="auto"/>
              <w:left w:val="single" w:sz="4" w:space="0" w:color="auto"/>
              <w:bottom w:val="single" w:sz="4" w:space="0" w:color="auto"/>
              <w:right w:val="single" w:sz="4" w:space="0" w:color="auto"/>
            </w:tcBorders>
          </w:tcPr>
          <w:p w14:paraId="19376C1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FDD</w:t>
            </w:r>
          </w:p>
        </w:tc>
        <w:tc>
          <w:tcPr>
            <w:tcW w:w="953" w:type="dxa"/>
            <w:tcBorders>
              <w:top w:val="single" w:sz="4" w:space="0" w:color="auto"/>
              <w:left w:val="single" w:sz="4" w:space="0" w:color="auto"/>
              <w:bottom w:val="single" w:sz="4" w:space="0" w:color="auto"/>
              <w:right w:val="single" w:sz="4" w:space="0" w:color="auto"/>
            </w:tcBorders>
          </w:tcPr>
          <w:p w14:paraId="7E3A94A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FDD</w:t>
            </w:r>
          </w:p>
        </w:tc>
        <w:tc>
          <w:tcPr>
            <w:tcW w:w="967" w:type="dxa"/>
            <w:tcBorders>
              <w:top w:val="single" w:sz="4" w:space="0" w:color="auto"/>
              <w:left w:val="single" w:sz="4" w:space="0" w:color="auto"/>
              <w:bottom w:val="single" w:sz="4" w:space="0" w:color="auto"/>
              <w:right w:val="single" w:sz="4" w:space="0" w:color="auto"/>
            </w:tcBorders>
          </w:tcPr>
          <w:p w14:paraId="2864E25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Full</w:t>
            </w:r>
          </w:p>
        </w:tc>
        <w:tc>
          <w:tcPr>
            <w:tcW w:w="889" w:type="dxa"/>
            <w:tcBorders>
              <w:top w:val="single" w:sz="4" w:space="0" w:color="auto"/>
              <w:left w:val="single" w:sz="4" w:space="0" w:color="auto"/>
              <w:bottom w:val="single" w:sz="4" w:space="0" w:color="auto"/>
              <w:right w:val="single" w:sz="4" w:space="0" w:color="auto"/>
            </w:tcBorders>
          </w:tcPr>
          <w:p w14:paraId="414D0FF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Full</w:t>
            </w:r>
          </w:p>
        </w:tc>
        <w:tc>
          <w:tcPr>
            <w:tcW w:w="942" w:type="dxa"/>
            <w:tcBorders>
              <w:top w:val="single" w:sz="4" w:space="0" w:color="auto"/>
              <w:left w:val="single" w:sz="4" w:space="0" w:color="auto"/>
              <w:bottom w:val="single" w:sz="4" w:space="0" w:color="auto"/>
              <w:right w:val="single" w:sz="4" w:space="0" w:color="auto"/>
            </w:tcBorders>
          </w:tcPr>
          <w:p w14:paraId="446AF63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Full</w:t>
            </w:r>
          </w:p>
        </w:tc>
        <w:tc>
          <w:tcPr>
            <w:tcW w:w="944" w:type="dxa"/>
            <w:tcBorders>
              <w:top w:val="single" w:sz="4" w:space="0" w:color="auto"/>
              <w:left w:val="single" w:sz="4" w:space="0" w:color="auto"/>
              <w:bottom w:val="single" w:sz="4" w:space="0" w:color="auto"/>
              <w:right w:val="single" w:sz="4" w:space="0" w:color="auto"/>
            </w:tcBorders>
          </w:tcPr>
          <w:p w14:paraId="567544C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FDD</w:t>
            </w:r>
          </w:p>
        </w:tc>
        <w:tc>
          <w:tcPr>
            <w:tcW w:w="944" w:type="dxa"/>
            <w:tcBorders>
              <w:top w:val="single" w:sz="4" w:space="0" w:color="auto"/>
              <w:left w:val="single" w:sz="4" w:space="0" w:color="auto"/>
              <w:bottom w:val="single" w:sz="4" w:space="0" w:color="auto"/>
              <w:right w:val="single" w:sz="4" w:space="0" w:color="auto"/>
            </w:tcBorders>
          </w:tcPr>
          <w:p w14:paraId="6BDC25C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szCs w:val="16"/>
              </w:rPr>
              <w:t>Full</w:t>
            </w:r>
          </w:p>
        </w:tc>
        <w:tc>
          <w:tcPr>
            <w:tcW w:w="944" w:type="dxa"/>
            <w:tcBorders>
              <w:top w:val="single" w:sz="4" w:space="0" w:color="auto"/>
              <w:left w:val="single" w:sz="4" w:space="0" w:color="auto"/>
              <w:bottom w:val="single" w:sz="4" w:space="0" w:color="auto"/>
              <w:right w:val="single" w:sz="4" w:space="0" w:color="auto"/>
            </w:tcBorders>
          </w:tcPr>
          <w:p w14:paraId="77A18EC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szCs w:val="16"/>
              </w:rPr>
              <w:t>Full</w:t>
            </w:r>
          </w:p>
        </w:tc>
      </w:tr>
      <w:tr w:rsidR="00CE0E58" w:rsidRPr="00BE2B58" w14:paraId="7E44A821"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67667E4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sz w:val="16"/>
              </w:rPr>
              <w:t>Frame length (</w:t>
            </w:r>
            <w:proofErr w:type="spellStart"/>
            <w:r w:rsidRPr="00BE2B58">
              <w:rPr>
                <w:rFonts w:eastAsia="SimSun"/>
                <w:sz w:val="16"/>
              </w:rPr>
              <w:t>ms</w:t>
            </w:r>
            <w:proofErr w:type="spellEnd"/>
            <w:r w:rsidRPr="00BE2B58">
              <w:rPr>
                <w:rFonts w:eastAsia="SimSun"/>
                <w:sz w:val="16"/>
              </w:rPr>
              <w:t>)</w:t>
            </w:r>
          </w:p>
        </w:tc>
        <w:tc>
          <w:tcPr>
            <w:tcW w:w="956" w:type="dxa"/>
            <w:tcBorders>
              <w:top w:val="single" w:sz="4" w:space="0" w:color="auto"/>
              <w:left w:val="single" w:sz="4" w:space="0" w:color="auto"/>
              <w:bottom w:val="single" w:sz="4" w:space="0" w:color="auto"/>
              <w:right w:val="single" w:sz="4" w:space="0" w:color="auto"/>
            </w:tcBorders>
          </w:tcPr>
          <w:p w14:paraId="620665C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90</w:t>
            </w:r>
          </w:p>
        </w:tc>
        <w:tc>
          <w:tcPr>
            <w:tcW w:w="975" w:type="dxa"/>
            <w:tcBorders>
              <w:top w:val="single" w:sz="4" w:space="0" w:color="auto"/>
              <w:left w:val="single" w:sz="4" w:space="0" w:color="auto"/>
              <w:bottom w:val="single" w:sz="4" w:space="0" w:color="auto"/>
              <w:right w:val="single" w:sz="4" w:space="0" w:color="auto"/>
            </w:tcBorders>
          </w:tcPr>
          <w:p w14:paraId="2A7B0E7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967" w:type="dxa"/>
            <w:tcBorders>
              <w:top w:val="single" w:sz="4" w:space="0" w:color="auto"/>
              <w:left w:val="single" w:sz="4" w:space="0" w:color="auto"/>
              <w:bottom w:val="single" w:sz="4" w:space="0" w:color="auto"/>
              <w:right w:val="single" w:sz="4" w:space="0" w:color="auto"/>
            </w:tcBorders>
          </w:tcPr>
          <w:p w14:paraId="4DE67AD1"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c>
          <w:tcPr>
            <w:tcW w:w="966" w:type="dxa"/>
            <w:tcBorders>
              <w:top w:val="single" w:sz="4" w:space="0" w:color="auto"/>
              <w:left w:val="single" w:sz="4" w:space="0" w:color="auto"/>
              <w:bottom w:val="single" w:sz="4" w:space="0" w:color="auto"/>
              <w:right w:val="single" w:sz="4" w:space="0" w:color="auto"/>
            </w:tcBorders>
          </w:tcPr>
          <w:p w14:paraId="1E02756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2775" w:type="dxa"/>
            <w:gridSpan w:val="3"/>
            <w:tcBorders>
              <w:top w:val="single" w:sz="4" w:space="0" w:color="auto"/>
              <w:left w:val="single" w:sz="4" w:space="0" w:color="auto"/>
              <w:bottom w:val="single" w:sz="4" w:space="0" w:color="auto"/>
              <w:right w:val="single" w:sz="4" w:space="0" w:color="auto"/>
            </w:tcBorders>
          </w:tcPr>
          <w:p w14:paraId="5F5DA85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320</w:t>
            </w:r>
          </w:p>
        </w:tc>
        <w:tc>
          <w:tcPr>
            <w:tcW w:w="953" w:type="dxa"/>
            <w:tcBorders>
              <w:top w:val="single" w:sz="4" w:space="0" w:color="auto"/>
              <w:left w:val="single" w:sz="4" w:space="0" w:color="auto"/>
              <w:bottom w:val="single" w:sz="4" w:space="0" w:color="auto"/>
              <w:right w:val="single" w:sz="4" w:space="0" w:color="auto"/>
            </w:tcBorders>
          </w:tcPr>
          <w:p w14:paraId="2710AC0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40</w:t>
            </w:r>
          </w:p>
        </w:tc>
        <w:tc>
          <w:tcPr>
            <w:tcW w:w="967" w:type="dxa"/>
            <w:tcBorders>
              <w:top w:val="single" w:sz="4" w:space="0" w:color="auto"/>
              <w:left w:val="single" w:sz="4" w:space="0" w:color="auto"/>
              <w:bottom w:val="single" w:sz="4" w:space="0" w:color="auto"/>
              <w:right w:val="single" w:sz="4" w:space="0" w:color="auto"/>
            </w:tcBorders>
          </w:tcPr>
          <w:p w14:paraId="45A3B9B8"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c>
          <w:tcPr>
            <w:tcW w:w="889" w:type="dxa"/>
            <w:tcBorders>
              <w:top w:val="single" w:sz="4" w:space="0" w:color="auto"/>
              <w:left w:val="single" w:sz="4" w:space="0" w:color="auto"/>
              <w:bottom w:val="single" w:sz="4" w:space="0" w:color="auto"/>
              <w:right w:val="single" w:sz="4" w:space="0" w:color="auto"/>
            </w:tcBorders>
          </w:tcPr>
          <w:p w14:paraId="35189E63"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8"/>
                <w:sz w:val="16"/>
              </w:rPr>
            </w:pPr>
            <w:r w:rsidRPr="00EB5C98">
              <w:rPr>
                <w:rFonts w:eastAsia="SimSun"/>
                <w:spacing w:val="-8"/>
                <w:sz w:val="16"/>
              </w:rPr>
              <w:t>Not</w:t>
            </w:r>
            <w:r w:rsidRPr="00EB5C98">
              <w:rPr>
                <w:rFonts w:eastAsia="SimSun"/>
                <w:spacing w:val="-8"/>
                <w:sz w:val="16"/>
              </w:rPr>
              <w:br/>
              <w:t>applicable</w:t>
            </w:r>
          </w:p>
        </w:tc>
        <w:tc>
          <w:tcPr>
            <w:tcW w:w="942" w:type="dxa"/>
            <w:tcBorders>
              <w:top w:val="single" w:sz="4" w:space="0" w:color="auto"/>
              <w:left w:val="single" w:sz="4" w:space="0" w:color="auto"/>
              <w:bottom w:val="single" w:sz="4" w:space="0" w:color="auto"/>
              <w:right w:val="single" w:sz="4" w:space="0" w:color="auto"/>
            </w:tcBorders>
          </w:tcPr>
          <w:p w14:paraId="0C810DF1"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c>
          <w:tcPr>
            <w:tcW w:w="944" w:type="dxa"/>
            <w:tcBorders>
              <w:top w:val="single" w:sz="4" w:space="0" w:color="auto"/>
              <w:left w:val="single" w:sz="4" w:space="0" w:color="auto"/>
              <w:bottom w:val="single" w:sz="4" w:space="0" w:color="auto"/>
              <w:right w:val="single" w:sz="4" w:space="0" w:color="auto"/>
            </w:tcBorders>
          </w:tcPr>
          <w:p w14:paraId="4E007F16"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c>
          <w:tcPr>
            <w:tcW w:w="944" w:type="dxa"/>
            <w:tcBorders>
              <w:top w:val="single" w:sz="4" w:space="0" w:color="auto"/>
              <w:left w:val="single" w:sz="4" w:space="0" w:color="auto"/>
              <w:bottom w:val="single" w:sz="4" w:space="0" w:color="auto"/>
              <w:right w:val="single" w:sz="4" w:space="0" w:color="auto"/>
            </w:tcBorders>
          </w:tcPr>
          <w:p w14:paraId="0418531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szCs w:val="16"/>
              </w:rPr>
              <w:t>1000</w:t>
            </w:r>
          </w:p>
        </w:tc>
        <w:tc>
          <w:tcPr>
            <w:tcW w:w="944" w:type="dxa"/>
            <w:tcBorders>
              <w:top w:val="single" w:sz="4" w:space="0" w:color="auto"/>
              <w:left w:val="single" w:sz="4" w:space="0" w:color="auto"/>
              <w:bottom w:val="single" w:sz="4" w:space="0" w:color="auto"/>
              <w:right w:val="single" w:sz="4" w:space="0" w:color="auto"/>
            </w:tcBorders>
          </w:tcPr>
          <w:p w14:paraId="3438B35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szCs w:val="16"/>
              </w:rPr>
            </w:pPr>
            <w:r w:rsidRPr="00BE2B58">
              <w:rPr>
                <w:rFonts w:eastAsia="SimSun"/>
                <w:sz w:val="16"/>
                <w:szCs w:val="16"/>
              </w:rPr>
              <w:t>1000</w:t>
            </w:r>
          </w:p>
        </w:tc>
      </w:tr>
      <w:tr w:rsidR="00CE0E58" w:rsidRPr="00BE2B58" w14:paraId="0C3AB589" w14:textId="77777777" w:rsidTr="00BA48A0">
        <w:trPr>
          <w:cantSplit/>
          <w:jc w:val="center"/>
        </w:trPr>
        <w:tc>
          <w:tcPr>
            <w:tcW w:w="2841" w:type="dxa"/>
            <w:tcBorders>
              <w:top w:val="single" w:sz="4" w:space="0" w:color="auto"/>
              <w:left w:val="single" w:sz="4" w:space="0" w:color="auto"/>
              <w:bottom w:val="single" w:sz="4" w:space="0" w:color="auto"/>
              <w:right w:val="single" w:sz="4" w:space="0" w:color="auto"/>
            </w:tcBorders>
          </w:tcPr>
          <w:p w14:paraId="2AF2FB8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sz w:val="16"/>
              </w:rPr>
              <w:t>Burst rate (kbit/s)</w:t>
            </w:r>
          </w:p>
        </w:tc>
        <w:tc>
          <w:tcPr>
            <w:tcW w:w="956" w:type="dxa"/>
            <w:tcBorders>
              <w:top w:val="single" w:sz="4" w:space="0" w:color="auto"/>
              <w:left w:val="single" w:sz="4" w:space="0" w:color="auto"/>
              <w:bottom w:val="single" w:sz="4" w:space="0" w:color="auto"/>
              <w:right w:val="single" w:sz="4" w:space="0" w:color="auto"/>
            </w:tcBorders>
          </w:tcPr>
          <w:p w14:paraId="46A8B93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50</w:t>
            </w:r>
          </w:p>
        </w:tc>
        <w:tc>
          <w:tcPr>
            <w:tcW w:w="975" w:type="dxa"/>
            <w:tcBorders>
              <w:top w:val="single" w:sz="4" w:space="0" w:color="auto"/>
              <w:left w:val="single" w:sz="4" w:space="0" w:color="auto"/>
              <w:bottom w:val="single" w:sz="4" w:space="0" w:color="auto"/>
              <w:right w:val="single" w:sz="4" w:space="0" w:color="auto"/>
            </w:tcBorders>
          </w:tcPr>
          <w:p w14:paraId="51D67C4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Not</w:t>
            </w:r>
            <w:r w:rsidRPr="00BE2B58">
              <w:rPr>
                <w:rFonts w:eastAsia="SimSun"/>
                <w:sz w:val="16"/>
              </w:rPr>
              <w:br/>
              <w:t>applicable</w:t>
            </w:r>
          </w:p>
        </w:tc>
        <w:tc>
          <w:tcPr>
            <w:tcW w:w="967" w:type="dxa"/>
            <w:tcBorders>
              <w:top w:val="single" w:sz="4" w:space="0" w:color="auto"/>
              <w:left w:val="single" w:sz="4" w:space="0" w:color="auto"/>
              <w:bottom w:val="single" w:sz="4" w:space="0" w:color="auto"/>
              <w:right w:val="single" w:sz="4" w:space="0" w:color="auto"/>
            </w:tcBorders>
          </w:tcPr>
          <w:p w14:paraId="2C697419"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c>
          <w:tcPr>
            <w:tcW w:w="966" w:type="dxa"/>
            <w:tcBorders>
              <w:top w:val="single" w:sz="4" w:space="0" w:color="auto"/>
              <w:left w:val="single" w:sz="4" w:space="0" w:color="auto"/>
              <w:bottom w:val="single" w:sz="4" w:space="0" w:color="auto"/>
              <w:right w:val="single" w:sz="4" w:space="0" w:color="auto"/>
            </w:tcBorders>
          </w:tcPr>
          <w:p w14:paraId="6497BC8B"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 applicable</w:t>
            </w:r>
          </w:p>
        </w:tc>
        <w:tc>
          <w:tcPr>
            <w:tcW w:w="2775" w:type="dxa"/>
            <w:gridSpan w:val="3"/>
            <w:tcBorders>
              <w:top w:val="single" w:sz="4" w:space="0" w:color="auto"/>
              <w:left w:val="single" w:sz="4" w:space="0" w:color="auto"/>
              <w:bottom w:val="single" w:sz="4" w:space="0" w:color="auto"/>
              <w:right w:val="single" w:sz="4" w:space="0" w:color="auto"/>
            </w:tcBorders>
          </w:tcPr>
          <w:p w14:paraId="2C291C0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0.3 to 9.6</w:t>
            </w:r>
          </w:p>
        </w:tc>
        <w:tc>
          <w:tcPr>
            <w:tcW w:w="953" w:type="dxa"/>
            <w:tcBorders>
              <w:top w:val="single" w:sz="4" w:space="0" w:color="auto"/>
              <w:left w:val="single" w:sz="4" w:space="0" w:color="auto"/>
              <w:bottom w:val="single" w:sz="4" w:space="0" w:color="auto"/>
              <w:right w:val="single" w:sz="4" w:space="0" w:color="auto"/>
            </w:tcBorders>
          </w:tcPr>
          <w:p w14:paraId="40260CB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36</w:t>
            </w:r>
          </w:p>
        </w:tc>
        <w:tc>
          <w:tcPr>
            <w:tcW w:w="967" w:type="dxa"/>
            <w:tcBorders>
              <w:top w:val="single" w:sz="4" w:space="0" w:color="auto"/>
              <w:left w:val="single" w:sz="4" w:space="0" w:color="auto"/>
              <w:bottom w:val="single" w:sz="4" w:space="0" w:color="auto"/>
              <w:right w:val="single" w:sz="4" w:space="0" w:color="auto"/>
            </w:tcBorders>
          </w:tcPr>
          <w:p w14:paraId="0EC2BB33"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c>
          <w:tcPr>
            <w:tcW w:w="889" w:type="dxa"/>
            <w:tcBorders>
              <w:top w:val="single" w:sz="4" w:space="0" w:color="auto"/>
              <w:left w:val="single" w:sz="4" w:space="0" w:color="auto"/>
              <w:bottom w:val="single" w:sz="4" w:space="0" w:color="auto"/>
              <w:right w:val="single" w:sz="4" w:space="0" w:color="auto"/>
            </w:tcBorders>
          </w:tcPr>
          <w:p w14:paraId="5F944A86"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8"/>
                <w:sz w:val="16"/>
              </w:rPr>
            </w:pPr>
            <w:r w:rsidRPr="00EB5C98">
              <w:rPr>
                <w:rFonts w:eastAsia="SimSun"/>
                <w:spacing w:val="-8"/>
                <w:sz w:val="16"/>
              </w:rPr>
              <w:t>Not</w:t>
            </w:r>
            <w:r w:rsidRPr="00EB5C98">
              <w:rPr>
                <w:rFonts w:eastAsia="SimSun"/>
                <w:spacing w:val="-8"/>
                <w:sz w:val="16"/>
              </w:rPr>
              <w:br/>
              <w:t>applicable</w:t>
            </w:r>
          </w:p>
        </w:tc>
        <w:tc>
          <w:tcPr>
            <w:tcW w:w="942" w:type="dxa"/>
            <w:tcBorders>
              <w:top w:val="single" w:sz="4" w:space="0" w:color="auto"/>
              <w:left w:val="single" w:sz="4" w:space="0" w:color="auto"/>
              <w:bottom w:val="single" w:sz="4" w:space="0" w:color="auto"/>
              <w:right w:val="single" w:sz="4" w:space="0" w:color="auto"/>
            </w:tcBorders>
          </w:tcPr>
          <w:p w14:paraId="56FBDCF5"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c>
          <w:tcPr>
            <w:tcW w:w="944" w:type="dxa"/>
            <w:tcBorders>
              <w:top w:val="single" w:sz="4" w:space="0" w:color="auto"/>
              <w:left w:val="single" w:sz="4" w:space="0" w:color="auto"/>
              <w:bottom w:val="single" w:sz="4" w:space="0" w:color="auto"/>
              <w:right w:val="single" w:sz="4" w:space="0" w:color="auto"/>
            </w:tcBorders>
          </w:tcPr>
          <w:p w14:paraId="17587A86"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c>
          <w:tcPr>
            <w:tcW w:w="944" w:type="dxa"/>
            <w:tcBorders>
              <w:top w:val="single" w:sz="4" w:space="0" w:color="auto"/>
              <w:left w:val="single" w:sz="4" w:space="0" w:color="auto"/>
              <w:bottom w:val="single" w:sz="4" w:space="0" w:color="auto"/>
              <w:right w:val="single" w:sz="4" w:space="0" w:color="auto"/>
            </w:tcBorders>
          </w:tcPr>
          <w:p w14:paraId="38612027"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c>
          <w:tcPr>
            <w:tcW w:w="944" w:type="dxa"/>
            <w:tcBorders>
              <w:top w:val="single" w:sz="4" w:space="0" w:color="auto"/>
              <w:left w:val="single" w:sz="4" w:space="0" w:color="auto"/>
              <w:bottom w:val="single" w:sz="4" w:space="0" w:color="auto"/>
              <w:right w:val="single" w:sz="4" w:space="0" w:color="auto"/>
            </w:tcBorders>
          </w:tcPr>
          <w:p w14:paraId="011B37DC" w14:textId="77777777" w:rsidR="00CE0E58" w:rsidRPr="00EB5C9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EB5C98">
              <w:rPr>
                <w:rFonts w:eastAsia="SimSun"/>
                <w:spacing w:val="-6"/>
                <w:sz w:val="16"/>
              </w:rPr>
              <w:t>Not</w:t>
            </w:r>
            <w:r w:rsidRPr="00EB5C98">
              <w:rPr>
                <w:rFonts w:eastAsia="SimSun"/>
                <w:spacing w:val="-6"/>
                <w:sz w:val="16"/>
              </w:rPr>
              <w:br/>
              <w:t>applicable</w:t>
            </w:r>
          </w:p>
        </w:tc>
      </w:tr>
    </w:tbl>
    <w:p w14:paraId="43530E9B" w14:textId="77777777" w:rsidR="00CE0E58" w:rsidRPr="00BE2B58" w:rsidRDefault="00CE0E58" w:rsidP="00183118">
      <w:pPr>
        <w:keepNext/>
        <w:spacing w:before="560" w:after="120"/>
        <w:jc w:val="center"/>
        <w:rPr>
          <w:rFonts w:eastAsia="SimSun"/>
          <w:caps/>
          <w:sz w:val="20"/>
        </w:rPr>
      </w:pPr>
      <w:r w:rsidRPr="00BE2B58">
        <w:rPr>
          <w:rFonts w:eastAsia="SimSun"/>
          <w:caps/>
          <w:sz w:val="20"/>
        </w:rPr>
        <w:br w:type="page"/>
      </w:r>
      <w:r w:rsidRPr="00BE2B58">
        <w:rPr>
          <w:rFonts w:eastAsia="SimSun"/>
          <w:caps/>
          <w:sz w:val="20"/>
        </w:rPr>
        <w:lastRenderedPageBreak/>
        <w:t>TABLE 4</w:t>
      </w:r>
      <w:r w:rsidRPr="00BE2B58">
        <w:rPr>
          <w:rFonts w:eastAsia="SimSun"/>
          <w:sz w:val="20"/>
        </w:rPr>
        <w:t>b</w:t>
      </w:r>
      <w:r w:rsidRPr="00BE2B58">
        <w:rPr>
          <w:rFonts w:eastAsia="SimSun"/>
          <w:caps/>
          <w:sz w:val="20"/>
        </w:rPr>
        <w:t xml:space="preserve"> (</w:t>
      </w:r>
      <w:r w:rsidRPr="00BE2B58">
        <w:rPr>
          <w:rFonts w:eastAsia="SimSun"/>
          <w:i/>
          <w:iCs/>
          <w:sz w:val="20"/>
        </w:rPr>
        <w:t>end</w:t>
      </w:r>
      <w:r w:rsidRPr="00BE2B58">
        <w:rPr>
          <w:rFonts w:eastAsia="SimSun"/>
          <w:caps/>
          <w:sz w:val="20"/>
        </w:rPr>
        <w:t>)</w:t>
      </w:r>
    </w:p>
    <w:tbl>
      <w:tblPr>
        <w:tblW w:w="14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7"/>
        <w:gridCol w:w="1039"/>
        <w:gridCol w:w="1039"/>
        <w:gridCol w:w="1040"/>
        <w:gridCol w:w="1040"/>
        <w:gridCol w:w="1634"/>
        <w:gridCol w:w="1040"/>
        <w:gridCol w:w="1040"/>
        <w:gridCol w:w="1040"/>
        <w:gridCol w:w="1040"/>
        <w:gridCol w:w="1040"/>
        <w:gridCol w:w="1040"/>
        <w:gridCol w:w="1040"/>
      </w:tblGrid>
      <w:tr w:rsidR="00CE0E58" w:rsidRPr="00BE2B58" w14:paraId="616FEA4D" w14:textId="77777777" w:rsidTr="00C825DC">
        <w:trPr>
          <w:cantSplit/>
          <w:trHeight w:val="350"/>
          <w:jc w:val="center"/>
        </w:trPr>
        <w:tc>
          <w:tcPr>
            <w:tcW w:w="1464" w:type="dxa"/>
            <w:vMerge w:val="restart"/>
            <w:tcBorders>
              <w:tl2br w:val="single" w:sz="4" w:space="0" w:color="auto"/>
            </w:tcBorders>
            <w:vAlign w:val="center"/>
          </w:tcPr>
          <w:p w14:paraId="64641A60" w14:textId="77777777" w:rsidR="00CE0E58" w:rsidRPr="0070430D" w:rsidRDefault="00CE0E58" w:rsidP="0070430D">
            <w:pPr>
              <w:pStyle w:val="Tablehead"/>
              <w:jc w:val="right"/>
              <w:rPr>
                <w:rFonts w:eastAsia="SimSun"/>
                <w:sz w:val="16"/>
                <w:szCs w:val="16"/>
                <w:lang w:val="es-ES_tradnl"/>
              </w:rPr>
            </w:pPr>
            <w:r w:rsidRPr="0070430D">
              <w:rPr>
                <w:rFonts w:eastAsia="SimSun"/>
                <w:sz w:val="16"/>
                <w:szCs w:val="16"/>
              </w:rPr>
              <w:t>System</w:t>
            </w:r>
          </w:p>
          <w:p w14:paraId="6F54B0BC" w14:textId="77777777" w:rsidR="00CE0E58" w:rsidRPr="0070430D" w:rsidRDefault="00CE0E58" w:rsidP="0070430D">
            <w:pPr>
              <w:pStyle w:val="Tablehead"/>
              <w:jc w:val="left"/>
              <w:rPr>
                <w:rFonts w:eastAsia="SimSun"/>
                <w:sz w:val="16"/>
                <w:szCs w:val="16"/>
                <w:lang w:val="es-ES_tradnl"/>
              </w:rPr>
            </w:pPr>
            <w:r w:rsidRPr="0070430D">
              <w:rPr>
                <w:rFonts w:eastAsia="SimSun"/>
                <w:sz w:val="16"/>
                <w:szCs w:val="16"/>
              </w:rPr>
              <w:t>Parameter</w:t>
            </w:r>
          </w:p>
        </w:tc>
        <w:tc>
          <w:tcPr>
            <w:tcW w:w="1094" w:type="dxa"/>
            <w:vMerge w:val="restart"/>
            <w:vAlign w:val="center"/>
          </w:tcPr>
          <w:p w14:paraId="1F0D10AA" w14:textId="77777777" w:rsidR="00CE0E58" w:rsidRPr="0070430D" w:rsidRDefault="00CE0E58" w:rsidP="0070430D">
            <w:pPr>
              <w:pStyle w:val="Tablehead"/>
              <w:rPr>
                <w:rFonts w:eastAsia="SimSun"/>
                <w:sz w:val="16"/>
                <w:szCs w:val="16"/>
                <w:lang w:val="es-ES_tradnl"/>
              </w:rPr>
            </w:pPr>
            <w:r w:rsidRPr="0070430D">
              <w:rPr>
                <w:rFonts w:eastAsia="SimSun"/>
                <w:sz w:val="16"/>
                <w:szCs w:val="16"/>
                <w:lang w:val="es-ES_tradnl"/>
              </w:rPr>
              <w:t>A</w:t>
            </w:r>
          </w:p>
        </w:tc>
        <w:tc>
          <w:tcPr>
            <w:tcW w:w="1094" w:type="dxa"/>
            <w:vMerge w:val="restart"/>
            <w:vAlign w:val="center"/>
          </w:tcPr>
          <w:p w14:paraId="534500AE" w14:textId="77777777" w:rsidR="00CE0E58" w:rsidRPr="0070430D" w:rsidRDefault="00CE0E58" w:rsidP="0070430D">
            <w:pPr>
              <w:pStyle w:val="Tablehead"/>
              <w:rPr>
                <w:rFonts w:eastAsia="SimSun"/>
                <w:sz w:val="16"/>
                <w:szCs w:val="16"/>
                <w:lang w:val="en-US"/>
              </w:rPr>
            </w:pPr>
            <w:r w:rsidRPr="0070430D">
              <w:rPr>
                <w:rFonts w:eastAsia="SimSun"/>
                <w:sz w:val="16"/>
                <w:szCs w:val="16"/>
                <w:lang w:val="en-US"/>
              </w:rPr>
              <w:t>B</w:t>
            </w:r>
          </w:p>
        </w:tc>
        <w:tc>
          <w:tcPr>
            <w:tcW w:w="1095" w:type="dxa"/>
            <w:vMerge w:val="restart"/>
            <w:vAlign w:val="center"/>
          </w:tcPr>
          <w:p w14:paraId="1937F286" w14:textId="77777777" w:rsidR="00CE0E58" w:rsidRPr="0070430D" w:rsidRDefault="00CE0E58" w:rsidP="0070430D">
            <w:pPr>
              <w:pStyle w:val="Tablehead"/>
              <w:rPr>
                <w:rFonts w:eastAsia="SimSun"/>
                <w:sz w:val="16"/>
                <w:szCs w:val="16"/>
                <w:lang w:val="en-US"/>
              </w:rPr>
            </w:pPr>
            <w:r w:rsidRPr="0070430D">
              <w:rPr>
                <w:rFonts w:eastAsia="SimSun"/>
                <w:sz w:val="16"/>
                <w:szCs w:val="16"/>
                <w:lang w:val="en-US"/>
              </w:rPr>
              <w:t>C</w:t>
            </w:r>
          </w:p>
        </w:tc>
        <w:tc>
          <w:tcPr>
            <w:tcW w:w="1095" w:type="dxa"/>
            <w:vMerge w:val="restart"/>
            <w:vAlign w:val="center"/>
          </w:tcPr>
          <w:p w14:paraId="125FB3F5" w14:textId="77777777" w:rsidR="00CE0E58" w:rsidRPr="0070430D" w:rsidRDefault="00CE0E58" w:rsidP="0070430D">
            <w:pPr>
              <w:pStyle w:val="Tablehead"/>
              <w:rPr>
                <w:rFonts w:eastAsia="SimSun"/>
                <w:sz w:val="16"/>
                <w:szCs w:val="16"/>
                <w:lang w:val="en-US"/>
              </w:rPr>
            </w:pPr>
            <w:r w:rsidRPr="0070430D">
              <w:rPr>
                <w:rFonts w:eastAsia="SimSun"/>
                <w:sz w:val="16"/>
                <w:szCs w:val="16"/>
                <w:lang w:val="en-US"/>
              </w:rPr>
              <w:t>D</w:t>
            </w:r>
          </w:p>
        </w:tc>
        <w:tc>
          <w:tcPr>
            <w:tcW w:w="1729" w:type="dxa"/>
            <w:vMerge w:val="restart"/>
            <w:vAlign w:val="center"/>
          </w:tcPr>
          <w:p w14:paraId="7C877719" w14:textId="77777777" w:rsidR="00CE0E58" w:rsidRPr="0070430D" w:rsidRDefault="00CE0E58" w:rsidP="0070430D">
            <w:pPr>
              <w:pStyle w:val="Tablehead"/>
              <w:rPr>
                <w:rFonts w:eastAsia="SimSun"/>
                <w:sz w:val="16"/>
                <w:szCs w:val="16"/>
                <w:lang w:val="es-ES_tradnl"/>
              </w:rPr>
            </w:pPr>
            <w:r w:rsidRPr="0070430D">
              <w:rPr>
                <w:rFonts w:eastAsia="SimSun"/>
                <w:sz w:val="16"/>
                <w:szCs w:val="16"/>
                <w:lang w:val="es-ES_tradnl"/>
              </w:rPr>
              <w:t>E</w:t>
            </w:r>
          </w:p>
        </w:tc>
        <w:tc>
          <w:tcPr>
            <w:tcW w:w="1095" w:type="dxa"/>
            <w:vMerge w:val="restart"/>
            <w:vAlign w:val="center"/>
          </w:tcPr>
          <w:p w14:paraId="73F0E3A7" w14:textId="77777777" w:rsidR="00CE0E58" w:rsidRPr="0070430D" w:rsidRDefault="00CE0E58" w:rsidP="0070430D">
            <w:pPr>
              <w:pStyle w:val="Tablehead"/>
              <w:rPr>
                <w:rFonts w:eastAsia="SimSun"/>
                <w:sz w:val="16"/>
                <w:szCs w:val="16"/>
                <w:lang w:val="es-ES_tradnl"/>
              </w:rPr>
            </w:pPr>
            <w:r w:rsidRPr="0070430D">
              <w:rPr>
                <w:rFonts w:eastAsia="SimSun"/>
                <w:sz w:val="16"/>
                <w:szCs w:val="16"/>
                <w:lang w:val="es-ES_tradnl"/>
              </w:rPr>
              <w:t>F</w:t>
            </w:r>
          </w:p>
        </w:tc>
        <w:tc>
          <w:tcPr>
            <w:tcW w:w="2190" w:type="dxa"/>
            <w:gridSpan w:val="2"/>
            <w:vAlign w:val="center"/>
          </w:tcPr>
          <w:p w14:paraId="7B5A7B52" w14:textId="77777777" w:rsidR="00CE0E58" w:rsidRPr="0070430D" w:rsidRDefault="00CE0E58" w:rsidP="0070430D">
            <w:pPr>
              <w:pStyle w:val="Tablehead"/>
              <w:rPr>
                <w:rFonts w:eastAsia="SimSun"/>
                <w:sz w:val="16"/>
                <w:szCs w:val="16"/>
                <w:lang w:val="es-ES_tradnl"/>
              </w:rPr>
            </w:pPr>
            <w:r w:rsidRPr="0070430D">
              <w:rPr>
                <w:rFonts w:eastAsia="SimSun"/>
                <w:sz w:val="16"/>
                <w:szCs w:val="16"/>
                <w:lang w:val="es-ES_tradnl"/>
              </w:rPr>
              <w:t>G</w:t>
            </w:r>
          </w:p>
        </w:tc>
        <w:tc>
          <w:tcPr>
            <w:tcW w:w="1095" w:type="dxa"/>
            <w:vMerge w:val="restart"/>
            <w:vAlign w:val="center"/>
          </w:tcPr>
          <w:p w14:paraId="5939EA28" w14:textId="77777777" w:rsidR="00CE0E58" w:rsidRPr="0070430D" w:rsidRDefault="00CE0E58" w:rsidP="0070430D">
            <w:pPr>
              <w:pStyle w:val="Tablehead"/>
              <w:rPr>
                <w:rFonts w:eastAsia="SimSun"/>
                <w:sz w:val="16"/>
                <w:szCs w:val="16"/>
              </w:rPr>
            </w:pPr>
            <w:r w:rsidRPr="0070430D">
              <w:rPr>
                <w:rFonts w:eastAsia="SimSun"/>
                <w:sz w:val="16"/>
                <w:szCs w:val="16"/>
              </w:rPr>
              <w:t>H</w:t>
            </w:r>
          </w:p>
        </w:tc>
        <w:tc>
          <w:tcPr>
            <w:tcW w:w="1095" w:type="dxa"/>
            <w:vMerge w:val="restart"/>
            <w:vAlign w:val="center"/>
          </w:tcPr>
          <w:p w14:paraId="1DD8D3A1" w14:textId="77777777" w:rsidR="00CE0E58" w:rsidRPr="0070430D" w:rsidRDefault="00CE0E58" w:rsidP="0070430D">
            <w:pPr>
              <w:pStyle w:val="Tablehead"/>
              <w:rPr>
                <w:rFonts w:eastAsia="SimSun"/>
                <w:sz w:val="16"/>
                <w:szCs w:val="16"/>
              </w:rPr>
            </w:pPr>
            <w:r w:rsidRPr="0070430D">
              <w:rPr>
                <w:rFonts w:eastAsia="SimSun"/>
                <w:sz w:val="16"/>
                <w:szCs w:val="16"/>
              </w:rPr>
              <w:t>R</w:t>
            </w:r>
          </w:p>
        </w:tc>
        <w:tc>
          <w:tcPr>
            <w:tcW w:w="2190" w:type="dxa"/>
            <w:gridSpan w:val="2"/>
          </w:tcPr>
          <w:p w14:paraId="223B8BD3" w14:textId="77777777" w:rsidR="00CE0E58" w:rsidRPr="0070430D" w:rsidRDefault="00CE0E58" w:rsidP="0070430D">
            <w:pPr>
              <w:pStyle w:val="Tablehead"/>
              <w:rPr>
                <w:rFonts w:eastAsia="SimSun"/>
                <w:sz w:val="16"/>
                <w:szCs w:val="16"/>
              </w:rPr>
            </w:pPr>
            <w:r w:rsidRPr="0070430D">
              <w:rPr>
                <w:rFonts w:eastAsia="SimSun"/>
                <w:sz w:val="16"/>
                <w:szCs w:val="16"/>
                <w:lang w:val="es-ES_tradnl"/>
              </w:rPr>
              <w:t>K</w:t>
            </w:r>
          </w:p>
        </w:tc>
      </w:tr>
      <w:tr w:rsidR="00CE0E58" w:rsidRPr="00BE2B58" w14:paraId="3955CB3C" w14:textId="77777777" w:rsidTr="00C825DC">
        <w:trPr>
          <w:cantSplit/>
          <w:trHeight w:val="350"/>
          <w:jc w:val="center"/>
        </w:trPr>
        <w:tc>
          <w:tcPr>
            <w:tcW w:w="1464" w:type="dxa"/>
            <w:vMerge/>
            <w:vAlign w:val="center"/>
          </w:tcPr>
          <w:p w14:paraId="1D7C8536" w14:textId="77777777" w:rsidR="00CE0E58" w:rsidRPr="0070430D" w:rsidRDefault="00CE0E58" w:rsidP="0070430D">
            <w:pPr>
              <w:pStyle w:val="Tablehead"/>
              <w:rPr>
                <w:rFonts w:eastAsia="SimSun"/>
                <w:noProof/>
                <w:sz w:val="16"/>
                <w:szCs w:val="16"/>
              </w:rPr>
            </w:pPr>
          </w:p>
        </w:tc>
        <w:tc>
          <w:tcPr>
            <w:tcW w:w="1094" w:type="dxa"/>
            <w:vMerge/>
            <w:vAlign w:val="center"/>
          </w:tcPr>
          <w:p w14:paraId="4D0F180C" w14:textId="77777777" w:rsidR="00CE0E58" w:rsidRPr="0070430D" w:rsidRDefault="00CE0E58" w:rsidP="0070430D">
            <w:pPr>
              <w:pStyle w:val="Tablehead"/>
              <w:rPr>
                <w:rFonts w:eastAsia="SimSun"/>
                <w:sz w:val="16"/>
                <w:szCs w:val="16"/>
              </w:rPr>
            </w:pPr>
          </w:p>
        </w:tc>
        <w:tc>
          <w:tcPr>
            <w:tcW w:w="1094" w:type="dxa"/>
            <w:vMerge/>
            <w:vAlign w:val="center"/>
          </w:tcPr>
          <w:p w14:paraId="571A5D60" w14:textId="77777777" w:rsidR="00CE0E58" w:rsidRPr="0070430D" w:rsidRDefault="00CE0E58" w:rsidP="0070430D">
            <w:pPr>
              <w:pStyle w:val="Tablehead"/>
              <w:rPr>
                <w:rFonts w:eastAsia="SimSun"/>
                <w:sz w:val="16"/>
                <w:szCs w:val="16"/>
              </w:rPr>
            </w:pPr>
          </w:p>
        </w:tc>
        <w:tc>
          <w:tcPr>
            <w:tcW w:w="1095" w:type="dxa"/>
            <w:vMerge/>
            <w:vAlign w:val="center"/>
          </w:tcPr>
          <w:p w14:paraId="297CFDA0" w14:textId="77777777" w:rsidR="00CE0E58" w:rsidRPr="0070430D" w:rsidRDefault="00CE0E58" w:rsidP="0070430D">
            <w:pPr>
              <w:pStyle w:val="Tablehead"/>
              <w:rPr>
                <w:rFonts w:eastAsia="SimSun"/>
                <w:sz w:val="16"/>
                <w:szCs w:val="16"/>
              </w:rPr>
            </w:pPr>
          </w:p>
        </w:tc>
        <w:tc>
          <w:tcPr>
            <w:tcW w:w="1095" w:type="dxa"/>
            <w:vMerge/>
            <w:vAlign w:val="center"/>
          </w:tcPr>
          <w:p w14:paraId="3B1A9D1F" w14:textId="77777777" w:rsidR="00CE0E58" w:rsidRPr="0070430D" w:rsidRDefault="00CE0E58" w:rsidP="0070430D">
            <w:pPr>
              <w:pStyle w:val="Tablehead"/>
              <w:rPr>
                <w:rFonts w:eastAsia="SimSun"/>
                <w:sz w:val="16"/>
                <w:szCs w:val="16"/>
              </w:rPr>
            </w:pPr>
          </w:p>
        </w:tc>
        <w:tc>
          <w:tcPr>
            <w:tcW w:w="1729" w:type="dxa"/>
            <w:vMerge/>
            <w:vAlign w:val="center"/>
          </w:tcPr>
          <w:p w14:paraId="070A785F" w14:textId="77777777" w:rsidR="00CE0E58" w:rsidRPr="0070430D" w:rsidRDefault="00CE0E58" w:rsidP="0070430D">
            <w:pPr>
              <w:pStyle w:val="Tablehead"/>
              <w:rPr>
                <w:rFonts w:eastAsia="SimSun"/>
                <w:sz w:val="16"/>
                <w:szCs w:val="16"/>
              </w:rPr>
            </w:pPr>
          </w:p>
        </w:tc>
        <w:tc>
          <w:tcPr>
            <w:tcW w:w="1095" w:type="dxa"/>
            <w:vMerge/>
            <w:vAlign w:val="center"/>
          </w:tcPr>
          <w:p w14:paraId="37B87A47" w14:textId="77777777" w:rsidR="00CE0E58" w:rsidRPr="0070430D" w:rsidRDefault="00CE0E58" w:rsidP="0070430D">
            <w:pPr>
              <w:pStyle w:val="Tablehead"/>
              <w:rPr>
                <w:rFonts w:eastAsia="SimSun"/>
                <w:sz w:val="16"/>
                <w:szCs w:val="16"/>
              </w:rPr>
            </w:pPr>
          </w:p>
        </w:tc>
        <w:tc>
          <w:tcPr>
            <w:tcW w:w="1095" w:type="dxa"/>
          </w:tcPr>
          <w:p w14:paraId="3B37BE40" w14:textId="77777777" w:rsidR="00CE0E58" w:rsidRPr="0070430D" w:rsidRDefault="00CE0E58" w:rsidP="0070430D">
            <w:pPr>
              <w:pStyle w:val="Tablehead"/>
              <w:rPr>
                <w:rFonts w:eastAsia="SimSun"/>
                <w:sz w:val="16"/>
                <w:szCs w:val="16"/>
              </w:rPr>
            </w:pPr>
            <w:r w:rsidRPr="0070430D">
              <w:rPr>
                <w:rFonts w:eastAsia="SimSun"/>
                <w:sz w:val="16"/>
                <w:szCs w:val="16"/>
              </w:rPr>
              <w:t>Link 1</w:t>
            </w:r>
          </w:p>
        </w:tc>
        <w:tc>
          <w:tcPr>
            <w:tcW w:w="1095" w:type="dxa"/>
          </w:tcPr>
          <w:p w14:paraId="648A6986" w14:textId="77777777" w:rsidR="00CE0E58" w:rsidRPr="0070430D" w:rsidRDefault="00CE0E58" w:rsidP="0070430D">
            <w:pPr>
              <w:pStyle w:val="Tablehead"/>
              <w:rPr>
                <w:rFonts w:eastAsia="SimSun"/>
                <w:sz w:val="16"/>
                <w:szCs w:val="16"/>
              </w:rPr>
            </w:pPr>
            <w:r w:rsidRPr="0070430D">
              <w:rPr>
                <w:rFonts w:eastAsia="SimSun"/>
                <w:sz w:val="16"/>
                <w:szCs w:val="16"/>
              </w:rPr>
              <w:t>Link 1</w:t>
            </w:r>
          </w:p>
        </w:tc>
        <w:tc>
          <w:tcPr>
            <w:tcW w:w="1095" w:type="dxa"/>
            <w:vMerge/>
          </w:tcPr>
          <w:p w14:paraId="2CFF3670" w14:textId="77777777" w:rsidR="00CE0E58" w:rsidRPr="0070430D" w:rsidRDefault="00CE0E58" w:rsidP="0070430D">
            <w:pPr>
              <w:pStyle w:val="Tablehead"/>
              <w:rPr>
                <w:rFonts w:eastAsia="SimSun"/>
                <w:sz w:val="16"/>
                <w:szCs w:val="16"/>
              </w:rPr>
            </w:pPr>
          </w:p>
        </w:tc>
        <w:tc>
          <w:tcPr>
            <w:tcW w:w="1095" w:type="dxa"/>
            <w:vMerge/>
          </w:tcPr>
          <w:p w14:paraId="55D82AB9" w14:textId="77777777" w:rsidR="00CE0E58" w:rsidRPr="0070430D" w:rsidRDefault="00CE0E58" w:rsidP="0070430D">
            <w:pPr>
              <w:pStyle w:val="Tablehead"/>
              <w:rPr>
                <w:rFonts w:eastAsia="SimSun"/>
                <w:sz w:val="16"/>
                <w:szCs w:val="16"/>
              </w:rPr>
            </w:pPr>
          </w:p>
        </w:tc>
        <w:tc>
          <w:tcPr>
            <w:tcW w:w="1095" w:type="dxa"/>
          </w:tcPr>
          <w:p w14:paraId="60EBD259" w14:textId="77777777" w:rsidR="00CE0E58" w:rsidRPr="0070430D" w:rsidRDefault="00CE0E58" w:rsidP="0070430D">
            <w:pPr>
              <w:pStyle w:val="Tablehead"/>
              <w:rPr>
                <w:rFonts w:eastAsia="SimSun"/>
                <w:sz w:val="16"/>
                <w:szCs w:val="16"/>
              </w:rPr>
            </w:pPr>
            <w:r w:rsidRPr="0070430D">
              <w:rPr>
                <w:rFonts w:eastAsia="SimSun"/>
                <w:sz w:val="16"/>
                <w:szCs w:val="16"/>
                <w:lang w:val="en-US"/>
              </w:rPr>
              <w:t>I</w:t>
            </w:r>
          </w:p>
        </w:tc>
        <w:tc>
          <w:tcPr>
            <w:tcW w:w="1095" w:type="dxa"/>
          </w:tcPr>
          <w:p w14:paraId="51F183B0" w14:textId="77777777" w:rsidR="00CE0E58" w:rsidRPr="0070430D" w:rsidRDefault="00CE0E58" w:rsidP="0070430D">
            <w:pPr>
              <w:pStyle w:val="Tablehead"/>
              <w:rPr>
                <w:rFonts w:eastAsia="SimSun"/>
                <w:sz w:val="16"/>
                <w:szCs w:val="16"/>
              </w:rPr>
            </w:pPr>
            <w:r w:rsidRPr="0070430D">
              <w:rPr>
                <w:rFonts w:eastAsia="SimSun"/>
                <w:sz w:val="16"/>
                <w:szCs w:val="16"/>
                <w:lang w:val="en-US"/>
              </w:rPr>
              <w:t>M</w:t>
            </w:r>
          </w:p>
        </w:tc>
      </w:tr>
      <w:tr w:rsidR="00CE0E58" w:rsidRPr="00BE2B58" w14:paraId="77D8C9F9" w14:textId="77777777" w:rsidTr="00C825DC">
        <w:trPr>
          <w:cantSplit/>
          <w:trHeight w:val="350"/>
          <w:jc w:val="center"/>
        </w:trPr>
        <w:tc>
          <w:tcPr>
            <w:tcW w:w="11951" w:type="dxa"/>
            <w:gridSpan w:val="10"/>
          </w:tcPr>
          <w:p w14:paraId="2B627D8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i/>
                <w:iCs/>
                <w:sz w:val="16"/>
              </w:rPr>
            </w:pPr>
            <w:r w:rsidRPr="00BE2B58">
              <w:rPr>
                <w:rFonts w:eastAsia="SimSun"/>
                <w:i/>
                <w:sz w:val="16"/>
              </w:rPr>
              <w:t xml:space="preserve">Transmission parameters </w:t>
            </w:r>
            <w:r w:rsidRPr="00BE2B58">
              <w:rPr>
                <w:rFonts w:eastAsia="SimSun"/>
                <w:sz w:val="16"/>
              </w:rPr>
              <w:t>(</w:t>
            </w:r>
            <w:r w:rsidRPr="00BE2B58">
              <w:rPr>
                <w:rFonts w:eastAsia="SimSun"/>
                <w:i/>
                <w:sz w:val="16"/>
              </w:rPr>
              <w:t>cont.</w:t>
            </w:r>
            <w:r w:rsidRPr="00BE2B58">
              <w:rPr>
                <w:rFonts w:eastAsia="SimSun"/>
                <w:sz w:val="16"/>
              </w:rPr>
              <w:t>)</w:t>
            </w:r>
          </w:p>
        </w:tc>
        <w:tc>
          <w:tcPr>
            <w:tcW w:w="1095" w:type="dxa"/>
          </w:tcPr>
          <w:p w14:paraId="7C76C83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20"/>
                <w:lang w:val="es-ES_tradnl"/>
              </w:rPr>
            </w:pPr>
            <w:r w:rsidRPr="00BE2B58">
              <w:rPr>
                <w:rFonts w:eastAsia="SimSun"/>
                <w:sz w:val="16"/>
                <w:vertAlign w:val="superscript"/>
              </w:rPr>
              <w:t>(2)</w:t>
            </w:r>
          </w:p>
        </w:tc>
        <w:tc>
          <w:tcPr>
            <w:tcW w:w="1095" w:type="dxa"/>
          </w:tcPr>
          <w:p w14:paraId="73EB987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vertAlign w:val="superscript"/>
              </w:rPr>
            </w:pPr>
          </w:p>
        </w:tc>
        <w:tc>
          <w:tcPr>
            <w:tcW w:w="1095" w:type="dxa"/>
          </w:tcPr>
          <w:p w14:paraId="3045910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vertAlign w:val="superscript"/>
              </w:rPr>
            </w:pPr>
          </w:p>
        </w:tc>
      </w:tr>
      <w:tr w:rsidR="00CE0E58" w:rsidRPr="00BE2B58" w14:paraId="1D42D391" w14:textId="77777777" w:rsidTr="00C825DC">
        <w:trPr>
          <w:cantSplit/>
          <w:jc w:val="center"/>
        </w:trPr>
        <w:tc>
          <w:tcPr>
            <w:tcW w:w="1464" w:type="dxa"/>
          </w:tcPr>
          <w:p w14:paraId="52C943E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sz w:val="16"/>
              </w:rPr>
              <w:t>Chip rate (Mchip/s)</w:t>
            </w:r>
          </w:p>
        </w:tc>
        <w:tc>
          <w:tcPr>
            <w:tcW w:w="1094" w:type="dxa"/>
          </w:tcPr>
          <w:p w14:paraId="0E3EC4D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Not applicable</w:t>
            </w:r>
          </w:p>
        </w:tc>
        <w:tc>
          <w:tcPr>
            <w:tcW w:w="1094" w:type="dxa"/>
          </w:tcPr>
          <w:p w14:paraId="19134B3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w:t>
            </w:r>
          </w:p>
        </w:tc>
        <w:tc>
          <w:tcPr>
            <w:tcW w:w="1095" w:type="dxa"/>
          </w:tcPr>
          <w:p w14:paraId="143983A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2.56</w:t>
            </w:r>
          </w:p>
        </w:tc>
        <w:tc>
          <w:tcPr>
            <w:tcW w:w="1095" w:type="dxa"/>
          </w:tcPr>
          <w:p w14:paraId="7D7B7A9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1.228</w:t>
            </w:r>
          </w:p>
        </w:tc>
        <w:tc>
          <w:tcPr>
            <w:tcW w:w="1729" w:type="dxa"/>
          </w:tcPr>
          <w:p w14:paraId="051C1C6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1.9 and/or 7.6</w:t>
            </w:r>
          </w:p>
        </w:tc>
        <w:tc>
          <w:tcPr>
            <w:tcW w:w="1095" w:type="dxa"/>
          </w:tcPr>
          <w:p w14:paraId="2279570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Not applicable</w:t>
            </w:r>
          </w:p>
        </w:tc>
        <w:tc>
          <w:tcPr>
            <w:tcW w:w="1095" w:type="dxa"/>
          </w:tcPr>
          <w:p w14:paraId="240CA4A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0.15</w:t>
            </w:r>
          </w:p>
        </w:tc>
        <w:tc>
          <w:tcPr>
            <w:tcW w:w="1095" w:type="dxa"/>
          </w:tcPr>
          <w:p w14:paraId="1416415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2.4</w:t>
            </w:r>
          </w:p>
        </w:tc>
        <w:tc>
          <w:tcPr>
            <w:tcW w:w="1095" w:type="dxa"/>
          </w:tcPr>
          <w:p w14:paraId="34D64F5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6</w:t>
            </w:r>
          </w:p>
        </w:tc>
        <w:tc>
          <w:tcPr>
            <w:tcW w:w="1095" w:type="dxa"/>
          </w:tcPr>
          <w:p w14:paraId="1CADE20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7.5</w:t>
            </w:r>
          </w:p>
        </w:tc>
        <w:tc>
          <w:tcPr>
            <w:tcW w:w="1095" w:type="dxa"/>
          </w:tcPr>
          <w:p w14:paraId="55C49C8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8.1</w:t>
            </w:r>
          </w:p>
        </w:tc>
        <w:tc>
          <w:tcPr>
            <w:tcW w:w="1095" w:type="dxa"/>
          </w:tcPr>
          <w:p w14:paraId="72B4CDA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8.1</w:t>
            </w:r>
          </w:p>
        </w:tc>
      </w:tr>
      <w:tr w:rsidR="00CE0E58" w:rsidRPr="00BE2B58" w14:paraId="445DA205" w14:textId="77777777" w:rsidTr="00C825DC">
        <w:trPr>
          <w:cantSplit/>
          <w:jc w:val="center"/>
        </w:trPr>
        <w:tc>
          <w:tcPr>
            <w:tcW w:w="1464" w:type="dxa"/>
          </w:tcPr>
          <w:p w14:paraId="27BB2F3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sz w:val="16"/>
              </w:rPr>
              <w:t>Interleaving</w:t>
            </w:r>
          </w:p>
        </w:tc>
        <w:tc>
          <w:tcPr>
            <w:tcW w:w="1094" w:type="dxa"/>
          </w:tcPr>
          <w:p w14:paraId="530F9DD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1094" w:type="dxa"/>
          </w:tcPr>
          <w:p w14:paraId="1926E57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1095" w:type="dxa"/>
          </w:tcPr>
          <w:p w14:paraId="043D23E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1095" w:type="dxa"/>
          </w:tcPr>
          <w:p w14:paraId="389808F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1729" w:type="dxa"/>
          </w:tcPr>
          <w:p w14:paraId="3B9C218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Varies</w:t>
            </w:r>
          </w:p>
        </w:tc>
        <w:tc>
          <w:tcPr>
            <w:tcW w:w="1095" w:type="dxa"/>
          </w:tcPr>
          <w:p w14:paraId="6FBFFEC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None</w:t>
            </w:r>
          </w:p>
        </w:tc>
        <w:tc>
          <w:tcPr>
            <w:tcW w:w="1095" w:type="dxa"/>
          </w:tcPr>
          <w:p w14:paraId="339F03D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None</w:t>
            </w:r>
          </w:p>
        </w:tc>
        <w:tc>
          <w:tcPr>
            <w:tcW w:w="1095" w:type="dxa"/>
          </w:tcPr>
          <w:p w14:paraId="76635B98"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None</w:t>
            </w:r>
          </w:p>
        </w:tc>
        <w:tc>
          <w:tcPr>
            <w:tcW w:w="1095" w:type="dxa"/>
          </w:tcPr>
          <w:p w14:paraId="5CBDC62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None</w:t>
            </w:r>
          </w:p>
        </w:tc>
        <w:tc>
          <w:tcPr>
            <w:tcW w:w="1095" w:type="dxa"/>
          </w:tcPr>
          <w:p w14:paraId="7767FB1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Not applicable</w:t>
            </w:r>
          </w:p>
        </w:tc>
        <w:tc>
          <w:tcPr>
            <w:tcW w:w="1095" w:type="dxa"/>
          </w:tcPr>
          <w:p w14:paraId="6B19A12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Not applicable</w:t>
            </w:r>
          </w:p>
        </w:tc>
        <w:tc>
          <w:tcPr>
            <w:tcW w:w="1095" w:type="dxa"/>
          </w:tcPr>
          <w:p w14:paraId="5147A3A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Not applicable</w:t>
            </w:r>
          </w:p>
        </w:tc>
      </w:tr>
      <w:tr w:rsidR="00CE0E58" w:rsidRPr="00BE2B58" w14:paraId="0D511AAA" w14:textId="77777777" w:rsidTr="00C825DC">
        <w:trPr>
          <w:cantSplit/>
          <w:jc w:val="center"/>
        </w:trPr>
        <w:tc>
          <w:tcPr>
            <w:tcW w:w="1464" w:type="dxa"/>
          </w:tcPr>
          <w:p w14:paraId="571D72A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sz w:val="16"/>
              </w:rPr>
              <w:t>Voice activity factor</w:t>
            </w:r>
          </w:p>
        </w:tc>
        <w:tc>
          <w:tcPr>
            <w:tcW w:w="1094" w:type="dxa"/>
          </w:tcPr>
          <w:p w14:paraId="1FC5676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0.4</w:t>
            </w:r>
          </w:p>
        </w:tc>
        <w:tc>
          <w:tcPr>
            <w:tcW w:w="1094" w:type="dxa"/>
          </w:tcPr>
          <w:p w14:paraId="731C033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0.5</w:t>
            </w:r>
          </w:p>
        </w:tc>
        <w:tc>
          <w:tcPr>
            <w:tcW w:w="1095" w:type="dxa"/>
          </w:tcPr>
          <w:p w14:paraId="14B3AB4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0.4</w:t>
            </w:r>
          </w:p>
        </w:tc>
        <w:tc>
          <w:tcPr>
            <w:tcW w:w="1095" w:type="dxa"/>
          </w:tcPr>
          <w:p w14:paraId="4BBD632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0.4</w:t>
            </w:r>
          </w:p>
        </w:tc>
        <w:tc>
          <w:tcPr>
            <w:tcW w:w="1729" w:type="dxa"/>
          </w:tcPr>
          <w:p w14:paraId="3B90E1A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0.4</w:t>
            </w:r>
          </w:p>
        </w:tc>
        <w:tc>
          <w:tcPr>
            <w:tcW w:w="1095" w:type="dxa"/>
          </w:tcPr>
          <w:p w14:paraId="402C7B89"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0.4</w:t>
            </w:r>
          </w:p>
        </w:tc>
        <w:tc>
          <w:tcPr>
            <w:tcW w:w="1095" w:type="dxa"/>
          </w:tcPr>
          <w:p w14:paraId="058C0A6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Not applicable</w:t>
            </w:r>
          </w:p>
        </w:tc>
        <w:tc>
          <w:tcPr>
            <w:tcW w:w="1095" w:type="dxa"/>
          </w:tcPr>
          <w:p w14:paraId="68776D1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Not applicable</w:t>
            </w:r>
          </w:p>
        </w:tc>
        <w:tc>
          <w:tcPr>
            <w:tcW w:w="1095" w:type="dxa"/>
          </w:tcPr>
          <w:p w14:paraId="48A06E6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Not applicable</w:t>
            </w:r>
          </w:p>
        </w:tc>
        <w:tc>
          <w:tcPr>
            <w:tcW w:w="1095" w:type="dxa"/>
          </w:tcPr>
          <w:p w14:paraId="4DB96DD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Not applicable</w:t>
            </w:r>
          </w:p>
        </w:tc>
        <w:tc>
          <w:tcPr>
            <w:tcW w:w="1095" w:type="dxa"/>
          </w:tcPr>
          <w:p w14:paraId="5DB6CE6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Not applicable</w:t>
            </w:r>
          </w:p>
        </w:tc>
        <w:tc>
          <w:tcPr>
            <w:tcW w:w="1095" w:type="dxa"/>
          </w:tcPr>
          <w:p w14:paraId="491A343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Not applicable</w:t>
            </w:r>
          </w:p>
        </w:tc>
      </w:tr>
      <w:tr w:rsidR="00CE0E58" w:rsidRPr="00BE2B58" w14:paraId="6D66B8BC" w14:textId="77777777" w:rsidTr="00C825DC">
        <w:trPr>
          <w:cantSplit/>
          <w:jc w:val="center"/>
        </w:trPr>
        <w:tc>
          <w:tcPr>
            <w:tcW w:w="1464" w:type="dxa"/>
          </w:tcPr>
          <w:p w14:paraId="7B789D9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BE2B58">
              <w:rPr>
                <w:rFonts w:eastAsia="SimSun"/>
                <w:i/>
                <w:sz w:val="16"/>
              </w:rPr>
              <w:t xml:space="preserve">Required </w:t>
            </w:r>
            <w:r w:rsidRPr="00BE2B58">
              <w:rPr>
                <w:rFonts w:eastAsia="SimSun"/>
                <w:i/>
                <w:iCs/>
                <w:sz w:val="16"/>
              </w:rPr>
              <w:t>E</w:t>
            </w:r>
            <w:r w:rsidRPr="00BE2B58">
              <w:rPr>
                <w:rFonts w:eastAsia="SimSun"/>
                <w:i/>
                <w:iCs/>
                <w:sz w:val="16"/>
                <w:vertAlign w:val="subscript"/>
              </w:rPr>
              <w:t>b</w:t>
            </w:r>
            <w:r w:rsidRPr="00BE2B58">
              <w:rPr>
                <w:rFonts w:eastAsia="SimSun"/>
                <w:sz w:val="16"/>
              </w:rPr>
              <w:t>/</w:t>
            </w:r>
            <w:proofErr w:type="spellStart"/>
            <w:r w:rsidRPr="00BE2B58">
              <w:rPr>
                <w:rFonts w:eastAsia="SimSun"/>
                <w:i/>
                <w:iCs/>
                <w:sz w:val="16"/>
              </w:rPr>
              <w:t>N</w:t>
            </w:r>
            <w:r w:rsidRPr="00BE2B58">
              <w:rPr>
                <w:rFonts w:eastAsia="SimSun"/>
                <w:sz w:val="16"/>
                <w:vertAlign w:val="subscript"/>
              </w:rPr>
              <w:t>0</w:t>
            </w:r>
            <w:proofErr w:type="spellEnd"/>
            <w:r w:rsidRPr="00BE2B58">
              <w:rPr>
                <w:rFonts w:eastAsia="SimSun"/>
                <w:sz w:val="16"/>
              </w:rPr>
              <w:t xml:space="preserve"> (dB)</w:t>
            </w:r>
          </w:p>
        </w:tc>
        <w:tc>
          <w:tcPr>
            <w:tcW w:w="1094" w:type="dxa"/>
          </w:tcPr>
          <w:p w14:paraId="5D42555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6.1</w:t>
            </w:r>
          </w:p>
        </w:tc>
        <w:tc>
          <w:tcPr>
            <w:tcW w:w="1094" w:type="dxa"/>
          </w:tcPr>
          <w:p w14:paraId="54CFC56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4</w:t>
            </w:r>
          </w:p>
        </w:tc>
        <w:tc>
          <w:tcPr>
            <w:tcW w:w="1095" w:type="dxa"/>
          </w:tcPr>
          <w:p w14:paraId="41D4535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2.8</w:t>
            </w:r>
          </w:p>
        </w:tc>
        <w:tc>
          <w:tcPr>
            <w:tcW w:w="1095" w:type="dxa"/>
          </w:tcPr>
          <w:p w14:paraId="098CF091"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3.5</w:t>
            </w:r>
            <w:r w:rsidRPr="00BE2B58">
              <w:rPr>
                <w:rFonts w:eastAsia="SimSun"/>
                <w:sz w:val="16"/>
                <w:vertAlign w:val="superscript"/>
              </w:rPr>
              <w:t>(3)</w:t>
            </w:r>
          </w:p>
        </w:tc>
        <w:tc>
          <w:tcPr>
            <w:tcW w:w="1729" w:type="dxa"/>
          </w:tcPr>
          <w:p w14:paraId="7EF5AF9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4 (with no margin)</w:t>
            </w:r>
          </w:p>
        </w:tc>
        <w:tc>
          <w:tcPr>
            <w:tcW w:w="1095" w:type="dxa"/>
          </w:tcPr>
          <w:p w14:paraId="325ED1B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2.5</w:t>
            </w:r>
          </w:p>
        </w:tc>
        <w:tc>
          <w:tcPr>
            <w:tcW w:w="1095" w:type="dxa"/>
          </w:tcPr>
          <w:p w14:paraId="7A9FE51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33.6</w:t>
            </w:r>
          </w:p>
        </w:tc>
        <w:tc>
          <w:tcPr>
            <w:tcW w:w="1095" w:type="dxa"/>
          </w:tcPr>
          <w:p w14:paraId="6324A97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36.4</w:t>
            </w:r>
          </w:p>
        </w:tc>
        <w:tc>
          <w:tcPr>
            <w:tcW w:w="1095" w:type="dxa"/>
          </w:tcPr>
          <w:p w14:paraId="10868C8F"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–8</w:t>
            </w:r>
          </w:p>
        </w:tc>
        <w:tc>
          <w:tcPr>
            <w:tcW w:w="1095" w:type="dxa"/>
          </w:tcPr>
          <w:p w14:paraId="14CAF84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BE2B58">
              <w:rPr>
                <w:rFonts w:eastAsia="SimSun"/>
                <w:sz w:val="16"/>
                <w:lang w:val="es-ES_tradnl"/>
              </w:rPr>
              <w:t>6.5</w:t>
            </w:r>
          </w:p>
        </w:tc>
        <w:tc>
          <w:tcPr>
            <w:tcW w:w="1095" w:type="dxa"/>
          </w:tcPr>
          <w:p w14:paraId="49A2B931"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2B4AED">
              <w:rPr>
                <w:rFonts w:eastAsia="SimSun"/>
                <w:sz w:val="16"/>
              </w:rPr>
              <w:t>7</w:t>
            </w:r>
          </w:p>
        </w:tc>
        <w:tc>
          <w:tcPr>
            <w:tcW w:w="1095" w:type="dxa"/>
          </w:tcPr>
          <w:p w14:paraId="02A77601"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lang w:val="es-ES_tradnl"/>
              </w:rPr>
            </w:pPr>
            <w:r w:rsidRPr="002B4AED">
              <w:rPr>
                <w:rFonts w:eastAsia="SimSun"/>
                <w:sz w:val="16"/>
              </w:rPr>
              <w:t>7</w:t>
            </w:r>
          </w:p>
        </w:tc>
      </w:tr>
      <w:tr w:rsidR="00CE0E58" w:rsidRPr="00BE2B58" w14:paraId="6854045F" w14:textId="77777777" w:rsidTr="00C825DC">
        <w:trPr>
          <w:cantSplit/>
          <w:jc w:val="center"/>
        </w:trPr>
        <w:tc>
          <w:tcPr>
            <w:tcW w:w="1464" w:type="dxa"/>
          </w:tcPr>
          <w:p w14:paraId="18CA033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lang w:val="fr-CH"/>
              </w:rPr>
            </w:pPr>
            <w:r w:rsidRPr="00BE2B58">
              <w:rPr>
                <w:rFonts w:eastAsia="SimSun"/>
                <w:i/>
                <w:sz w:val="16"/>
                <w:lang w:val="fr-CH"/>
              </w:rPr>
              <w:t xml:space="preserve">MES </w:t>
            </w:r>
            <w:proofErr w:type="spellStart"/>
            <w:r w:rsidRPr="00BE2B58">
              <w:rPr>
                <w:rFonts w:eastAsia="SimSun"/>
                <w:i/>
                <w:sz w:val="16"/>
                <w:lang w:val="fr-CH"/>
              </w:rPr>
              <w:t>geographical</w:t>
            </w:r>
            <w:proofErr w:type="spellEnd"/>
            <w:r w:rsidRPr="00BE2B58">
              <w:rPr>
                <w:rFonts w:eastAsia="SimSun"/>
                <w:i/>
                <w:sz w:val="16"/>
                <w:lang w:val="fr-CH"/>
              </w:rPr>
              <w:t xml:space="preserve"> distribution</w:t>
            </w:r>
          </w:p>
        </w:tc>
        <w:tc>
          <w:tcPr>
            <w:tcW w:w="1094" w:type="dxa"/>
          </w:tcPr>
          <w:p w14:paraId="18EAAD7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Worldwide</w:t>
            </w:r>
          </w:p>
        </w:tc>
        <w:tc>
          <w:tcPr>
            <w:tcW w:w="1094" w:type="dxa"/>
          </w:tcPr>
          <w:p w14:paraId="7E0CE566"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pacing w:val="-6"/>
                <w:sz w:val="16"/>
              </w:rPr>
            </w:pPr>
            <w:r w:rsidRPr="00BE2B58">
              <w:rPr>
                <w:rFonts w:eastAsia="SimSun"/>
                <w:spacing w:val="-6"/>
                <w:sz w:val="16"/>
              </w:rPr>
              <w:t>Worldwide</w:t>
            </w:r>
          </w:p>
        </w:tc>
        <w:tc>
          <w:tcPr>
            <w:tcW w:w="1095" w:type="dxa"/>
          </w:tcPr>
          <w:p w14:paraId="4FC964F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To be determined</w:t>
            </w:r>
          </w:p>
        </w:tc>
        <w:tc>
          <w:tcPr>
            <w:tcW w:w="1095" w:type="dxa"/>
          </w:tcPr>
          <w:p w14:paraId="7C33AC7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1729" w:type="dxa"/>
          </w:tcPr>
          <w:p w14:paraId="656BAB9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Varies</w:t>
            </w:r>
          </w:p>
        </w:tc>
        <w:tc>
          <w:tcPr>
            <w:tcW w:w="1095" w:type="dxa"/>
          </w:tcPr>
          <w:p w14:paraId="6EA39F5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1095" w:type="dxa"/>
          </w:tcPr>
          <w:p w14:paraId="1624CFB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AAB</w:t>
            </w:r>
          </w:p>
        </w:tc>
        <w:tc>
          <w:tcPr>
            <w:tcW w:w="1095" w:type="dxa"/>
          </w:tcPr>
          <w:p w14:paraId="1D420DF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AAB</w:t>
            </w:r>
          </w:p>
        </w:tc>
        <w:tc>
          <w:tcPr>
            <w:tcW w:w="1095" w:type="dxa"/>
          </w:tcPr>
          <w:p w14:paraId="0A1F0FE2"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AAB</w:t>
            </w:r>
          </w:p>
        </w:tc>
        <w:tc>
          <w:tcPr>
            <w:tcW w:w="1095" w:type="dxa"/>
          </w:tcPr>
          <w:p w14:paraId="64B0FF5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Worldwide</w:t>
            </w:r>
          </w:p>
        </w:tc>
        <w:tc>
          <w:tcPr>
            <w:tcW w:w="1095" w:type="dxa"/>
          </w:tcPr>
          <w:p w14:paraId="75403C7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Regional</w:t>
            </w:r>
          </w:p>
        </w:tc>
        <w:tc>
          <w:tcPr>
            <w:tcW w:w="1095" w:type="dxa"/>
          </w:tcPr>
          <w:p w14:paraId="3C5D74B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pacing w:val="-6"/>
                <w:sz w:val="16"/>
              </w:rPr>
              <w:t>Worldwide</w:t>
            </w:r>
          </w:p>
        </w:tc>
      </w:tr>
      <w:tr w:rsidR="00CE0E58" w:rsidRPr="00BE2B58" w14:paraId="1B95556A" w14:textId="77777777" w:rsidTr="00C825DC">
        <w:trPr>
          <w:cantSplit/>
          <w:jc w:val="center"/>
        </w:trPr>
        <w:tc>
          <w:tcPr>
            <w:tcW w:w="1464" w:type="dxa"/>
          </w:tcPr>
          <w:p w14:paraId="7A389390" w14:textId="77777777" w:rsidR="00CE0E58" w:rsidRPr="00E8684F"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E8684F">
              <w:rPr>
                <w:rFonts w:eastAsia="SimSun"/>
                <w:i/>
                <w:sz w:val="16"/>
              </w:rPr>
              <w:t>Maximum permissible levels of interference power</w:t>
            </w:r>
          </w:p>
        </w:tc>
        <w:tc>
          <w:tcPr>
            <w:tcW w:w="1094" w:type="dxa"/>
          </w:tcPr>
          <w:p w14:paraId="67820075"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1094" w:type="dxa"/>
          </w:tcPr>
          <w:p w14:paraId="0158802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1095" w:type="dxa"/>
          </w:tcPr>
          <w:p w14:paraId="3B39A82B"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To be determined</w:t>
            </w:r>
          </w:p>
        </w:tc>
        <w:tc>
          <w:tcPr>
            <w:tcW w:w="1095" w:type="dxa"/>
          </w:tcPr>
          <w:p w14:paraId="2DF55C7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1729" w:type="dxa"/>
          </w:tcPr>
          <w:p w14:paraId="38E8A37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To be determined</w:t>
            </w:r>
          </w:p>
        </w:tc>
        <w:tc>
          <w:tcPr>
            <w:tcW w:w="1095" w:type="dxa"/>
          </w:tcPr>
          <w:p w14:paraId="4FD4A19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w:t>
            </w:r>
          </w:p>
        </w:tc>
        <w:tc>
          <w:tcPr>
            <w:tcW w:w="1095" w:type="dxa"/>
          </w:tcPr>
          <w:p w14:paraId="2B48EE8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To be determined</w:t>
            </w:r>
          </w:p>
        </w:tc>
        <w:tc>
          <w:tcPr>
            <w:tcW w:w="1095" w:type="dxa"/>
          </w:tcPr>
          <w:p w14:paraId="27F2CF5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To be determined</w:t>
            </w:r>
          </w:p>
        </w:tc>
        <w:tc>
          <w:tcPr>
            <w:tcW w:w="1095" w:type="dxa"/>
          </w:tcPr>
          <w:p w14:paraId="2908F57A"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To be determined</w:t>
            </w:r>
          </w:p>
        </w:tc>
        <w:tc>
          <w:tcPr>
            <w:tcW w:w="1095" w:type="dxa"/>
          </w:tcPr>
          <w:p w14:paraId="57BE1DFD"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To be determined</w:t>
            </w:r>
          </w:p>
        </w:tc>
        <w:tc>
          <w:tcPr>
            <w:tcW w:w="1095" w:type="dxa"/>
          </w:tcPr>
          <w:p w14:paraId="3391567E"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2B4AED">
              <w:rPr>
                <w:rFonts w:eastAsia="SimSun"/>
                <w:sz w:val="16"/>
              </w:rPr>
              <w:t>*</w:t>
            </w:r>
          </w:p>
        </w:tc>
        <w:tc>
          <w:tcPr>
            <w:tcW w:w="1095" w:type="dxa"/>
          </w:tcPr>
          <w:p w14:paraId="69AFE29B" w14:textId="77777777" w:rsidR="00CE0E58" w:rsidRPr="002B4AED"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2B4AED">
              <w:rPr>
                <w:rFonts w:eastAsia="SimSun"/>
                <w:sz w:val="16"/>
              </w:rPr>
              <w:t>*</w:t>
            </w:r>
          </w:p>
        </w:tc>
      </w:tr>
      <w:tr w:rsidR="00CE0E58" w:rsidRPr="00BE2B58" w14:paraId="706C5DFD" w14:textId="77777777" w:rsidTr="00C825DC">
        <w:trPr>
          <w:cantSplit/>
          <w:jc w:val="center"/>
        </w:trPr>
        <w:tc>
          <w:tcPr>
            <w:tcW w:w="1464" w:type="dxa"/>
            <w:tcBorders>
              <w:bottom w:val="single" w:sz="4" w:space="0" w:color="auto"/>
            </w:tcBorders>
          </w:tcPr>
          <w:p w14:paraId="4AFA75B6" w14:textId="77777777" w:rsidR="00CE0E58" w:rsidRPr="00E8684F"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SimSun"/>
                <w:sz w:val="16"/>
              </w:rPr>
            </w:pPr>
            <w:r w:rsidRPr="00E8684F">
              <w:rPr>
                <w:rFonts w:eastAsia="SimSun"/>
                <w:sz w:val="16"/>
              </w:rPr>
              <w:t xml:space="preserve">Range of </w:t>
            </w:r>
            <w:proofErr w:type="spellStart"/>
            <w:r w:rsidRPr="00E8684F">
              <w:rPr>
                <w:rFonts w:eastAsia="SimSun"/>
                <w:sz w:val="16"/>
              </w:rPr>
              <w:t>pfd</w:t>
            </w:r>
            <w:proofErr w:type="spellEnd"/>
            <w:r w:rsidRPr="00E8684F">
              <w:rPr>
                <w:rFonts w:eastAsia="SimSun"/>
                <w:sz w:val="16"/>
              </w:rPr>
              <w:br/>
              <w:t>(dB(W/(</w:t>
            </w:r>
            <w:proofErr w:type="spellStart"/>
            <w:r w:rsidRPr="00E8684F">
              <w:rPr>
                <w:rFonts w:eastAsia="SimSun"/>
                <w:sz w:val="16"/>
              </w:rPr>
              <w:t>m</w:t>
            </w:r>
            <w:r w:rsidRPr="00E8684F">
              <w:rPr>
                <w:rFonts w:eastAsia="SimSun"/>
                <w:sz w:val="16"/>
                <w:vertAlign w:val="superscript"/>
              </w:rPr>
              <w:t>2</w:t>
            </w:r>
            <w:proofErr w:type="spellEnd"/>
            <w:r w:rsidRPr="00E8684F">
              <w:rPr>
                <w:rFonts w:eastAsia="SimSun"/>
                <w:sz w:val="16"/>
              </w:rPr>
              <w:t> · 4 kHz)))</w:t>
            </w:r>
          </w:p>
        </w:tc>
        <w:tc>
          <w:tcPr>
            <w:tcW w:w="1094" w:type="dxa"/>
            <w:tcBorders>
              <w:bottom w:val="single" w:sz="4" w:space="0" w:color="auto"/>
            </w:tcBorders>
          </w:tcPr>
          <w:p w14:paraId="0582956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To be determined</w:t>
            </w:r>
          </w:p>
        </w:tc>
        <w:tc>
          <w:tcPr>
            <w:tcW w:w="1094" w:type="dxa"/>
            <w:tcBorders>
              <w:bottom w:val="single" w:sz="4" w:space="0" w:color="auto"/>
            </w:tcBorders>
          </w:tcPr>
          <w:p w14:paraId="7DAAFC9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To be determined</w:t>
            </w:r>
          </w:p>
        </w:tc>
        <w:tc>
          <w:tcPr>
            <w:tcW w:w="1095" w:type="dxa"/>
            <w:tcBorders>
              <w:bottom w:val="single" w:sz="4" w:space="0" w:color="auto"/>
            </w:tcBorders>
          </w:tcPr>
          <w:p w14:paraId="23A91B1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To be determined</w:t>
            </w:r>
          </w:p>
        </w:tc>
        <w:tc>
          <w:tcPr>
            <w:tcW w:w="1095" w:type="dxa"/>
            <w:tcBorders>
              <w:bottom w:val="single" w:sz="4" w:space="0" w:color="auto"/>
            </w:tcBorders>
          </w:tcPr>
          <w:p w14:paraId="2980893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To be determined</w:t>
            </w:r>
          </w:p>
        </w:tc>
        <w:tc>
          <w:tcPr>
            <w:tcW w:w="1729" w:type="dxa"/>
            <w:tcBorders>
              <w:bottom w:val="single" w:sz="4" w:space="0" w:color="auto"/>
            </w:tcBorders>
          </w:tcPr>
          <w:p w14:paraId="431D9AC3"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To be determined</w:t>
            </w:r>
          </w:p>
        </w:tc>
        <w:tc>
          <w:tcPr>
            <w:tcW w:w="1095" w:type="dxa"/>
            <w:tcBorders>
              <w:bottom w:val="single" w:sz="4" w:space="0" w:color="auto"/>
            </w:tcBorders>
          </w:tcPr>
          <w:p w14:paraId="61C70E1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To be determined</w:t>
            </w:r>
          </w:p>
        </w:tc>
        <w:tc>
          <w:tcPr>
            <w:tcW w:w="1095" w:type="dxa"/>
            <w:tcBorders>
              <w:bottom w:val="single" w:sz="4" w:space="0" w:color="auto"/>
            </w:tcBorders>
          </w:tcPr>
          <w:p w14:paraId="2C75889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To be determined</w:t>
            </w:r>
          </w:p>
        </w:tc>
        <w:tc>
          <w:tcPr>
            <w:tcW w:w="1095" w:type="dxa"/>
            <w:tcBorders>
              <w:bottom w:val="single" w:sz="4" w:space="0" w:color="auto"/>
            </w:tcBorders>
          </w:tcPr>
          <w:p w14:paraId="3405CDB7"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To be determined</w:t>
            </w:r>
          </w:p>
        </w:tc>
        <w:tc>
          <w:tcPr>
            <w:tcW w:w="1095" w:type="dxa"/>
            <w:tcBorders>
              <w:bottom w:val="single" w:sz="4" w:space="0" w:color="auto"/>
            </w:tcBorders>
          </w:tcPr>
          <w:p w14:paraId="5DB1BC8C"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rFonts w:eastAsia="SimSun"/>
                <w:sz w:val="16"/>
              </w:rPr>
            </w:pPr>
            <w:r w:rsidRPr="00BE2B58">
              <w:rPr>
                <w:rFonts w:eastAsia="SimSun"/>
                <w:sz w:val="16"/>
              </w:rPr>
              <w:t>To be determined</w:t>
            </w:r>
          </w:p>
        </w:tc>
        <w:tc>
          <w:tcPr>
            <w:tcW w:w="1095" w:type="dxa"/>
            <w:tcBorders>
              <w:bottom w:val="single" w:sz="4" w:space="0" w:color="auto"/>
            </w:tcBorders>
          </w:tcPr>
          <w:p w14:paraId="069B2340"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line="180" w:lineRule="exact"/>
              <w:jc w:val="center"/>
              <w:rPr>
                <w:rFonts w:eastAsia="SimSun"/>
                <w:sz w:val="16"/>
                <w:lang w:val="es-ES_tradnl"/>
              </w:rPr>
            </w:pPr>
            <w:proofErr w:type="spellStart"/>
            <w:r w:rsidRPr="00BE2B58">
              <w:rPr>
                <w:rFonts w:eastAsia="SimSun"/>
                <w:sz w:val="16"/>
                <w:lang w:val="es-ES_tradnl"/>
              </w:rPr>
              <w:t>Minimum</w:t>
            </w:r>
            <w:proofErr w:type="spellEnd"/>
            <w:r w:rsidRPr="00BE2B58">
              <w:rPr>
                <w:rFonts w:eastAsia="SimSun"/>
                <w:sz w:val="16"/>
                <w:lang w:val="es-ES_tradnl"/>
              </w:rPr>
              <w:t xml:space="preserve">: </w:t>
            </w:r>
            <w:r w:rsidRPr="00BE2B58">
              <w:rPr>
                <w:rFonts w:ascii="Symbol" w:eastAsia="SimSun" w:hAnsi="Symbol"/>
                <w:sz w:val="16"/>
                <w:lang w:val="es-ES_tradnl"/>
              </w:rPr>
              <w:noBreakHyphen/>
            </w:r>
            <w:r w:rsidRPr="00BE2B58">
              <w:rPr>
                <w:rFonts w:eastAsia="SimSun"/>
                <w:sz w:val="16"/>
                <w:lang w:val="es-ES_tradnl"/>
              </w:rPr>
              <w:t>144.8</w:t>
            </w:r>
            <w:r w:rsidRPr="00BE2B58">
              <w:rPr>
                <w:rFonts w:eastAsia="SimSun"/>
                <w:sz w:val="16"/>
                <w:lang w:val="es-ES_tradnl"/>
              </w:rPr>
              <w:br/>
            </w:r>
            <w:proofErr w:type="spellStart"/>
            <w:r w:rsidRPr="00BE2B58">
              <w:rPr>
                <w:rFonts w:eastAsia="SimSun"/>
                <w:sz w:val="16"/>
                <w:lang w:val="es-ES_tradnl"/>
              </w:rPr>
              <w:t>Maximum</w:t>
            </w:r>
            <w:proofErr w:type="spellEnd"/>
            <w:r w:rsidRPr="00BE2B58">
              <w:rPr>
                <w:rFonts w:eastAsia="SimSun"/>
                <w:sz w:val="16"/>
                <w:lang w:val="es-ES_tradnl"/>
              </w:rPr>
              <w:t xml:space="preserve">: </w:t>
            </w:r>
            <w:r w:rsidRPr="00BE2B58">
              <w:rPr>
                <w:rFonts w:ascii="Symbol" w:eastAsia="SimSun" w:hAnsi="Symbol"/>
                <w:sz w:val="16"/>
                <w:lang w:val="es-ES_tradnl"/>
              </w:rPr>
              <w:noBreakHyphen/>
            </w:r>
            <w:r w:rsidRPr="00BE2B58">
              <w:rPr>
                <w:rFonts w:eastAsia="SimSun"/>
                <w:sz w:val="16"/>
                <w:lang w:val="es-ES_tradnl"/>
              </w:rPr>
              <w:t>132.0</w:t>
            </w:r>
          </w:p>
        </w:tc>
        <w:tc>
          <w:tcPr>
            <w:tcW w:w="1095" w:type="dxa"/>
            <w:tcBorders>
              <w:bottom w:val="single" w:sz="4" w:space="0" w:color="auto"/>
            </w:tcBorders>
          </w:tcPr>
          <w:p w14:paraId="08A4004E"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line="180" w:lineRule="exact"/>
              <w:jc w:val="center"/>
              <w:rPr>
                <w:rFonts w:eastAsia="SimSun"/>
                <w:sz w:val="16"/>
                <w:lang w:val="es-ES_tradnl"/>
              </w:rPr>
            </w:pPr>
            <w:r w:rsidRPr="00BE2B58">
              <w:rPr>
                <w:rFonts w:eastAsia="SimSun"/>
                <w:sz w:val="16"/>
              </w:rPr>
              <w:t>To be determined</w:t>
            </w:r>
          </w:p>
        </w:tc>
        <w:tc>
          <w:tcPr>
            <w:tcW w:w="1095" w:type="dxa"/>
            <w:tcBorders>
              <w:bottom w:val="single" w:sz="4" w:space="0" w:color="auto"/>
            </w:tcBorders>
          </w:tcPr>
          <w:p w14:paraId="16AC70B4" w14:textId="77777777" w:rsidR="00CE0E58" w:rsidRPr="00BE2B58" w:rsidRDefault="00CE0E58" w:rsidP="00A45B1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line="180" w:lineRule="exact"/>
              <w:jc w:val="center"/>
              <w:rPr>
                <w:rFonts w:eastAsia="SimSun"/>
                <w:sz w:val="16"/>
                <w:lang w:val="es-ES_tradnl"/>
              </w:rPr>
            </w:pPr>
            <w:r w:rsidRPr="00BE2B58">
              <w:rPr>
                <w:rFonts w:eastAsia="SimSun"/>
                <w:sz w:val="16"/>
              </w:rPr>
              <w:t>To be determined</w:t>
            </w:r>
          </w:p>
        </w:tc>
      </w:tr>
      <w:tr w:rsidR="00CE0E58" w:rsidRPr="001316E2" w14:paraId="160A939D" w14:textId="77777777" w:rsidTr="00C825DC">
        <w:trPr>
          <w:cantSplit/>
          <w:jc w:val="center"/>
        </w:trPr>
        <w:tc>
          <w:tcPr>
            <w:tcW w:w="13046" w:type="dxa"/>
            <w:gridSpan w:val="11"/>
            <w:tcBorders>
              <w:left w:val="nil"/>
              <w:bottom w:val="nil"/>
              <w:right w:val="nil"/>
            </w:tcBorders>
          </w:tcPr>
          <w:p w14:paraId="085EA062" w14:textId="77777777" w:rsidR="00CE0E58" w:rsidRPr="00E8684F" w:rsidRDefault="00CE0E58" w:rsidP="00A45B1C">
            <w:pPr>
              <w:spacing w:before="40"/>
              <w:rPr>
                <w:rFonts w:eastAsia="SimSun"/>
                <w:sz w:val="16"/>
              </w:rPr>
            </w:pPr>
            <w:r w:rsidRPr="00E8684F">
              <w:rPr>
                <w:rFonts w:eastAsia="SimSun"/>
                <w:sz w:val="16"/>
                <w:vertAlign w:val="superscript"/>
              </w:rPr>
              <w:t>(1)</w:t>
            </w:r>
            <w:r w:rsidRPr="00E8684F">
              <w:rPr>
                <w:rFonts w:eastAsia="SimSun"/>
                <w:sz w:val="16"/>
              </w:rPr>
              <w:tab/>
              <w:t>Satellite antenna gains adjusted to maintain near-constant received power independent of range to user.</w:t>
            </w:r>
          </w:p>
          <w:p w14:paraId="313B919D" w14:textId="77777777" w:rsidR="00CE0E58" w:rsidRPr="00E8684F" w:rsidRDefault="00CE0E58" w:rsidP="00A45B1C">
            <w:pPr>
              <w:spacing w:before="40"/>
              <w:rPr>
                <w:rFonts w:eastAsia="SimSun"/>
                <w:sz w:val="16"/>
              </w:rPr>
            </w:pPr>
            <w:r w:rsidRPr="00E8684F">
              <w:rPr>
                <w:rFonts w:eastAsia="SimSun"/>
                <w:sz w:val="16"/>
                <w:vertAlign w:val="superscript"/>
              </w:rPr>
              <w:t>(2)</w:t>
            </w:r>
            <w:r w:rsidRPr="00E8684F">
              <w:rPr>
                <w:rFonts w:eastAsia="SimSun"/>
                <w:sz w:val="16"/>
              </w:rPr>
              <w:tab/>
              <w:t xml:space="preserve">For system R, RF carrier spacing is 7.5 MHz and RF channel bandwidth 15 </w:t>
            </w:r>
            <w:proofErr w:type="spellStart"/>
            <w:r w:rsidRPr="00E8684F">
              <w:rPr>
                <w:rFonts w:eastAsia="SimSun"/>
                <w:sz w:val="16"/>
              </w:rPr>
              <w:t>MHz.</w:t>
            </w:r>
            <w:proofErr w:type="spellEnd"/>
          </w:p>
          <w:p w14:paraId="554E0ED9" w14:textId="77777777" w:rsidR="00CE0E58" w:rsidRPr="00E8684F" w:rsidRDefault="00CE0E58" w:rsidP="00A45B1C">
            <w:pPr>
              <w:spacing w:before="40"/>
              <w:rPr>
                <w:rFonts w:eastAsia="SimSun"/>
                <w:sz w:val="16"/>
              </w:rPr>
            </w:pPr>
            <w:r w:rsidRPr="00E8684F">
              <w:rPr>
                <w:rFonts w:eastAsia="SimSun"/>
                <w:sz w:val="16"/>
                <w:vertAlign w:val="superscript"/>
              </w:rPr>
              <w:t>(3)</w:t>
            </w:r>
            <w:r w:rsidRPr="00E8684F">
              <w:rPr>
                <w:rFonts w:eastAsia="SimSun"/>
                <w:sz w:val="16"/>
              </w:rPr>
              <w:tab/>
              <w:t>Includes effect of feeder link.</w:t>
            </w:r>
          </w:p>
        </w:tc>
        <w:tc>
          <w:tcPr>
            <w:tcW w:w="1095" w:type="dxa"/>
            <w:tcBorders>
              <w:left w:val="nil"/>
              <w:bottom w:val="nil"/>
              <w:right w:val="nil"/>
            </w:tcBorders>
          </w:tcPr>
          <w:p w14:paraId="2E9C7A5E" w14:textId="77777777" w:rsidR="00CE0E58" w:rsidRPr="00E8684F" w:rsidRDefault="00CE0E58" w:rsidP="00A45B1C">
            <w:pPr>
              <w:rPr>
                <w:rFonts w:eastAsia="SimSun"/>
                <w:sz w:val="16"/>
                <w:vertAlign w:val="superscript"/>
              </w:rPr>
            </w:pPr>
          </w:p>
        </w:tc>
        <w:tc>
          <w:tcPr>
            <w:tcW w:w="1095" w:type="dxa"/>
            <w:tcBorders>
              <w:left w:val="nil"/>
              <w:bottom w:val="nil"/>
              <w:right w:val="nil"/>
            </w:tcBorders>
          </w:tcPr>
          <w:p w14:paraId="440F3254" w14:textId="77777777" w:rsidR="00CE0E58" w:rsidRPr="00E8684F" w:rsidRDefault="00CE0E58" w:rsidP="00A45B1C">
            <w:pPr>
              <w:rPr>
                <w:rFonts w:eastAsia="SimSun"/>
                <w:sz w:val="16"/>
                <w:vertAlign w:val="superscript"/>
              </w:rPr>
            </w:pPr>
          </w:p>
        </w:tc>
      </w:tr>
      <w:tr w:rsidR="00CE0E58" w:rsidRPr="001316E2" w14:paraId="68ABD411" w14:textId="77777777" w:rsidTr="00C825DC">
        <w:trPr>
          <w:cantSplit/>
          <w:jc w:val="center"/>
        </w:trPr>
        <w:tc>
          <w:tcPr>
            <w:tcW w:w="13046" w:type="dxa"/>
            <w:gridSpan w:val="11"/>
            <w:tcBorders>
              <w:top w:val="nil"/>
              <w:left w:val="nil"/>
              <w:bottom w:val="nil"/>
              <w:right w:val="nil"/>
            </w:tcBorders>
          </w:tcPr>
          <w:p w14:paraId="2ECDB25F" w14:textId="77777777" w:rsidR="00CE0E58" w:rsidRPr="00E8684F" w:rsidRDefault="00CE0E58" w:rsidP="00A45B1C">
            <w:pPr>
              <w:spacing w:before="40"/>
              <w:rPr>
                <w:rFonts w:eastAsia="SimSun"/>
                <w:sz w:val="16"/>
              </w:rPr>
            </w:pPr>
            <w:r w:rsidRPr="00E8684F">
              <w:rPr>
                <w:rFonts w:eastAsia="SimSun"/>
                <w:sz w:val="16"/>
              </w:rPr>
              <w:t>Legend for special terms and symbols used in Tables 1 to 4:</w:t>
            </w:r>
          </w:p>
          <w:p w14:paraId="2440B32A" w14:textId="77777777" w:rsidR="00CE0E58" w:rsidRPr="00E8684F" w:rsidRDefault="00CE0E58" w:rsidP="00A45B1C">
            <w:pPr>
              <w:spacing w:before="40"/>
              <w:rPr>
                <w:rFonts w:eastAsia="SimSun"/>
                <w:sz w:val="16"/>
              </w:rPr>
            </w:pPr>
            <w:r w:rsidRPr="00E8684F">
              <w:rPr>
                <w:rFonts w:eastAsia="SimSun"/>
                <w:sz w:val="16"/>
              </w:rPr>
              <w:t>*</w:t>
            </w:r>
            <w:r w:rsidRPr="00E8684F">
              <w:rPr>
                <w:rFonts w:eastAsia="SimSun"/>
                <w:sz w:val="16"/>
              </w:rPr>
              <w:tab/>
            </w:r>
            <w:r w:rsidRPr="00E8684F">
              <w:rPr>
                <w:rFonts w:eastAsia="SimSun"/>
                <w:sz w:val="16"/>
              </w:rPr>
              <w:tab/>
              <w:t>Value requiring further study.</w:t>
            </w:r>
          </w:p>
          <w:p w14:paraId="61262520" w14:textId="77777777" w:rsidR="00CE0E58" w:rsidRPr="00BE2B58" w:rsidRDefault="00CE0E58" w:rsidP="00A45B1C">
            <w:pPr>
              <w:spacing w:before="40"/>
              <w:rPr>
                <w:rFonts w:eastAsia="SimSun"/>
                <w:sz w:val="16"/>
                <w:lang w:val="en-US"/>
              </w:rPr>
            </w:pPr>
            <w:r w:rsidRPr="00BE2B58">
              <w:rPr>
                <w:rFonts w:eastAsia="SimSun"/>
                <w:sz w:val="16"/>
                <w:lang w:val="en-US"/>
              </w:rPr>
              <w:t>AAB:</w:t>
            </w:r>
            <w:r w:rsidRPr="00BE2B58">
              <w:rPr>
                <w:rFonts w:eastAsia="SimSun"/>
                <w:sz w:val="16"/>
                <w:lang w:val="en-US"/>
              </w:rPr>
              <w:tab/>
            </w:r>
            <w:r w:rsidRPr="00BE2B58">
              <w:rPr>
                <w:rFonts w:eastAsia="SimSun"/>
                <w:sz w:val="16"/>
                <w:lang w:val="en-US"/>
              </w:rPr>
              <w:tab/>
              <w:t>shared by several countries, but in a restricted area of the world</w:t>
            </w:r>
          </w:p>
          <w:p w14:paraId="0F6B38C9" w14:textId="77777777" w:rsidR="00CE0E58" w:rsidRPr="00E8684F" w:rsidRDefault="00CE0E58" w:rsidP="00A45B1C">
            <w:pPr>
              <w:spacing w:before="40"/>
              <w:rPr>
                <w:rFonts w:eastAsia="SimSun"/>
                <w:sz w:val="16"/>
              </w:rPr>
            </w:pPr>
            <w:r w:rsidRPr="00E8684F">
              <w:rPr>
                <w:rFonts w:eastAsia="SimSun"/>
                <w:sz w:val="16"/>
              </w:rPr>
              <w:t xml:space="preserve">ACSSB: </w:t>
            </w:r>
            <w:r w:rsidRPr="00E8684F">
              <w:rPr>
                <w:rFonts w:eastAsia="SimSun"/>
                <w:sz w:val="16"/>
              </w:rPr>
              <w:tab/>
            </w:r>
            <w:r w:rsidRPr="00E8684F">
              <w:rPr>
                <w:rFonts w:eastAsia="SimSun"/>
                <w:sz w:val="16"/>
              </w:rPr>
              <w:tab/>
              <w:t xml:space="preserve">amplitude </w:t>
            </w:r>
            <w:proofErr w:type="spellStart"/>
            <w:r w:rsidRPr="00E8684F">
              <w:rPr>
                <w:rFonts w:eastAsia="SimSun"/>
                <w:sz w:val="16"/>
              </w:rPr>
              <w:t>companded</w:t>
            </w:r>
            <w:proofErr w:type="spellEnd"/>
            <w:r w:rsidRPr="00E8684F">
              <w:rPr>
                <w:rFonts w:eastAsia="SimSun"/>
                <w:sz w:val="16"/>
              </w:rPr>
              <w:t xml:space="preserve"> single sideband</w:t>
            </w:r>
          </w:p>
          <w:p w14:paraId="1F6E29AC" w14:textId="77777777" w:rsidR="00CE0E58" w:rsidRPr="00E8684F" w:rsidRDefault="00CE0E58" w:rsidP="00A45B1C">
            <w:pPr>
              <w:spacing w:before="40"/>
              <w:rPr>
                <w:rFonts w:eastAsia="SimSun"/>
                <w:sz w:val="16"/>
              </w:rPr>
            </w:pPr>
            <w:r w:rsidRPr="00E8684F">
              <w:rPr>
                <w:rFonts w:eastAsia="SimSun"/>
                <w:sz w:val="16"/>
              </w:rPr>
              <w:t>EOC:</w:t>
            </w:r>
            <w:r w:rsidRPr="00E8684F">
              <w:rPr>
                <w:rFonts w:eastAsia="SimSun"/>
                <w:sz w:val="16"/>
              </w:rPr>
              <w:tab/>
            </w:r>
            <w:r w:rsidRPr="00E8684F">
              <w:rPr>
                <w:rFonts w:eastAsia="SimSun"/>
                <w:sz w:val="16"/>
              </w:rPr>
              <w:tab/>
              <w:t>edge of coverage</w:t>
            </w:r>
          </w:p>
          <w:p w14:paraId="60417D3B" w14:textId="77777777" w:rsidR="00CE0E58" w:rsidRPr="00E8684F" w:rsidRDefault="00CE0E58" w:rsidP="00A45B1C">
            <w:pPr>
              <w:spacing w:before="40"/>
              <w:rPr>
                <w:rFonts w:eastAsia="SimSun"/>
                <w:sz w:val="16"/>
              </w:rPr>
            </w:pPr>
            <w:r w:rsidRPr="00E8684F">
              <w:rPr>
                <w:rFonts w:eastAsia="SimSun"/>
                <w:sz w:val="16"/>
              </w:rPr>
              <w:t>FDD:</w:t>
            </w:r>
            <w:r w:rsidRPr="00E8684F">
              <w:rPr>
                <w:rFonts w:eastAsia="SimSun"/>
                <w:sz w:val="16"/>
              </w:rPr>
              <w:tab/>
            </w:r>
            <w:r w:rsidRPr="00E8684F">
              <w:rPr>
                <w:rFonts w:eastAsia="SimSun"/>
                <w:sz w:val="16"/>
              </w:rPr>
              <w:tab/>
              <w:t>frequency division duplex</w:t>
            </w:r>
          </w:p>
          <w:p w14:paraId="4B6E20CA" w14:textId="77777777" w:rsidR="00CE0E58" w:rsidRPr="00E8684F" w:rsidRDefault="00CE0E58" w:rsidP="00A45B1C">
            <w:pPr>
              <w:spacing w:before="40"/>
              <w:rPr>
                <w:rFonts w:eastAsia="SimSun"/>
                <w:sz w:val="16"/>
              </w:rPr>
            </w:pPr>
            <w:r w:rsidRPr="00E8684F">
              <w:rPr>
                <w:rFonts w:eastAsia="SimSun"/>
                <w:sz w:val="16"/>
              </w:rPr>
              <w:t>LHCP:</w:t>
            </w:r>
            <w:r w:rsidRPr="00E8684F">
              <w:rPr>
                <w:rFonts w:eastAsia="SimSun"/>
                <w:sz w:val="16"/>
              </w:rPr>
              <w:tab/>
            </w:r>
            <w:r w:rsidRPr="00E8684F">
              <w:rPr>
                <w:rFonts w:eastAsia="SimSun"/>
                <w:sz w:val="16"/>
              </w:rPr>
              <w:tab/>
              <w:t>left-hand circular polarization</w:t>
            </w:r>
          </w:p>
          <w:p w14:paraId="5AECD5D9" w14:textId="77777777" w:rsidR="00CE0E58" w:rsidRPr="00E8684F" w:rsidRDefault="00CE0E58" w:rsidP="00A45B1C">
            <w:pPr>
              <w:spacing w:before="40"/>
              <w:rPr>
                <w:rFonts w:eastAsia="SimSun"/>
                <w:sz w:val="16"/>
              </w:rPr>
            </w:pPr>
            <w:r w:rsidRPr="00E8684F">
              <w:rPr>
                <w:rFonts w:eastAsia="SimSun"/>
                <w:sz w:val="16"/>
              </w:rPr>
              <w:t>MDS:</w:t>
            </w:r>
            <w:r w:rsidRPr="00E8684F">
              <w:rPr>
                <w:rFonts w:eastAsia="SimSun"/>
                <w:sz w:val="16"/>
              </w:rPr>
              <w:tab/>
            </w:r>
            <w:r w:rsidRPr="00E8684F">
              <w:rPr>
                <w:rFonts w:eastAsia="SimSun"/>
                <w:sz w:val="16"/>
              </w:rPr>
              <w:tab/>
              <w:t>multipoint distribution system</w:t>
            </w:r>
          </w:p>
          <w:p w14:paraId="4AD4D852" w14:textId="77777777" w:rsidR="00CE0E58" w:rsidRPr="00E8684F" w:rsidRDefault="00CE0E58" w:rsidP="00A45B1C">
            <w:pPr>
              <w:spacing w:before="40"/>
              <w:rPr>
                <w:rFonts w:eastAsia="SimSun"/>
                <w:sz w:val="16"/>
              </w:rPr>
            </w:pPr>
            <w:r w:rsidRPr="00E8684F">
              <w:rPr>
                <w:rFonts w:eastAsia="SimSun"/>
                <w:sz w:val="16"/>
              </w:rPr>
              <w:t>MES:</w:t>
            </w:r>
            <w:r w:rsidRPr="00E8684F">
              <w:rPr>
                <w:rFonts w:eastAsia="SimSun"/>
                <w:sz w:val="16"/>
              </w:rPr>
              <w:tab/>
            </w:r>
            <w:r w:rsidRPr="00E8684F">
              <w:rPr>
                <w:rFonts w:eastAsia="SimSun"/>
                <w:sz w:val="16"/>
              </w:rPr>
              <w:tab/>
              <w:t>mobile earth station</w:t>
            </w:r>
          </w:p>
          <w:p w14:paraId="627BB09B" w14:textId="77777777" w:rsidR="00CE0E58" w:rsidRPr="00E8684F" w:rsidRDefault="00CE0E58" w:rsidP="00A45B1C">
            <w:pPr>
              <w:spacing w:before="40"/>
              <w:rPr>
                <w:rFonts w:eastAsia="SimSun"/>
                <w:sz w:val="16"/>
              </w:rPr>
            </w:pPr>
            <w:r w:rsidRPr="00E8684F">
              <w:rPr>
                <w:rFonts w:eastAsia="SimSun"/>
                <w:sz w:val="16"/>
              </w:rPr>
              <w:t>MSK:</w:t>
            </w:r>
            <w:r w:rsidRPr="00E8684F">
              <w:rPr>
                <w:rFonts w:eastAsia="SimSun"/>
                <w:sz w:val="16"/>
              </w:rPr>
              <w:tab/>
            </w:r>
            <w:r w:rsidRPr="00E8684F">
              <w:rPr>
                <w:rFonts w:eastAsia="SimSun"/>
                <w:sz w:val="16"/>
              </w:rPr>
              <w:tab/>
              <w:t>minimum shift keying</w:t>
            </w:r>
          </w:p>
          <w:p w14:paraId="3E331CF3" w14:textId="77777777" w:rsidR="00CE0E58" w:rsidRPr="00E8684F" w:rsidRDefault="00CE0E58" w:rsidP="00A45B1C">
            <w:pPr>
              <w:spacing w:before="40"/>
              <w:rPr>
                <w:rFonts w:eastAsia="SimSun"/>
                <w:sz w:val="16"/>
              </w:rPr>
            </w:pPr>
            <w:r w:rsidRPr="00E8684F">
              <w:rPr>
                <w:rFonts w:eastAsia="SimSun"/>
                <w:sz w:val="16"/>
              </w:rPr>
              <w:t>NBFM:</w:t>
            </w:r>
            <w:r w:rsidRPr="00E8684F">
              <w:rPr>
                <w:rFonts w:eastAsia="SimSun"/>
                <w:sz w:val="16"/>
              </w:rPr>
              <w:tab/>
            </w:r>
            <w:r w:rsidRPr="00E8684F">
              <w:rPr>
                <w:rFonts w:eastAsia="SimSun"/>
                <w:sz w:val="16"/>
              </w:rPr>
              <w:tab/>
              <w:t>narrow-band frequency modulation</w:t>
            </w:r>
          </w:p>
          <w:p w14:paraId="49EA6CAB" w14:textId="77777777" w:rsidR="00CE0E58" w:rsidRPr="00E8684F" w:rsidRDefault="00CE0E58" w:rsidP="00A45B1C">
            <w:pPr>
              <w:spacing w:before="40"/>
              <w:rPr>
                <w:rFonts w:eastAsia="SimSun"/>
                <w:sz w:val="16"/>
              </w:rPr>
            </w:pPr>
            <w:r w:rsidRPr="00E8684F">
              <w:rPr>
                <w:rFonts w:eastAsia="SimSun"/>
                <w:sz w:val="16"/>
              </w:rPr>
              <w:t xml:space="preserve">OQPSK: </w:t>
            </w:r>
            <w:r w:rsidRPr="00E8684F">
              <w:rPr>
                <w:rFonts w:eastAsia="SimSun"/>
                <w:sz w:val="16"/>
              </w:rPr>
              <w:tab/>
            </w:r>
            <w:r w:rsidRPr="00E8684F">
              <w:rPr>
                <w:rFonts w:eastAsia="SimSun"/>
                <w:sz w:val="16"/>
              </w:rPr>
              <w:tab/>
              <w:t>offset quaternary phase</w:t>
            </w:r>
            <w:r w:rsidRPr="00E8684F">
              <w:rPr>
                <w:rFonts w:eastAsia="SimSun"/>
                <w:sz w:val="16"/>
              </w:rPr>
              <w:noBreakHyphen/>
              <w:t>shift keying</w:t>
            </w:r>
          </w:p>
          <w:p w14:paraId="4157C685" w14:textId="77777777" w:rsidR="00CE0E58" w:rsidRPr="00E8684F" w:rsidRDefault="00CE0E58" w:rsidP="00A45B1C">
            <w:pPr>
              <w:spacing w:before="40"/>
              <w:rPr>
                <w:rFonts w:eastAsia="SimSun"/>
                <w:sz w:val="16"/>
              </w:rPr>
            </w:pPr>
            <w:r w:rsidRPr="00E8684F">
              <w:rPr>
                <w:rFonts w:eastAsia="SimSun"/>
                <w:sz w:val="16"/>
              </w:rPr>
              <w:t>RHCP:</w:t>
            </w:r>
            <w:r w:rsidRPr="00E8684F">
              <w:rPr>
                <w:rFonts w:eastAsia="SimSun"/>
                <w:sz w:val="16"/>
              </w:rPr>
              <w:tab/>
            </w:r>
            <w:r w:rsidRPr="00E8684F">
              <w:rPr>
                <w:rFonts w:eastAsia="SimSun"/>
                <w:sz w:val="16"/>
              </w:rPr>
              <w:tab/>
              <w:t>right-hand circular polarization</w:t>
            </w:r>
          </w:p>
          <w:p w14:paraId="5F67B375" w14:textId="77777777" w:rsidR="00CE0E58" w:rsidRDefault="00CE0E58" w:rsidP="00A45B1C">
            <w:pPr>
              <w:spacing w:before="40"/>
              <w:rPr>
                <w:rFonts w:eastAsia="SimSun"/>
                <w:sz w:val="16"/>
                <w:lang w:val="en-US"/>
              </w:rPr>
            </w:pPr>
            <w:r w:rsidRPr="00BE2B58">
              <w:rPr>
                <w:rFonts w:eastAsia="SimSun"/>
                <w:sz w:val="16"/>
                <w:lang w:val="en-US"/>
              </w:rPr>
              <w:t>TDD:</w:t>
            </w:r>
            <w:r w:rsidRPr="00BE2B58">
              <w:rPr>
                <w:rFonts w:eastAsia="SimSun"/>
                <w:sz w:val="16"/>
                <w:lang w:val="en-US"/>
              </w:rPr>
              <w:tab/>
            </w:r>
            <w:r w:rsidRPr="00BE2B58">
              <w:rPr>
                <w:rFonts w:eastAsia="SimSun"/>
                <w:sz w:val="16"/>
                <w:lang w:val="en-US"/>
              </w:rPr>
              <w:tab/>
              <w:t>time division duplex</w:t>
            </w:r>
          </w:p>
          <w:p w14:paraId="285C72DC" w14:textId="77777777" w:rsidR="00CE0E58" w:rsidRPr="00E8684F" w:rsidRDefault="00CE0E58" w:rsidP="00A45B1C">
            <w:pPr>
              <w:spacing w:before="40"/>
              <w:rPr>
                <w:rFonts w:eastAsia="SimSun"/>
                <w:sz w:val="16"/>
              </w:rPr>
            </w:pPr>
          </w:p>
        </w:tc>
        <w:tc>
          <w:tcPr>
            <w:tcW w:w="1095" w:type="dxa"/>
            <w:tcBorders>
              <w:top w:val="nil"/>
              <w:left w:val="nil"/>
              <w:bottom w:val="nil"/>
              <w:right w:val="nil"/>
            </w:tcBorders>
          </w:tcPr>
          <w:p w14:paraId="7DAF3636" w14:textId="77777777" w:rsidR="00CE0E58" w:rsidRPr="00E8684F" w:rsidRDefault="00CE0E58" w:rsidP="00A45B1C">
            <w:pPr>
              <w:rPr>
                <w:rFonts w:eastAsia="SimSun"/>
                <w:sz w:val="16"/>
              </w:rPr>
            </w:pPr>
          </w:p>
        </w:tc>
        <w:tc>
          <w:tcPr>
            <w:tcW w:w="1095" w:type="dxa"/>
            <w:tcBorders>
              <w:top w:val="nil"/>
              <w:left w:val="nil"/>
              <w:bottom w:val="nil"/>
              <w:right w:val="nil"/>
            </w:tcBorders>
          </w:tcPr>
          <w:p w14:paraId="45BFC315" w14:textId="77777777" w:rsidR="00CE0E58" w:rsidRPr="00E8684F" w:rsidRDefault="00CE0E58" w:rsidP="00A45B1C">
            <w:pPr>
              <w:rPr>
                <w:rFonts w:eastAsia="SimSun"/>
                <w:sz w:val="16"/>
              </w:rPr>
            </w:pPr>
          </w:p>
        </w:tc>
      </w:tr>
    </w:tbl>
    <w:p w14:paraId="22F38F68" w14:textId="6675447A" w:rsidR="00CE0E58" w:rsidRDefault="007E4318" w:rsidP="00CF3201">
      <w:pPr>
        <w:pStyle w:val="AnnexNoTitle"/>
        <w:spacing w:before="360"/>
        <w:rPr>
          <w:lang w:val="en-US"/>
        </w:rPr>
      </w:pPr>
      <w:bookmarkStart w:id="406" w:name="_Toc115517911"/>
      <w:r>
        <w:rPr>
          <w:lang w:val="en-US"/>
        </w:rPr>
        <w:lastRenderedPageBreak/>
        <w:br/>
      </w:r>
      <w:r w:rsidR="00CE0E58">
        <w:rPr>
          <w:lang w:val="en-US"/>
        </w:rPr>
        <w:t>Annex 2</w:t>
      </w:r>
      <w:r w:rsidR="00CE0E58">
        <w:rPr>
          <w:lang w:val="en-US"/>
        </w:rPr>
        <w:br/>
      </w:r>
      <w:r w:rsidR="00CE0E58">
        <w:rPr>
          <w:lang w:val="en-US"/>
        </w:rPr>
        <w:br/>
        <w:t>Technical parameters of MSS networks in the frequency bands below 1 GHz</w:t>
      </w:r>
    </w:p>
    <w:p w14:paraId="74D14C97" w14:textId="6C8D4A4D" w:rsidR="00CE0E58" w:rsidRDefault="00CE0E58" w:rsidP="00CF3201">
      <w:pPr>
        <w:pStyle w:val="TableNo"/>
        <w:spacing w:before="320"/>
        <w:rPr>
          <w:lang w:val="en-US"/>
        </w:rPr>
      </w:pPr>
      <w:r>
        <w:rPr>
          <w:lang w:val="en-US"/>
        </w:rPr>
        <w:t>TABLE 5</w:t>
      </w:r>
    </w:p>
    <w:p w14:paraId="1C742575" w14:textId="77777777" w:rsidR="00CE0E58" w:rsidRDefault="00CE0E58" w:rsidP="00183118">
      <w:pPr>
        <w:pStyle w:val="Tabletitle"/>
        <w:rPr>
          <w:lang w:val="en-US"/>
        </w:rPr>
      </w:pPr>
      <w:r>
        <w:rPr>
          <w:lang w:val="en-US"/>
        </w:rPr>
        <w:t>Parameters of several non-GSO MSS networks with primary frequency allocations below 1 GHz</w:t>
      </w: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7"/>
        <w:gridCol w:w="1784"/>
        <w:gridCol w:w="23"/>
        <w:gridCol w:w="686"/>
        <w:gridCol w:w="661"/>
        <w:gridCol w:w="765"/>
        <w:gridCol w:w="1701"/>
        <w:gridCol w:w="1843"/>
        <w:gridCol w:w="1450"/>
        <w:gridCol w:w="1525"/>
        <w:gridCol w:w="14"/>
        <w:gridCol w:w="1596"/>
      </w:tblGrid>
      <w:tr w:rsidR="00CE0E58" w14:paraId="7792108A" w14:textId="77777777" w:rsidTr="00CF3201">
        <w:trPr>
          <w:cantSplit/>
          <w:trHeight w:val="160"/>
          <w:jc w:val="center"/>
        </w:trPr>
        <w:tc>
          <w:tcPr>
            <w:tcW w:w="2127" w:type="dxa"/>
          </w:tcPr>
          <w:p w14:paraId="2ECDC2DC" w14:textId="77777777" w:rsidR="00CE0E58" w:rsidRPr="0008383E" w:rsidRDefault="00CE0E58" w:rsidP="0008383E">
            <w:pPr>
              <w:pStyle w:val="Tablehead"/>
              <w:rPr>
                <w:sz w:val="18"/>
              </w:rPr>
            </w:pPr>
            <w:r w:rsidRPr="0008383E">
              <w:rPr>
                <w:sz w:val="18"/>
              </w:rPr>
              <w:t>System</w:t>
            </w:r>
          </w:p>
        </w:tc>
        <w:tc>
          <w:tcPr>
            <w:tcW w:w="1784" w:type="dxa"/>
          </w:tcPr>
          <w:p w14:paraId="26B94518" w14:textId="77777777" w:rsidR="00CE0E58" w:rsidRPr="0008383E" w:rsidRDefault="00CE0E58" w:rsidP="00A45B1C">
            <w:pPr>
              <w:pStyle w:val="Tablehead"/>
              <w:rPr>
                <w:sz w:val="18"/>
              </w:rPr>
            </w:pPr>
            <w:r w:rsidRPr="0008383E">
              <w:rPr>
                <w:sz w:val="18"/>
              </w:rPr>
              <w:t>L</w:t>
            </w:r>
          </w:p>
        </w:tc>
        <w:tc>
          <w:tcPr>
            <w:tcW w:w="2135" w:type="dxa"/>
            <w:gridSpan w:val="4"/>
          </w:tcPr>
          <w:p w14:paraId="2C9C7506" w14:textId="77777777" w:rsidR="00CE0E58" w:rsidRPr="0008383E" w:rsidRDefault="00CE0E58" w:rsidP="00A45B1C">
            <w:pPr>
              <w:pStyle w:val="Tablehead"/>
              <w:rPr>
                <w:sz w:val="18"/>
              </w:rPr>
            </w:pPr>
            <w:r w:rsidRPr="0008383E">
              <w:rPr>
                <w:sz w:val="18"/>
              </w:rPr>
              <w:t>M</w:t>
            </w:r>
          </w:p>
        </w:tc>
        <w:tc>
          <w:tcPr>
            <w:tcW w:w="1701" w:type="dxa"/>
          </w:tcPr>
          <w:p w14:paraId="09422FB7" w14:textId="77777777" w:rsidR="00CE0E58" w:rsidRPr="0008383E" w:rsidRDefault="00CE0E58" w:rsidP="00A45B1C">
            <w:pPr>
              <w:pStyle w:val="Tablehead"/>
              <w:rPr>
                <w:sz w:val="18"/>
              </w:rPr>
            </w:pPr>
            <w:r w:rsidRPr="0008383E">
              <w:rPr>
                <w:sz w:val="18"/>
              </w:rPr>
              <w:t>N</w:t>
            </w:r>
          </w:p>
        </w:tc>
        <w:tc>
          <w:tcPr>
            <w:tcW w:w="1843" w:type="dxa"/>
          </w:tcPr>
          <w:p w14:paraId="4B2D2C5D" w14:textId="77777777" w:rsidR="00CE0E58" w:rsidRPr="0008383E" w:rsidRDefault="00CE0E58" w:rsidP="00A45B1C">
            <w:pPr>
              <w:pStyle w:val="Tablehead"/>
              <w:rPr>
                <w:sz w:val="18"/>
              </w:rPr>
            </w:pPr>
            <w:r w:rsidRPr="0008383E">
              <w:rPr>
                <w:sz w:val="18"/>
              </w:rPr>
              <w:t>P</w:t>
            </w:r>
          </w:p>
        </w:tc>
        <w:tc>
          <w:tcPr>
            <w:tcW w:w="2975" w:type="dxa"/>
            <w:gridSpan w:val="2"/>
          </w:tcPr>
          <w:p w14:paraId="1F0BBE0F" w14:textId="77777777" w:rsidR="00CE0E58" w:rsidRPr="0008383E" w:rsidRDefault="00CE0E58" w:rsidP="00A45B1C">
            <w:pPr>
              <w:pStyle w:val="Tablehead"/>
              <w:rPr>
                <w:sz w:val="18"/>
              </w:rPr>
            </w:pPr>
            <w:r w:rsidRPr="0008383E">
              <w:rPr>
                <w:sz w:val="18"/>
              </w:rPr>
              <w:t>Q</w:t>
            </w:r>
          </w:p>
        </w:tc>
        <w:tc>
          <w:tcPr>
            <w:tcW w:w="1610" w:type="dxa"/>
            <w:gridSpan w:val="2"/>
          </w:tcPr>
          <w:p w14:paraId="208709DC" w14:textId="77777777" w:rsidR="00CE0E58" w:rsidRPr="0008383E" w:rsidRDefault="00CE0E58" w:rsidP="00A45B1C">
            <w:pPr>
              <w:pStyle w:val="Tablehead"/>
              <w:rPr>
                <w:sz w:val="18"/>
              </w:rPr>
            </w:pPr>
            <w:r w:rsidRPr="0008383E">
              <w:rPr>
                <w:sz w:val="18"/>
              </w:rPr>
              <w:t>S</w:t>
            </w:r>
          </w:p>
        </w:tc>
      </w:tr>
      <w:tr w:rsidR="00CE0E58" w14:paraId="1BFF0E22" w14:textId="77777777" w:rsidTr="00A45B1C">
        <w:trPr>
          <w:cantSplit/>
          <w:trHeight w:val="160"/>
          <w:jc w:val="center"/>
        </w:trPr>
        <w:tc>
          <w:tcPr>
            <w:tcW w:w="14175" w:type="dxa"/>
            <w:gridSpan w:val="12"/>
          </w:tcPr>
          <w:p w14:paraId="3991733F" w14:textId="77777777" w:rsidR="00CE0E58" w:rsidRDefault="00CE0E58" w:rsidP="00A45B1C">
            <w:pPr>
              <w:pStyle w:val="Tabletext"/>
              <w:rPr>
                <w:sz w:val="18"/>
                <w:lang w:val="en-US"/>
              </w:rPr>
            </w:pPr>
            <w:r>
              <w:rPr>
                <w:bCs/>
                <w:i/>
                <w:iCs/>
                <w:sz w:val="18"/>
                <w:lang w:val="en-US"/>
              </w:rPr>
              <w:t>Orbital parameters</w:t>
            </w:r>
          </w:p>
        </w:tc>
      </w:tr>
      <w:tr w:rsidR="00CE0E58" w14:paraId="70649B5A" w14:textId="77777777" w:rsidTr="00CF3201">
        <w:trPr>
          <w:cantSplit/>
          <w:trHeight w:val="160"/>
          <w:jc w:val="center"/>
        </w:trPr>
        <w:tc>
          <w:tcPr>
            <w:tcW w:w="2127" w:type="dxa"/>
          </w:tcPr>
          <w:p w14:paraId="22CDE474" w14:textId="77777777" w:rsidR="00CE0E58" w:rsidRDefault="00CE0E58" w:rsidP="00A45B1C">
            <w:pPr>
              <w:pStyle w:val="Tabletext"/>
              <w:rPr>
                <w:sz w:val="18"/>
                <w:lang w:val="en-US"/>
              </w:rPr>
            </w:pPr>
            <w:r>
              <w:rPr>
                <w:sz w:val="18"/>
                <w:lang w:val="en-US"/>
              </w:rPr>
              <w:t>Number of satellites</w:t>
            </w:r>
          </w:p>
        </w:tc>
        <w:tc>
          <w:tcPr>
            <w:tcW w:w="3919" w:type="dxa"/>
            <w:gridSpan w:val="5"/>
          </w:tcPr>
          <w:p w14:paraId="4FC1EF29" w14:textId="77777777" w:rsidR="00CE0E58" w:rsidRDefault="00CE0E58" w:rsidP="00A45B1C">
            <w:pPr>
              <w:pStyle w:val="Tabletext"/>
              <w:jc w:val="center"/>
              <w:rPr>
                <w:sz w:val="18"/>
              </w:rPr>
            </w:pPr>
            <w:r>
              <w:rPr>
                <w:sz w:val="18"/>
              </w:rPr>
              <w:t>48</w:t>
            </w:r>
          </w:p>
        </w:tc>
        <w:tc>
          <w:tcPr>
            <w:tcW w:w="1701" w:type="dxa"/>
          </w:tcPr>
          <w:p w14:paraId="5E00DA80" w14:textId="77777777" w:rsidR="00CE0E58" w:rsidRDefault="00CE0E58" w:rsidP="00A45B1C">
            <w:pPr>
              <w:pStyle w:val="Tabletext"/>
              <w:jc w:val="center"/>
              <w:rPr>
                <w:sz w:val="18"/>
              </w:rPr>
            </w:pPr>
            <w:r>
              <w:rPr>
                <w:sz w:val="18"/>
              </w:rPr>
              <w:t>3</w:t>
            </w:r>
          </w:p>
        </w:tc>
        <w:tc>
          <w:tcPr>
            <w:tcW w:w="1843" w:type="dxa"/>
          </w:tcPr>
          <w:p w14:paraId="61CB3BD6" w14:textId="77777777" w:rsidR="00CE0E58" w:rsidRDefault="00CE0E58" w:rsidP="00A45B1C">
            <w:pPr>
              <w:pStyle w:val="Tabletext"/>
              <w:jc w:val="center"/>
              <w:rPr>
                <w:sz w:val="18"/>
              </w:rPr>
            </w:pPr>
            <w:r>
              <w:rPr>
                <w:sz w:val="18"/>
              </w:rPr>
              <w:t>6</w:t>
            </w:r>
          </w:p>
        </w:tc>
        <w:tc>
          <w:tcPr>
            <w:tcW w:w="2975" w:type="dxa"/>
            <w:gridSpan w:val="2"/>
          </w:tcPr>
          <w:p w14:paraId="4CC36AB1" w14:textId="77777777" w:rsidR="00CE0E58" w:rsidRDefault="00CE0E58" w:rsidP="00A45B1C">
            <w:pPr>
              <w:pStyle w:val="Tabletext"/>
              <w:jc w:val="center"/>
              <w:rPr>
                <w:sz w:val="18"/>
              </w:rPr>
            </w:pPr>
            <w:r>
              <w:rPr>
                <w:sz w:val="18"/>
              </w:rPr>
              <w:t>32</w:t>
            </w:r>
          </w:p>
        </w:tc>
        <w:tc>
          <w:tcPr>
            <w:tcW w:w="1610" w:type="dxa"/>
            <w:gridSpan w:val="2"/>
          </w:tcPr>
          <w:p w14:paraId="7FE0DBFE" w14:textId="77777777" w:rsidR="00CE0E58" w:rsidRDefault="00CE0E58" w:rsidP="00A45B1C">
            <w:pPr>
              <w:pStyle w:val="Tabletext"/>
              <w:jc w:val="center"/>
              <w:rPr>
                <w:sz w:val="18"/>
              </w:rPr>
            </w:pPr>
            <w:r>
              <w:rPr>
                <w:sz w:val="18"/>
              </w:rPr>
              <w:t>6</w:t>
            </w:r>
          </w:p>
        </w:tc>
      </w:tr>
      <w:tr w:rsidR="00CE0E58" w14:paraId="04856207" w14:textId="77777777" w:rsidTr="00CF3201">
        <w:trPr>
          <w:cantSplit/>
          <w:trHeight w:val="160"/>
          <w:jc w:val="center"/>
        </w:trPr>
        <w:tc>
          <w:tcPr>
            <w:tcW w:w="2127" w:type="dxa"/>
          </w:tcPr>
          <w:p w14:paraId="5EA8C41B" w14:textId="77777777" w:rsidR="00CE0E58" w:rsidRDefault="00CE0E58" w:rsidP="00A45B1C">
            <w:pPr>
              <w:pStyle w:val="Tabletext"/>
              <w:rPr>
                <w:sz w:val="18"/>
              </w:rPr>
            </w:pPr>
            <w:r>
              <w:rPr>
                <w:sz w:val="18"/>
              </w:rPr>
              <w:t>Altitude (km)</w:t>
            </w:r>
          </w:p>
        </w:tc>
        <w:tc>
          <w:tcPr>
            <w:tcW w:w="1784" w:type="dxa"/>
          </w:tcPr>
          <w:p w14:paraId="0B7815C1" w14:textId="77777777" w:rsidR="00CE0E58" w:rsidRDefault="00CE0E58" w:rsidP="00A45B1C">
            <w:pPr>
              <w:pStyle w:val="Tabletext"/>
              <w:jc w:val="center"/>
              <w:rPr>
                <w:sz w:val="18"/>
              </w:rPr>
            </w:pPr>
            <w:r>
              <w:rPr>
                <w:sz w:val="18"/>
              </w:rPr>
              <w:t>950</w:t>
            </w:r>
          </w:p>
        </w:tc>
        <w:tc>
          <w:tcPr>
            <w:tcW w:w="1370" w:type="dxa"/>
            <w:gridSpan w:val="3"/>
          </w:tcPr>
          <w:p w14:paraId="18E74DB4" w14:textId="77777777" w:rsidR="00CE0E58" w:rsidRDefault="00CE0E58" w:rsidP="00A45B1C">
            <w:pPr>
              <w:pStyle w:val="Tabletext"/>
              <w:jc w:val="center"/>
              <w:rPr>
                <w:sz w:val="18"/>
              </w:rPr>
            </w:pPr>
            <w:r>
              <w:rPr>
                <w:sz w:val="18"/>
              </w:rPr>
              <w:t>825</w:t>
            </w:r>
          </w:p>
        </w:tc>
        <w:tc>
          <w:tcPr>
            <w:tcW w:w="765" w:type="dxa"/>
          </w:tcPr>
          <w:p w14:paraId="7C9CBBE4" w14:textId="77777777" w:rsidR="00CE0E58" w:rsidRDefault="00CE0E58" w:rsidP="00A45B1C">
            <w:pPr>
              <w:pStyle w:val="Tabletext"/>
              <w:jc w:val="center"/>
              <w:rPr>
                <w:sz w:val="18"/>
              </w:rPr>
            </w:pPr>
            <w:r>
              <w:rPr>
                <w:sz w:val="18"/>
              </w:rPr>
              <w:t>775</w:t>
            </w:r>
          </w:p>
        </w:tc>
        <w:tc>
          <w:tcPr>
            <w:tcW w:w="1701" w:type="dxa"/>
          </w:tcPr>
          <w:p w14:paraId="23E1214D" w14:textId="77777777" w:rsidR="00CE0E58" w:rsidRDefault="00CE0E58" w:rsidP="00A45B1C">
            <w:pPr>
              <w:pStyle w:val="Tabletext"/>
              <w:jc w:val="center"/>
              <w:rPr>
                <w:sz w:val="18"/>
              </w:rPr>
            </w:pPr>
            <w:r>
              <w:rPr>
                <w:sz w:val="18"/>
              </w:rPr>
              <w:t>800</w:t>
            </w:r>
          </w:p>
        </w:tc>
        <w:tc>
          <w:tcPr>
            <w:tcW w:w="1843" w:type="dxa"/>
          </w:tcPr>
          <w:p w14:paraId="0EC74A09" w14:textId="77777777" w:rsidR="00CE0E58" w:rsidRDefault="00CE0E58" w:rsidP="00A45B1C">
            <w:pPr>
              <w:pStyle w:val="Tabletext"/>
              <w:jc w:val="center"/>
              <w:rPr>
                <w:sz w:val="18"/>
              </w:rPr>
            </w:pPr>
            <w:r>
              <w:rPr>
                <w:sz w:val="18"/>
              </w:rPr>
              <w:t>893</w:t>
            </w:r>
          </w:p>
        </w:tc>
        <w:tc>
          <w:tcPr>
            <w:tcW w:w="2975" w:type="dxa"/>
            <w:gridSpan w:val="2"/>
          </w:tcPr>
          <w:p w14:paraId="0E70048E" w14:textId="77777777" w:rsidR="00CE0E58" w:rsidRDefault="00CE0E58" w:rsidP="00A45B1C">
            <w:pPr>
              <w:pStyle w:val="Tabletext"/>
              <w:jc w:val="center"/>
              <w:rPr>
                <w:sz w:val="18"/>
              </w:rPr>
            </w:pPr>
            <w:r>
              <w:rPr>
                <w:sz w:val="18"/>
              </w:rPr>
              <w:t>1</w:t>
            </w:r>
            <w:r>
              <w:rPr>
                <w:rFonts w:ascii="Tms Rmn" w:hAnsi="Tms Rmn"/>
                <w:sz w:val="18"/>
              </w:rPr>
              <w:t> </w:t>
            </w:r>
            <w:r>
              <w:rPr>
                <w:sz w:val="18"/>
              </w:rPr>
              <w:t>000</w:t>
            </w:r>
          </w:p>
        </w:tc>
        <w:tc>
          <w:tcPr>
            <w:tcW w:w="1610" w:type="dxa"/>
            <w:gridSpan w:val="2"/>
          </w:tcPr>
          <w:p w14:paraId="7A6B616C" w14:textId="77777777" w:rsidR="00CE0E58" w:rsidRDefault="00CE0E58" w:rsidP="00A45B1C">
            <w:pPr>
              <w:pStyle w:val="Tabletext"/>
              <w:jc w:val="center"/>
              <w:rPr>
                <w:sz w:val="18"/>
              </w:rPr>
            </w:pPr>
            <w:r>
              <w:rPr>
                <w:sz w:val="18"/>
              </w:rPr>
              <w:t>692, 667</w:t>
            </w:r>
          </w:p>
        </w:tc>
      </w:tr>
      <w:tr w:rsidR="00CE0E58" w14:paraId="509AE870" w14:textId="77777777" w:rsidTr="00CF3201">
        <w:trPr>
          <w:cantSplit/>
          <w:trHeight w:val="160"/>
          <w:jc w:val="center"/>
        </w:trPr>
        <w:tc>
          <w:tcPr>
            <w:tcW w:w="2127" w:type="dxa"/>
          </w:tcPr>
          <w:p w14:paraId="0C0E4857" w14:textId="77777777" w:rsidR="00CE0E58" w:rsidRDefault="00CE0E58" w:rsidP="00A45B1C">
            <w:pPr>
              <w:pStyle w:val="Tabletext"/>
              <w:rPr>
                <w:sz w:val="18"/>
              </w:rPr>
            </w:pPr>
            <w:r>
              <w:rPr>
                <w:sz w:val="18"/>
              </w:rPr>
              <w:t>Inclination (degrees)</w:t>
            </w:r>
          </w:p>
        </w:tc>
        <w:tc>
          <w:tcPr>
            <w:tcW w:w="1784" w:type="dxa"/>
          </w:tcPr>
          <w:p w14:paraId="1AF9E203" w14:textId="77777777" w:rsidR="00CE0E58" w:rsidRDefault="00CE0E58" w:rsidP="00A45B1C">
            <w:pPr>
              <w:pStyle w:val="Tabletext"/>
              <w:jc w:val="center"/>
              <w:rPr>
                <w:sz w:val="18"/>
              </w:rPr>
            </w:pPr>
            <w:r>
              <w:rPr>
                <w:sz w:val="18"/>
              </w:rPr>
              <w:t>50</w:t>
            </w:r>
          </w:p>
        </w:tc>
        <w:tc>
          <w:tcPr>
            <w:tcW w:w="709" w:type="dxa"/>
            <w:gridSpan w:val="2"/>
          </w:tcPr>
          <w:p w14:paraId="7F604D99" w14:textId="77777777" w:rsidR="00CE0E58" w:rsidRDefault="00CE0E58" w:rsidP="00A45B1C">
            <w:pPr>
              <w:pStyle w:val="Tabletext"/>
              <w:jc w:val="center"/>
              <w:rPr>
                <w:sz w:val="18"/>
              </w:rPr>
            </w:pPr>
            <w:r>
              <w:rPr>
                <w:sz w:val="18"/>
              </w:rPr>
              <w:t>45</w:t>
            </w:r>
          </w:p>
        </w:tc>
        <w:tc>
          <w:tcPr>
            <w:tcW w:w="661" w:type="dxa"/>
          </w:tcPr>
          <w:p w14:paraId="2C8DF5D9" w14:textId="77777777" w:rsidR="00CE0E58" w:rsidRDefault="00CE0E58" w:rsidP="00A45B1C">
            <w:pPr>
              <w:pStyle w:val="Tabletext"/>
              <w:jc w:val="center"/>
              <w:rPr>
                <w:sz w:val="18"/>
              </w:rPr>
            </w:pPr>
            <w:r>
              <w:rPr>
                <w:sz w:val="18"/>
              </w:rPr>
              <w:t>0</w:t>
            </w:r>
          </w:p>
        </w:tc>
        <w:tc>
          <w:tcPr>
            <w:tcW w:w="765" w:type="dxa"/>
          </w:tcPr>
          <w:p w14:paraId="5D1D44B2" w14:textId="77777777" w:rsidR="00CE0E58" w:rsidRDefault="00CE0E58" w:rsidP="00A45B1C">
            <w:pPr>
              <w:pStyle w:val="Tabletext"/>
              <w:jc w:val="center"/>
              <w:rPr>
                <w:sz w:val="18"/>
              </w:rPr>
            </w:pPr>
            <w:r>
              <w:rPr>
                <w:sz w:val="18"/>
              </w:rPr>
              <w:t>70, 108</w:t>
            </w:r>
          </w:p>
        </w:tc>
        <w:tc>
          <w:tcPr>
            <w:tcW w:w="1701" w:type="dxa"/>
          </w:tcPr>
          <w:p w14:paraId="46E149B7" w14:textId="77777777" w:rsidR="00CE0E58" w:rsidRDefault="00CE0E58" w:rsidP="00A45B1C">
            <w:pPr>
              <w:pStyle w:val="Tabletext"/>
              <w:jc w:val="center"/>
              <w:rPr>
                <w:sz w:val="18"/>
              </w:rPr>
            </w:pPr>
            <w:r>
              <w:rPr>
                <w:sz w:val="18"/>
              </w:rPr>
              <w:t>88</w:t>
            </w:r>
          </w:p>
        </w:tc>
        <w:tc>
          <w:tcPr>
            <w:tcW w:w="1843" w:type="dxa"/>
          </w:tcPr>
          <w:p w14:paraId="4BD5BE48" w14:textId="77777777" w:rsidR="00CE0E58" w:rsidRDefault="00CE0E58" w:rsidP="00A45B1C">
            <w:pPr>
              <w:pStyle w:val="Tabletext"/>
              <w:jc w:val="center"/>
              <w:rPr>
                <w:sz w:val="18"/>
              </w:rPr>
            </w:pPr>
            <w:r>
              <w:rPr>
                <w:sz w:val="18"/>
              </w:rPr>
              <w:t>99</w:t>
            </w:r>
          </w:p>
        </w:tc>
        <w:tc>
          <w:tcPr>
            <w:tcW w:w="1450" w:type="dxa"/>
          </w:tcPr>
          <w:p w14:paraId="61F1B0F6" w14:textId="77777777" w:rsidR="00CE0E58" w:rsidRDefault="00CE0E58" w:rsidP="00A45B1C">
            <w:pPr>
              <w:pStyle w:val="Tabletext"/>
              <w:jc w:val="center"/>
              <w:rPr>
                <w:sz w:val="18"/>
              </w:rPr>
            </w:pPr>
            <w:r>
              <w:rPr>
                <w:sz w:val="18"/>
              </w:rPr>
              <w:t>51</w:t>
            </w:r>
          </w:p>
        </w:tc>
        <w:tc>
          <w:tcPr>
            <w:tcW w:w="1525" w:type="dxa"/>
          </w:tcPr>
          <w:p w14:paraId="101EC149" w14:textId="77777777" w:rsidR="00CE0E58" w:rsidRDefault="00CE0E58" w:rsidP="00A45B1C">
            <w:pPr>
              <w:pStyle w:val="Tabletext"/>
              <w:jc w:val="center"/>
              <w:rPr>
                <w:sz w:val="18"/>
              </w:rPr>
            </w:pPr>
            <w:r>
              <w:rPr>
                <w:sz w:val="18"/>
              </w:rPr>
              <w:t>83</w:t>
            </w:r>
          </w:p>
        </w:tc>
        <w:tc>
          <w:tcPr>
            <w:tcW w:w="1610" w:type="dxa"/>
            <w:gridSpan w:val="2"/>
          </w:tcPr>
          <w:p w14:paraId="06E9C0ED" w14:textId="77777777" w:rsidR="00CE0E58" w:rsidRDefault="00CE0E58" w:rsidP="00A45B1C">
            <w:pPr>
              <w:pStyle w:val="Tabletext"/>
              <w:jc w:val="center"/>
              <w:rPr>
                <w:sz w:val="18"/>
              </w:rPr>
            </w:pPr>
            <w:r>
              <w:rPr>
                <w:sz w:val="18"/>
              </w:rPr>
              <w:t>98.04</w:t>
            </w:r>
          </w:p>
        </w:tc>
      </w:tr>
      <w:tr w:rsidR="00CE0E58" w14:paraId="6628AA82" w14:textId="77777777" w:rsidTr="00CF3201">
        <w:trPr>
          <w:cantSplit/>
          <w:trHeight w:val="160"/>
          <w:jc w:val="center"/>
        </w:trPr>
        <w:tc>
          <w:tcPr>
            <w:tcW w:w="2127" w:type="dxa"/>
          </w:tcPr>
          <w:p w14:paraId="61D3EE32" w14:textId="77777777" w:rsidR="00CE0E58" w:rsidRDefault="00CE0E58" w:rsidP="00A45B1C">
            <w:pPr>
              <w:pStyle w:val="Tabletext"/>
              <w:rPr>
                <w:sz w:val="18"/>
                <w:lang w:val="fr-CH"/>
              </w:rPr>
            </w:pPr>
            <w:proofErr w:type="spellStart"/>
            <w:r>
              <w:rPr>
                <w:sz w:val="18"/>
                <w:lang w:val="fr-CH"/>
              </w:rPr>
              <w:t>Orbit</w:t>
            </w:r>
            <w:proofErr w:type="spellEnd"/>
            <w:r>
              <w:rPr>
                <w:sz w:val="18"/>
                <w:lang w:val="fr-CH"/>
              </w:rPr>
              <w:t xml:space="preserve"> planes</w:t>
            </w:r>
          </w:p>
        </w:tc>
        <w:tc>
          <w:tcPr>
            <w:tcW w:w="1784" w:type="dxa"/>
          </w:tcPr>
          <w:p w14:paraId="1A65E861" w14:textId="77777777" w:rsidR="00CE0E58" w:rsidRDefault="00CE0E58" w:rsidP="00A45B1C">
            <w:pPr>
              <w:pStyle w:val="Tabletext"/>
              <w:jc w:val="center"/>
              <w:rPr>
                <w:sz w:val="18"/>
              </w:rPr>
            </w:pPr>
            <w:r>
              <w:rPr>
                <w:sz w:val="18"/>
              </w:rPr>
              <w:t>8</w:t>
            </w:r>
          </w:p>
        </w:tc>
        <w:tc>
          <w:tcPr>
            <w:tcW w:w="709" w:type="dxa"/>
            <w:gridSpan w:val="2"/>
          </w:tcPr>
          <w:p w14:paraId="5290A083" w14:textId="77777777" w:rsidR="00CE0E58" w:rsidRDefault="00CE0E58" w:rsidP="00A45B1C">
            <w:pPr>
              <w:pStyle w:val="Tabletext"/>
              <w:jc w:val="center"/>
              <w:rPr>
                <w:sz w:val="18"/>
              </w:rPr>
            </w:pPr>
            <w:r>
              <w:rPr>
                <w:sz w:val="18"/>
              </w:rPr>
              <w:t>3</w:t>
            </w:r>
          </w:p>
        </w:tc>
        <w:tc>
          <w:tcPr>
            <w:tcW w:w="661" w:type="dxa"/>
          </w:tcPr>
          <w:p w14:paraId="116AA22D" w14:textId="77777777" w:rsidR="00CE0E58" w:rsidRDefault="00CE0E58" w:rsidP="00A45B1C">
            <w:pPr>
              <w:pStyle w:val="Tabletext"/>
              <w:jc w:val="center"/>
              <w:rPr>
                <w:sz w:val="18"/>
              </w:rPr>
            </w:pPr>
            <w:r>
              <w:rPr>
                <w:sz w:val="18"/>
              </w:rPr>
              <w:t>1</w:t>
            </w:r>
          </w:p>
        </w:tc>
        <w:tc>
          <w:tcPr>
            <w:tcW w:w="765" w:type="dxa"/>
          </w:tcPr>
          <w:p w14:paraId="42DC50FE" w14:textId="77777777" w:rsidR="00CE0E58" w:rsidRDefault="00CE0E58" w:rsidP="00A45B1C">
            <w:pPr>
              <w:pStyle w:val="Tabletext"/>
              <w:jc w:val="center"/>
              <w:rPr>
                <w:sz w:val="18"/>
              </w:rPr>
            </w:pPr>
            <w:r>
              <w:rPr>
                <w:sz w:val="18"/>
              </w:rPr>
              <w:t>2</w:t>
            </w:r>
          </w:p>
        </w:tc>
        <w:tc>
          <w:tcPr>
            <w:tcW w:w="1701" w:type="dxa"/>
          </w:tcPr>
          <w:p w14:paraId="191C0667" w14:textId="77777777" w:rsidR="00CE0E58" w:rsidRDefault="00CE0E58" w:rsidP="00A45B1C">
            <w:pPr>
              <w:pStyle w:val="Tabletext"/>
              <w:jc w:val="center"/>
              <w:rPr>
                <w:sz w:val="18"/>
              </w:rPr>
            </w:pPr>
            <w:r>
              <w:rPr>
                <w:sz w:val="18"/>
              </w:rPr>
              <w:t>3</w:t>
            </w:r>
          </w:p>
        </w:tc>
        <w:tc>
          <w:tcPr>
            <w:tcW w:w="1843" w:type="dxa"/>
          </w:tcPr>
          <w:p w14:paraId="632E66FF" w14:textId="77777777" w:rsidR="00CE0E58" w:rsidRDefault="00CE0E58" w:rsidP="00A45B1C">
            <w:pPr>
              <w:pStyle w:val="Tabletext"/>
              <w:jc w:val="center"/>
              <w:rPr>
                <w:sz w:val="18"/>
              </w:rPr>
            </w:pPr>
            <w:r>
              <w:rPr>
                <w:sz w:val="18"/>
              </w:rPr>
              <w:t>2</w:t>
            </w:r>
          </w:p>
        </w:tc>
        <w:tc>
          <w:tcPr>
            <w:tcW w:w="1450" w:type="dxa"/>
          </w:tcPr>
          <w:p w14:paraId="06322CB7" w14:textId="77777777" w:rsidR="00CE0E58" w:rsidRDefault="00CE0E58" w:rsidP="00A45B1C">
            <w:pPr>
              <w:pStyle w:val="Tabletext"/>
              <w:jc w:val="center"/>
              <w:rPr>
                <w:sz w:val="18"/>
              </w:rPr>
            </w:pPr>
            <w:r>
              <w:rPr>
                <w:sz w:val="18"/>
              </w:rPr>
              <w:t>6</w:t>
            </w:r>
          </w:p>
        </w:tc>
        <w:tc>
          <w:tcPr>
            <w:tcW w:w="1525" w:type="dxa"/>
          </w:tcPr>
          <w:p w14:paraId="4DEA276B" w14:textId="77777777" w:rsidR="00CE0E58" w:rsidRDefault="00CE0E58" w:rsidP="00A45B1C">
            <w:pPr>
              <w:pStyle w:val="Tabletext"/>
              <w:jc w:val="center"/>
              <w:rPr>
                <w:sz w:val="18"/>
              </w:rPr>
            </w:pPr>
            <w:r>
              <w:rPr>
                <w:sz w:val="18"/>
              </w:rPr>
              <w:t>2</w:t>
            </w:r>
          </w:p>
        </w:tc>
        <w:tc>
          <w:tcPr>
            <w:tcW w:w="1610" w:type="dxa"/>
            <w:gridSpan w:val="2"/>
          </w:tcPr>
          <w:p w14:paraId="2AF723E4" w14:textId="77777777" w:rsidR="00CE0E58" w:rsidRDefault="00CE0E58" w:rsidP="00A45B1C">
            <w:pPr>
              <w:pStyle w:val="Tabletext"/>
              <w:jc w:val="center"/>
              <w:rPr>
                <w:sz w:val="18"/>
              </w:rPr>
            </w:pPr>
            <w:r>
              <w:rPr>
                <w:sz w:val="18"/>
              </w:rPr>
              <w:t>2</w:t>
            </w:r>
          </w:p>
        </w:tc>
      </w:tr>
      <w:tr w:rsidR="00CE0E58" w14:paraId="0F6A964E" w14:textId="77777777" w:rsidTr="00CF3201">
        <w:trPr>
          <w:cantSplit/>
          <w:trHeight w:val="160"/>
          <w:jc w:val="center"/>
        </w:trPr>
        <w:tc>
          <w:tcPr>
            <w:tcW w:w="2127" w:type="dxa"/>
          </w:tcPr>
          <w:p w14:paraId="41221E69" w14:textId="77777777" w:rsidR="00CE0E58" w:rsidRDefault="00CE0E58" w:rsidP="00A45B1C">
            <w:pPr>
              <w:pStyle w:val="Tabletext"/>
              <w:rPr>
                <w:sz w:val="18"/>
                <w:lang w:val="fr-CH"/>
              </w:rPr>
            </w:pPr>
            <w:r>
              <w:rPr>
                <w:sz w:val="18"/>
                <w:lang w:val="fr-CH"/>
              </w:rPr>
              <w:t>Satellite/plane</w:t>
            </w:r>
          </w:p>
        </w:tc>
        <w:tc>
          <w:tcPr>
            <w:tcW w:w="1784" w:type="dxa"/>
          </w:tcPr>
          <w:p w14:paraId="54F56C2C" w14:textId="77777777" w:rsidR="00CE0E58" w:rsidRDefault="00CE0E58" w:rsidP="00A45B1C">
            <w:pPr>
              <w:pStyle w:val="Tabletext"/>
              <w:jc w:val="center"/>
              <w:rPr>
                <w:sz w:val="18"/>
              </w:rPr>
            </w:pPr>
            <w:r>
              <w:rPr>
                <w:sz w:val="18"/>
              </w:rPr>
              <w:t>6</w:t>
            </w:r>
          </w:p>
        </w:tc>
        <w:tc>
          <w:tcPr>
            <w:tcW w:w="2135" w:type="dxa"/>
            <w:gridSpan w:val="4"/>
          </w:tcPr>
          <w:p w14:paraId="6643BF81" w14:textId="77777777" w:rsidR="00CE0E58" w:rsidRDefault="00CE0E58" w:rsidP="00A45B1C">
            <w:pPr>
              <w:pStyle w:val="Tabletext"/>
              <w:jc w:val="center"/>
              <w:rPr>
                <w:sz w:val="18"/>
              </w:rPr>
            </w:pPr>
            <w:r>
              <w:rPr>
                <w:sz w:val="18"/>
              </w:rPr>
              <w:t>8</w:t>
            </w:r>
          </w:p>
        </w:tc>
        <w:tc>
          <w:tcPr>
            <w:tcW w:w="1701" w:type="dxa"/>
          </w:tcPr>
          <w:p w14:paraId="5016AACD" w14:textId="77777777" w:rsidR="00CE0E58" w:rsidRDefault="00CE0E58" w:rsidP="00A45B1C">
            <w:pPr>
              <w:pStyle w:val="Tabletext"/>
              <w:jc w:val="center"/>
              <w:rPr>
                <w:sz w:val="18"/>
              </w:rPr>
            </w:pPr>
            <w:r>
              <w:rPr>
                <w:sz w:val="18"/>
              </w:rPr>
              <w:t>1</w:t>
            </w:r>
          </w:p>
        </w:tc>
        <w:tc>
          <w:tcPr>
            <w:tcW w:w="1843" w:type="dxa"/>
          </w:tcPr>
          <w:p w14:paraId="10A36CBE" w14:textId="77777777" w:rsidR="00CE0E58" w:rsidRDefault="00CE0E58" w:rsidP="00A45B1C">
            <w:pPr>
              <w:pStyle w:val="Tabletext"/>
              <w:jc w:val="center"/>
              <w:rPr>
                <w:sz w:val="18"/>
              </w:rPr>
            </w:pPr>
            <w:r>
              <w:rPr>
                <w:sz w:val="18"/>
              </w:rPr>
              <w:t>3</w:t>
            </w:r>
          </w:p>
        </w:tc>
        <w:tc>
          <w:tcPr>
            <w:tcW w:w="1450" w:type="dxa"/>
          </w:tcPr>
          <w:p w14:paraId="688F6892" w14:textId="77777777" w:rsidR="00CE0E58" w:rsidRDefault="00CE0E58" w:rsidP="00A45B1C">
            <w:pPr>
              <w:pStyle w:val="Tabletext"/>
              <w:jc w:val="center"/>
              <w:rPr>
                <w:sz w:val="18"/>
              </w:rPr>
            </w:pPr>
            <w:r>
              <w:rPr>
                <w:sz w:val="18"/>
              </w:rPr>
              <w:t>5</w:t>
            </w:r>
          </w:p>
        </w:tc>
        <w:tc>
          <w:tcPr>
            <w:tcW w:w="1525" w:type="dxa"/>
          </w:tcPr>
          <w:p w14:paraId="60ABA80A" w14:textId="77777777" w:rsidR="00CE0E58" w:rsidRDefault="00CE0E58" w:rsidP="00A45B1C">
            <w:pPr>
              <w:pStyle w:val="Tabletext"/>
              <w:jc w:val="center"/>
              <w:rPr>
                <w:sz w:val="18"/>
              </w:rPr>
            </w:pPr>
            <w:r>
              <w:rPr>
                <w:sz w:val="18"/>
              </w:rPr>
              <w:t>1</w:t>
            </w:r>
          </w:p>
        </w:tc>
        <w:tc>
          <w:tcPr>
            <w:tcW w:w="1610" w:type="dxa"/>
            <w:gridSpan w:val="2"/>
          </w:tcPr>
          <w:p w14:paraId="345A8344" w14:textId="77777777" w:rsidR="00CE0E58" w:rsidRDefault="00CE0E58" w:rsidP="00A45B1C">
            <w:pPr>
              <w:pStyle w:val="Tabletext"/>
              <w:jc w:val="center"/>
              <w:rPr>
                <w:sz w:val="18"/>
              </w:rPr>
            </w:pPr>
            <w:r>
              <w:rPr>
                <w:sz w:val="18"/>
              </w:rPr>
              <w:t>3</w:t>
            </w:r>
          </w:p>
        </w:tc>
      </w:tr>
      <w:tr w:rsidR="00CE0E58" w14:paraId="449BA7DA" w14:textId="77777777" w:rsidTr="00CF3201">
        <w:trPr>
          <w:cantSplit/>
          <w:trHeight w:val="160"/>
          <w:jc w:val="center"/>
        </w:trPr>
        <w:tc>
          <w:tcPr>
            <w:tcW w:w="2127" w:type="dxa"/>
          </w:tcPr>
          <w:p w14:paraId="0714F692" w14:textId="77777777" w:rsidR="00CE0E58" w:rsidRDefault="00CE0E58" w:rsidP="00A45B1C">
            <w:pPr>
              <w:pStyle w:val="Tabletext"/>
              <w:rPr>
                <w:sz w:val="18"/>
                <w:lang w:val="en-US"/>
              </w:rPr>
            </w:pPr>
            <w:r>
              <w:rPr>
                <w:sz w:val="18"/>
                <w:lang w:val="en-US"/>
              </w:rPr>
              <w:t>Right ascension of ascending node (degrees)</w:t>
            </w:r>
          </w:p>
        </w:tc>
        <w:tc>
          <w:tcPr>
            <w:tcW w:w="1784" w:type="dxa"/>
          </w:tcPr>
          <w:p w14:paraId="4A43F669" w14:textId="77777777" w:rsidR="00CE0E58" w:rsidRDefault="00CE0E58" w:rsidP="00A45B1C">
            <w:pPr>
              <w:pStyle w:val="Tabletext"/>
              <w:jc w:val="center"/>
              <w:rPr>
                <w:sz w:val="18"/>
              </w:rPr>
            </w:pPr>
            <w:r>
              <w:rPr>
                <w:sz w:val="18"/>
              </w:rPr>
              <w:t>0, 45, 90, 135, 180, 225, 270, 315</w:t>
            </w:r>
          </w:p>
        </w:tc>
        <w:tc>
          <w:tcPr>
            <w:tcW w:w="709" w:type="dxa"/>
            <w:gridSpan w:val="2"/>
          </w:tcPr>
          <w:p w14:paraId="2C50FCE7" w14:textId="77777777" w:rsidR="00CE0E58" w:rsidRDefault="00CE0E58" w:rsidP="00A45B1C">
            <w:pPr>
              <w:pStyle w:val="Tabletext"/>
              <w:jc w:val="center"/>
              <w:rPr>
                <w:sz w:val="18"/>
              </w:rPr>
            </w:pPr>
            <w:r>
              <w:rPr>
                <w:sz w:val="18"/>
              </w:rPr>
              <w:t>0, 120, 240</w:t>
            </w:r>
          </w:p>
        </w:tc>
        <w:tc>
          <w:tcPr>
            <w:tcW w:w="661" w:type="dxa"/>
          </w:tcPr>
          <w:p w14:paraId="3A02ECD4" w14:textId="77777777" w:rsidR="00CE0E58" w:rsidRDefault="00CE0E58" w:rsidP="00A45B1C">
            <w:pPr>
              <w:pStyle w:val="Tabletext"/>
              <w:jc w:val="center"/>
              <w:rPr>
                <w:sz w:val="18"/>
              </w:rPr>
            </w:pPr>
            <w:r>
              <w:rPr>
                <w:sz w:val="18"/>
              </w:rPr>
              <w:t>0</w:t>
            </w:r>
          </w:p>
        </w:tc>
        <w:tc>
          <w:tcPr>
            <w:tcW w:w="765" w:type="dxa"/>
          </w:tcPr>
          <w:p w14:paraId="1D4462B9" w14:textId="77777777" w:rsidR="00CE0E58" w:rsidRDefault="00CE0E58" w:rsidP="00A45B1C">
            <w:pPr>
              <w:pStyle w:val="Tabletext"/>
              <w:jc w:val="center"/>
              <w:rPr>
                <w:sz w:val="18"/>
              </w:rPr>
            </w:pPr>
            <w:r>
              <w:rPr>
                <w:sz w:val="18"/>
              </w:rPr>
              <w:t>0, 180</w:t>
            </w:r>
          </w:p>
        </w:tc>
        <w:tc>
          <w:tcPr>
            <w:tcW w:w="1701" w:type="dxa"/>
          </w:tcPr>
          <w:p w14:paraId="638C27A6" w14:textId="77777777" w:rsidR="00CE0E58" w:rsidRDefault="00CE0E58" w:rsidP="00A45B1C">
            <w:pPr>
              <w:pStyle w:val="Tabletext"/>
              <w:jc w:val="center"/>
              <w:rPr>
                <w:sz w:val="18"/>
              </w:rPr>
            </w:pPr>
            <w:r>
              <w:rPr>
                <w:sz w:val="18"/>
              </w:rPr>
              <w:t>0, 15, 90</w:t>
            </w:r>
          </w:p>
        </w:tc>
        <w:tc>
          <w:tcPr>
            <w:tcW w:w="1843" w:type="dxa"/>
          </w:tcPr>
          <w:p w14:paraId="12DA0059" w14:textId="77777777" w:rsidR="00CE0E58" w:rsidRDefault="00CE0E58" w:rsidP="00A45B1C">
            <w:pPr>
              <w:pStyle w:val="Tabletext"/>
              <w:jc w:val="center"/>
              <w:rPr>
                <w:sz w:val="18"/>
              </w:rPr>
            </w:pPr>
            <w:r>
              <w:rPr>
                <w:sz w:val="18"/>
              </w:rPr>
              <w:t>9.8</w:t>
            </w:r>
          </w:p>
        </w:tc>
        <w:tc>
          <w:tcPr>
            <w:tcW w:w="1450" w:type="dxa"/>
          </w:tcPr>
          <w:p w14:paraId="504BFF2B" w14:textId="77777777" w:rsidR="00CE0E58" w:rsidRDefault="00CE0E58" w:rsidP="00A45B1C">
            <w:pPr>
              <w:pStyle w:val="Tabletext"/>
              <w:jc w:val="center"/>
              <w:rPr>
                <w:sz w:val="18"/>
              </w:rPr>
            </w:pPr>
            <w:r>
              <w:rPr>
                <w:sz w:val="18"/>
              </w:rPr>
              <w:t>0, 60, 120, 180, 240, 300</w:t>
            </w:r>
          </w:p>
        </w:tc>
        <w:tc>
          <w:tcPr>
            <w:tcW w:w="1525" w:type="dxa"/>
          </w:tcPr>
          <w:p w14:paraId="0E88EE3D" w14:textId="77777777" w:rsidR="00CE0E58" w:rsidRDefault="00CE0E58" w:rsidP="00A45B1C">
            <w:pPr>
              <w:pStyle w:val="Tabletext"/>
              <w:jc w:val="center"/>
              <w:rPr>
                <w:sz w:val="18"/>
              </w:rPr>
            </w:pPr>
            <w:r>
              <w:rPr>
                <w:sz w:val="18"/>
              </w:rPr>
              <w:t>0, 90</w:t>
            </w:r>
          </w:p>
        </w:tc>
        <w:tc>
          <w:tcPr>
            <w:tcW w:w="1610" w:type="dxa"/>
            <w:gridSpan w:val="2"/>
          </w:tcPr>
          <w:p w14:paraId="362856EE" w14:textId="77777777" w:rsidR="00CE0E58" w:rsidRDefault="00CE0E58" w:rsidP="00A45B1C">
            <w:pPr>
              <w:pStyle w:val="Tabletext"/>
              <w:jc w:val="center"/>
              <w:rPr>
                <w:sz w:val="18"/>
              </w:rPr>
            </w:pPr>
            <w:r>
              <w:rPr>
                <w:sz w:val="18"/>
              </w:rPr>
              <w:t>143.5, 53.5</w:t>
            </w:r>
          </w:p>
        </w:tc>
      </w:tr>
      <w:tr w:rsidR="00CE0E58" w14:paraId="1BEDF0EE" w14:textId="77777777" w:rsidTr="00A45B1C">
        <w:trPr>
          <w:cantSplit/>
          <w:trHeight w:val="160"/>
          <w:jc w:val="center"/>
        </w:trPr>
        <w:tc>
          <w:tcPr>
            <w:tcW w:w="14175" w:type="dxa"/>
            <w:gridSpan w:val="12"/>
          </w:tcPr>
          <w:p w14:paraId="2283234C" w14:textId="77777777" w:rsidR="00CE0E58" w:rsidRDefault="00CE0E58" w:rsidP="00A45B1C">
            <w:pPr>
              <w:pStyle w:val="Tabletext"/>
              <w:rPr>
                <w:sz w:val="18"/>
                <w:lang w:val="en-US"/>
              </w:rPr>
            </w:pPr>
            <w:r>
              <w:rPr>
                <w:bCs/>
                <w:i/>
                <w:iCs/>
                <w:sz w:val="18"/>
                <w:lang w:val="en-US"/>
              </w:rPr>
              <w:t>Subscriber uplink</w:t>
            </w:r>
          </w:p>
        </w:tc>
      </w:tr>
      <w:tr w:rsidR="00CE0E58" w14:paraId="6F840F72" w14:textId="77777777" w:rsidTr="00CF3201">
        <w:trPr>
          <w:cantSplit/>
          <w:trHeight w:val="160"/>
          <w:jc w:val="center"/>
        </w:trPr>
        <w:tc>
          <w:tcPr>
            <w:tcW w:w="2127" w:type="dxa"/>
          </w:tcPr>
          <w:p w14:paraId="12409788" w14:textId="77777777" w:rsidR="00CE0E58" w:rsidRDefault="00CE0E58" w:rsidP="00A45B1C">
            <w:pPr>
              <w:pStyle w:val="Tabletext"/>
              <w:rPr>
                <w:sz w:val="18"/>
                <w:lang w:val="en-US"/>
              </w:rPr>
            </w:pPr>
            <w:r>
              <w:rPr>
                <w:sz w:val="18"/>
                <w:lang w:val="en-US"/>
              </w:rPr>
              <w:t>Band (MHz)</w:t>
            </w:r>
          </w:p>
        </w:tc>
        <w:tc>
          <w:tcPr>
            <w:tcW w:w="3919" w:type="dxa"/>
            <w:gridSpan w:val="5"/>
          </w:tcPr>
          <w:p w14:paraId="5301F14E" w14:textId="77777777" w:rsidR="00CE0E58" w:rsidRDefault="00CE0E58" w:rsidP="00A45B1C">
            <w:pPr>
              <w:pStyle w:val="Tabletext"/>
              <w:jc w:val="center"/>
              <w:rPr>
                <w:sz w:val="18"/>
              </w:rPr>
            </w:pPr>
            <w:r>
              <w:rPr>
                <w:sz w:val="18"/>
              </w:rPr>
              <w:t>148-150.05</w:t>
            </w:r>
            <w:r>
              <w:rPr>
                <w:sz w:val="18"/>
                <w:vertAlign w:val="superscript"/>
              </w:rPr>
              <w:t>(1)</w:t>
            </w:r>
          </w:p>
        </w:tc>
        <w:tc>
          <w:tcPr>
            <w:tcW w:w="1701" w:type="dxa"/>
          </w:tcPr>
          <w:p w14:paraId="0C932052" w14:textId="77777777" w:rsidR="00CE0E58" w:rsidRDefault="00CE0E58" w:rsidP="00A45B1C">
            <w:pPr>
              <w:pStyle w:val="Tabletext"/>
              <w:jc w:val="center"/>
              <w:rPr>
                <w:sz w:val="18"/>
                <w:vertAlign w:val="superscript"/>
              </w:rPr>
            </w:pPr>
            <w:r>
              <w:rPr>
                <w:sz w:val="18"/>
              </w:rPr>
              <w:t>148-150.05</w:t>
            </w:r>
          </w:p>
        </w:tc>
        <w:tc>
          <w:tcPr>
            <w:tcW w:w="1843" w:type="dxa"/>
          </w:tcPr>
          <w:p w14:paraId="034B9B3F" w14:textId="77777777" w:rsidR="00CE0E58" w:rsidRDefault="00CE0E58" w:rsidP="00A45B1C">
            <w:pPr>
              <w:pStyle w:val="Tabletext"/>
              <w:jc w:val="center"/>
              <w:rPr>
                <w:sz w:val="18"/>
              </w:rPr>
            </w:pPr>
            <w:r>
              <w:rPr>
                <w:sz w:val="18"/>
              </w:rPr>
              <w:t>148-148.855</w:t>
            </w:r>
          </w:p>
        </w:tc>
        <w:tc>
          <w:tcPr>
            <w:tcW w:w="2975" w:type="dxa"/>
            <w:gridSpan w:val="2"/>
          </w:tcPr>
          <w:p w14:paraId="068F6EDF" w14:textId="77777777" w:rsidR="00CE0E58" w:rsidRDefault="00CE0E58" w:rsidP="00A45B1C">
            <w:pPr>
              <w:pStyle w:val="Tabletext"/>
              <w:jc w:val="center"/>
              <w:rPr>
                <w:sz w:val="18"/>
              </w:rPr>
            </w:pPr>
            <w:r>
              <w:rPr>
                <w:sz w:val="18"/>
              </w:rPr>
              <w:t>148-150.05</w:t>
            </w:r>
            <w:r>
              <w:rPr>
                <w:sz w:val="18"/>
                <w:vertAlign w:val="superscript"/>
              </w:rPr>
              <w:t>(1)</w:t>
            </w:r>
          </w:p>
        </w:tc>
        <w:tc>
          <w:tcPr>
            <w:tcW w:w="1610" w:type="dxa"/>
            <w:gridSpan w:val="2"/>
          </w:tcPr>
          <w:p w14:paraId="479D1038" w14:textId="77777777" w:rsidR="00CE0E58" w:rsidRDefault="00CE0E58" w:rsidP="00A45B1C">
            <w:pPr>
              <w:pStyle w:val="Tabletext"/>
              <w:jc w:val="center"/>
              <w:rPr>
                <w:sz w:val="18"/>
              </w:rPr>
            </w:pPr>
            <w:r>
              <w:rPr>
                <w:sz w:val="18"/>
              </w:rPr>
              <w:t>399.9-400.05</w:t>
            </w:r>
          </w:p>
        </w:tc>
      </w:tr>
      <w:tr w:rsidR="00CE0E58" w14:paraId="2574DD22" w14:textId="77777777" w:rsidTr="00CF3201">
        <w:trPr>
          <w:cantSplit/>
          <w:trHeight w:val="160"/>
          <w:jc w:val="center"/>
        </w:trPr>
        <w:tc>
          <w:tcPr>
            <w:tcW w:w="2127" w:type="dxa"/>
          </w:tcPr>
          <w:p w14:paraId="38517489" w14:textId="77777777" w:rsidR="00CE0E58" w:rsidRDefault="00CE0E58" w:rsidP="00A45B1C">
            <w:pPr>
              <w:pStyle w:val="Tabletext"/>
              <w:rPr>
                <w:sz w:val="18"/>
                <w:lang w:val="en-US"/>
              </w:rPr>
            </w:pPr>
            <w:r>
              <w:rPr>
                <w:sz w:val="18"/>
                <w:lang w:val="en-US"/>
              </w:rPr>
              <w:t>Tx power (W)</w:t>
            </w:r>
          </w:p>
        </w:tc>
        <w:tc>
          <w:tcPr>
            <w:tcW w:w="1807" w:type="dxa"/>
            <w:gridSpan w:val="2"/>
          </w:tcPr>
          <w:p w14:paraId="27F089CE" w14:textId="77777777" w:rsidR="00CE0E58" w:rsidRDefault="00CE0E58" w:rsidP="00A45B1C">
            <w:pPr>
              <w:pStyle w:val="Tabletext"/>
              <w:jc w:val="center"/>
              <w:rPr>
                <w:sz w:val="18"/>
              </w:rPr>
            </w:pPr>
            <w:r>
              <w:rPr>
                <w:sz w:val="18"/>
              </w:rPr>
              <w:t>7</w:t>
            </w:r>
          </w:p>
        </w:tc>
        <w:tc>
          <w:tcPr>
            <w:tcW w:w="2112" w:type="dxa"/>
            <w:gridSpan w:val="3"/>
          </w:tcPr>
          <w:p w14:paraId="51E37C1A" w14:textId="77777777" w:rsidR="00CE0E58" w:rsidRDefault="00CE0E58" w:rsidP="00A45B1C">
            <w:pPr>
              <w:pStyle w:val="Tabletext"/>
              <w:jc w:val="center"/>
              <w:rPr>
                <w:sz w:val="18"/>
              </w:rPr>
            </w:pPr>
            <w:r>
              <w:rPr>
                <w:sz w:val="18"/>
              </w:rPr>
              <w:t>5</w:t>
            </w:r>
          </w:p>
        </w:tc>
        <w:tc>
          <w:tcPr>
            <w:tcW w:w="1701" w:type="dxa"/>
          </w:tcPr>
          <w:p w14:paraId="1F1CCA3D" w14:textId="77777777" w:rsidR="00CE0E58" w:rsidRDefault="00CE0E58" w:rsidP="00A45B1C">
            <w:pPr>
              <w:pStyle w:val="Tabletext"/>
              <w:jc w:val="center"/>
              <w:rPr>
                <w:sz w:val="18"/>
              </w:rPr>
            </w:pPr>
            <w:r>
              <w:rPr>
                <w:sz w:val="18"/>
              </w:rPr>
              <w:t>7</w:t>
            </w:r>
          </w:p>
        </w:tc>
        <w:tc>
          <w:tcPr>
            <w:tcW w:w="1843" w:type="dxa"/>
          </w:tcPr>
          <w:p w14:paraId="2E874301" w14:textId="77777777" w:rsidR="00CE0E58" w:rsidRDefault="00CE0E58" w:rsidP="00A45B1C">
            <w:pPr>
              <w:pStyle w:val="Tabletext"/>
              <w:jc w:val="center"/>
              <w:rPr>
                <w:sz w:val="18"/>
              </w:rPr>
            </w:pPr>
            <w:r>
              <w:rPr>
                <w:sz w:val="18"/>
              </w:rPr>
              <w:t>1</w:t>
            </w:r>
          </w:p>
        </w:tc>
        <w:tc>
          <w:tcPr>
            <w:tcW w:w="2975" w:type="dxa"/>
            <w:gridSpan w:val="2"/>
          </w:tcPr>
          <w:p w14:paraId="162243B9" w14:textId="77777777" w:rsidR="00CE0E58" w:rsidRDefault="00CE0E58" w:rsidP="00A45B1C">
            <w:pPr>
              <w:pStyle w:val="Tabletext"/>
              <w:jc w:val="center"/>
              <w:rPr>
                <w:sz w:val="18"/>
              </w:rPr>
            </w:pPr>
            <w:r>
              <w:rPr>
                <w:sz w:val="18"/>
              </w:rPr>
              <w:t>20</w:t>
            </w:r>
          </w:p>
        </w:tc>
        <w:tc>
          <w:tcPr>
            <w:tcW w:w="1610" w:type="dxa"/>
            <w:gridSpan w:val="2"/>
          </w:tcPr>
          <w:p w14:paraId="3B8CD930" w14:textId="77777777" w:rsidR="00CE0E58" w:rsidRDefault="00CE0E58" w:rsidP="00A45B1C">
            <w:pPr>
              <w:pStyle w:val="Tabletext"/>
              <w:jc w:val="center"/>
              <w:rPr>
                <w:sz w:val="18"/>
              </w:rPr>
            </w:pPr>
            <w:r>
              <w:rPr>
                <w:sz w:val="18"/>
              </w:rPr>
              <w:t>10</w:t>
            </w:r>
          </w:p>
        </w:tc>
      </w:tr>
      <w:tr w:rsidR="00CE0E58" w14:paraId="2C3BE571" w14:textId="77777777" w:rsidTr="00CF3201">
        <w:trPr>
          <w:cantSplit/>
          <w:trHeight w:val="160"/>
          <w:jc w:val="center"/>
        </w:trPr>
        <w:tc>
          <w:tcPr>
            <w:tcW w:w="2127" w:type="dxa"/>
          </w:tcPr>
          <w:p w14:paraId="0F541AE6" w14:textId="77777777" w:rsidR="00CE0E58" w:rsidRDefault="00CE0E58" w:rsidP="00A45B1C">
            <w:pPr>
              <w:pStyle w:val="Tabletext"/>
              <w:rPr>
                <w:sz w:val="18"/>
                <w:lang w:val="es-ES_tradnl"/>
              </w:rPr>
            </w:pPr>
            <w:proofErr w:type="spellStart"/>
            <w:r>
              <w:rPr>
                <w:sz w:val="18"/>
                <w:lang w:val="es-ES_tradnl"/>
              </w:rPr>
              <w:t>Tx</w:t>
            </w:r>
            <w:proofErr w:type="spellEnd"/>
            <w:r>
              <w:rPr>
                <w:sz w:val="18"/>
                <w:lang w:val="es-ES_tradnl"/>
              </w:rPr>
              <w:t xml:space="preserve"> </w:t>
            </w:r>
            <w:proofErr w:type="spellStart"/>
            <w:r>
              <w:rPr>
                <w:sz w:val="18"/>
                <w:lang w:val="es-ES_tradnl"/>
              </w:rPr>
              <w:t>e.i.r.p</w:t>
            </w:r>
            <w:proofErr w:type="spellEnd"/>
            <w:r>
              <w:rPr>
                <w:sz w:val="18"/>
                <w:lang w:val="es-ES_tradnl"/>
              </w:rPr>
              <w:t>. (</w:t>
            </w:r>
            <w:proofErr w:type="spellStart"/>
            <w:r>
              <w:rPr>
                <w:sz w:val="18"/>
                <w:lang w:val="es-ES_tradnl"/>
              </w:rPr>
              <w:t>dBW</w:t>
            </w:r>
            <w:proofErr w:type="spellEnd"/>
            <w:r>
              <w:rPr>
                <w:sz w:val="18"/>
                <w:lang w:val="es-ES_tradnl"/>
              </w:rPr>
              <w:t>)</w:t>
            </w:r>
          </w:p>
        </w:tc>
        <w:tc>
          <w:tcPr>
            <w:tcW w:w="1807" w:type="dxa"/>
            <w:gridSpan w:val="2"/>
          </w:tcPr>
          <w:p w14:paraId="2898B037" w14:textId="77777777" w:rsidR="00CE0E58" w:rsidRDefault="00CE0E58" w:rsidP="00A45B1C">
            <w:pPr>
              <w:pStyle w:val="Tabletext"/>
              <w:jc w:val="center"/>
              <w:rPr>
                <w:sz w:val="18"/>
              </w:rPr>
            </w:pPr>
            <w:r>
              <w:rPr>
                <w:sz w:val="18"/>
              </w:rPr>
              <w:t>8.5</w:t>
            </w:r>
          </w:p>
        </w:tc>
        <w:tc>
          <w:tcPr>
            <w:tcW w:w="2112" w:type="dxa"/>
            <w:gridSpan w:val="3"/>
          </w:tcPr>
          <w:p w14:paraId="04ACEC7A" w14:textId="77777777" w:rsidR="00CE0E58" w:rsidRDefault="00CE0E58" w:rsidP="00A45B1C">
            <w:pPr>
              <w:pStyle w:val="Tabletext"/>
              <w:jc w:val="center"/>
              <w:rPr>
                <w:sz w:val="18"/>
              </w:rPr>
            </w:pPr>
            <w:r>
              <w:rPr>
                <w:sz w:val="18"/>
              </w:rPr>
              <w:t>7.5</w:t>
            </w:r>
          </w:p>
        </w:tc>
        <w:tc>
          <w:tcPr>
            <w:tcW w:w="1701" w:type="dxa"/>
          </w:tcPr>
          <w:p w14:paraId="78F8A429" w14:textId="77777777" w:rsidR="00CE0E58" w:rsidRDefault="00CE0E58" w:rsidP="00A45B1C">
            <w:pPr>
              <w:pStyle w:val="Tabletext"/>
              <w:jc w:val="center"/>
              <w:rPr>
                <w:sz w:val="18"/>
              </w:rPr>
            </w:pPr>
            <w:r>
              <w:rPr>
                <w:sz w:val="18"/>
              </w:rPr>
              <w:t>11.5</w:t>
            </w:r>
          </w:p>
        </w:tc>
        <w:tc>
          <w:tcPr>
            <w:tcW w:w="1843" w:type="dxa"/>
          </w:tcPr>
          <w:p w14:paraId="75BEC0A9" w14:textId="77777777" w:rsidR="00CE0E58" w:rsidRDefault="00CE0E58" w:rsidP="00A45B1C">
            <w:pPr>
              <w:pStyle w:val="Tabletext"/>
              <w:jc w:val="center"/>
              <w:rPr>
                <w:sz w:val="18"/>
              </w:rPr>
            </w:pPr>
            <w:r>
              <w:rPr>
                <w:sz w:val="18"/>
              </w:rPr>
              <w:t>−3.8</w:t>
            </w:r>
          </w:p>
        </w:tc>
        <w:tc>
          <w:tcPr>
            <w:tcW w:w="2975" w:type="dxa"/>
            <w:gridSpan w:val="2"/>
          </w:tcPr>
          <w:p w14:paraId="31F218B1" w14:textId="77777777" w:rsidR="00CE0E58" w:rsidRDefault="00CE0E58" w:rsidP="00A45B1C">
            <w:pPr>
              <w:pStyle w:val="Tabletext"/>
              <w:jc w:val="center"/>
              <w:rPr>
                <w:sz w:val="18"/>
              </w:rPr>
            </w:pPr>
            <w:r>
              <w:rPr>
                <w:sz w:val="18"/>
              </w:rPr>
              <w:t>12</w:t>
            </w:r>
          </w:p>
        </w:tc>
        <w:tc>
          <w:tcPr>
            <w:tcW w:w="1610" w:type="dxa"/>
            <w:gridSpan w:val="2"/>
          </w:tcPr>
          <w:p w14:paraId="2FAA1D89" w14:textId="77777777" w:rsidR="00CE0E58" w:rsidRDefault="00CE0E58" w:rsidP="00A45B1C">
            <w:pPr>
              <w:pStyle w:val="Tabletext"/>
              <w:jc w:val="center"/>
              <w:rPr>
                <w:sz w:val="18"/>
              </w:rPr>
            </w:pPr>
            <w:r>
              <w:rPr>
                <w:sz w:val="18"/>
              </w:rPr>
              <w:t>16</w:t>
            </w:r>
          </w:p>
        </w:tc>
      </w:tr>
      <w:tr w:rsidR="00CE0E58" w14:paraId="30DF007C" w14:textId="77777777" w:rsidTr="00CF3201">
        <w:trPr>
          <w:cantSplit/>
          <w:trHeight w:val="160"/>
          <w:jc w:val="center"/>
        </w:trPr>
        <w:tc>
          <w:tcPr>
            <w:tcW w:w="2127" w:type="dxa"/>
          </w:tcPr>
          <w:p w14:paraId="10DDDD45" w14:textId="77777777" w:rsidR="00CE0E58" w:rsidRDefault="00CE0E58" w:rsidP="00A45B1C">
            <w:pPr>
              <w:pStyle w:val="Tabletext"/>
              <w:rPr>
                <w:sz w:val="18"/>
                <w:lang w:val="en-US"/>
              </w:rPr>
            </w:pPr>
            <w:r>
              <w:rPr>
                <w:sz w:val="18"/>
                <w:lang w:val="en-US"/>
              </w:rPr>
              <w:t>Maximum Tx antenna gain (</w:t>
            </w:r>
            <w:proofErr w:type="spellStart"/>
            <w:r>
              <w:rPr>
                <w:sz w:val="18"/>
                <w:lang w:val="en-US"/>
              </w:rPr>
              <w:t>dBi</w:t>
            </w:r>
            <w:proofErr w:type="spellEnd"/>
            <w:r>
              <w:rPr>
                <w:sz w:val="18"/>
                <w:lang w:val="en-US"/>
              </w:rPr>
              <w:t>)</w:t>
            </w:r>
          </w:p>
        </w:tc>
        <w:tc>
          <w:tcPr>
            <w:tcW w:w="1807" w:type="dxa"/>
            <w:gridSpan w:val="2"/>
          </w:tcPr>
          <w:p w14:paraId="2A7E62E7" w14:textId="77777777" w:rsidR="00CE0E58" w:rsidRDefault="00CE0E58" w:rsidP="00A45B1C">
            <w:pPr>
              <w:pStyle w:val="Tabletext"/>
              <w:jc w:val="center"/>
              <w:rPr>
                <w:sz w:val="18"/>
              </w:rPr>
            </w:pPr>
            <w:r>
              <w:rPr>
                <w:sz w:val="18"/>
              </w:rPr>
              <w:t>0</w:t>
            </w:r>
          </w:p>
        </w:tc>
        <w:tc>
          <w:tcPr>
            <w:tcW w:w="2112" w:type="dxa"/>
            <w:gridSpan w:val="3"/>
          </w:tcPr>
          <w:p w14:paraId="4DA512A8" w14:textId="77777777" w:rsidR="00CE0E58" w:rsidRDefault="00CE0E58" w:rsidP="00A45B1C">
            <w:pPr>
              <w:pStyle w:val="Tabletext"/>
              <w:jc w:val="center"/>
              <w:rPr>
                <w:sz w:val="18"/>
              </w:rPr>
            </w:pPr>
            <w:r>
              <w:rPr>
                <w:sz w:val="18"/>
              </w:rPr>
              <w:t>0.5</w:t>
            </w:r>
          </w:p>
        </w:tc>
        <w:tc>
          <w:tcPr>
            <w:tcW w:w="1701" w:type="dxa"/>
          </w:tcPr>
          <w:p w14:paraId="50C98F99" w14:textId="77777777" w:rsidR="00CE0E58" w:rsidRDefault="00CE0E58" w:rsidP="00A45B1C">
            <w:pPr>
              <w:pStyle w:val="Tabletext"/>
              <w:jc w:val="center"/>
              <w:rPr>
                <w:sz w:val="18"/>
              </w:rPr>
            </w:pPr>
            <w:r>
              <w:rPr>
                <w:sz w:val="18"/>
              </w:rPr>
              <w:t>3</w:t>
            </w:r>
          </w:p>
        </w:tc>
        <w:tc>
          <w:tcPr>
            <w:tcW w:w="1843" w:type="dxa"/>
          </w:tcPr>
          <w:p w14:paraId="5F96AEE1" w14:textId="77777777" w:rsidR="00CE0E58" w:rsidRDefault="00CE0E58" w:rsidP="00A45B1C">
            <w:pPr>
              <w:pStyle w:val="Tabletext"/>
              <w:jc w:val="center"/>
              <w:rPr>
                <w:sz w:val="18"/>
              </w:rPr>
            </w:pPr>
            <w:r>
              <w:rPr>
                <w:sz w:val="18"/>
              </w:rPr>
              <w:t>−3</w:t>
            </w:r>
          </w:p>
        </w:tc>
        <w:tc>
          <w:tcPr>
            <w:tcW w:w="2975" w:type="dxa"/>
            <w:gridSpan w:val="2"/>
          </w:tcPr>
          <w:p w14:paraId="32BFE6D3" w14:textId="77777777" w:rsidR="00CE0E58" w:rsidRDefault="00CE0E58" w:rsidP="00A45B1C">
            <w:pPr>
              <w:pStyle w:val="Tabletext"/>
              <w:jc w:val="center"/>
              <w:rPr>
                <w:sz w:val="18"/>
              </w:rPr>
            </w:pPr>
            <w:r>
              <w:rPr>
                <w:sz w:val="18"/>
              </w:rPr>
              <w:t>0</w:t>
            </w:r>
          </w:p>
        </w:tc>
        <w:tc>
          <w:tcPr>
            <w:tcW w:w="1610" w:type="dxa"/>
            <w:gridSpan w:val="2"/>
          </w:tcPr>
          <w:p w14:paraId="0706F483" w14:textId="77777777" w:rsidR="00CE0E58" w:rsidRDefault="00CE0E58" w:rsidP="00A45B1C">
            <w:pPr>
              <w:pStyle w:val="Tabletext"/>
              <w:jc w:val="center"/>
              <w:rPr>
                <w:sz w:val="18"/>
              </w:rPr>
            </w:pPr>
            <w:r>
              <w:rPr>
                <w:sz w:val="18"/>
              </w:rPr>
              <w:t>7</w:t>
            </w:r>
          </w:p>
        </w:tc>
      </w:tr>
      <w:tr w:rsidR="00CE0E58" w14:paraId="5E419E19" w14:textId="77777777" w:rsidTr="00CF3201">
        <w:trPr>
          <w:cantSplit/>
          <w:trHeight w:val="160"/>
          <w:jc w:val="center"/>
        </w:trPr>
        <w:tc>
          <w:tcPr>
            <w:tcW w:w="2127" w:type="dxa"/>
          </w:tcPr>
          <w:p w14:paraId="7622660B" w14:textId="77777777" w:rsidR="00CE0E58" w:rsidRDefault="00CE0E58" w:rsidP="00A45B1C">
            <w:pPr>
              <w:pStyle w:val="Tabletext"/>
              <w:rPr>
                <w:sz w:val="18"/>
                <w:lang w:val="en-US"/>
              </w:rPr>
            </w:pPr>
            <w:r>
              <w:rPr>
                <w:sz w:val="18"/>
                <w:lang w:val="en-US"/>
              </w:rPr>
              <w:t>Channel bandwidth (kHz)</w:t>
            </w:r>
          </w:p>
        </w:tc>
        <w:tc>
          <w:tcPr>
            <w:tcW w:w="1807" w:type="dxa"/>
            <w:gridSpan w:val="2"/>
          </w:tcPr>
          <w:p w14:paraId="20B19B66" w14:textId="77777777" w:rsidR="00CE0E58" w:rsidRDefault="00CE0E58" w:rsidP="00A45B1C">
            <w:pPr>
              <w:pStyle w:val="Tabletext"/>
              <w:jc w:val="center"/>
              <w:rPr>
                <w:sz w:val="18"/>
              </w:rPr>
            </w:pPr>
            <w:r>
              <w:rPr>
                <w:sz w:val="18"/>
              </w:rPr>
              <w:t>15</w:t>
            </w:r>
          </w:p>
        </w:tc>
        <w:tc>
          <w:tcPr>
            <w:tcW w:w="2112" w:type="dxa"/>
            <w:gridSpan w:val="3"/>
          </w:tcPr>
          <w:p w14:paraId="58A36501" w14:textId="77777777" w:rsidR="00CE0E58" w:rsidRDefault="00CE0E58" w:rsidP="00A45B1C">
            <w:pPr>
              <w:pStyle w:val="Tabletext"/>
              <w:jc w:val="center"/>
              <w:rPr>
                <w:sz w:val="18"/>
              </w:rPr>
            </w:pPr>
            <w:r>
              <w:rPr>
                <w:sz w:val="18"/>
              </w:rPr>
              <w:t>5</w:t>
            </w:r>
          </w:p>
        </w:tc>
        <w:tc>
          <w:tcPr>
            <w:tcW w:w="1701" w:type="dxa"/>
          </w:tcPr>
          <w:p w14:paraId="0F66C61C" w14:textId="77777777" w:rsidR="00CE0E58" w:rsidRDefault="00CE0E58" w:rsidP="00A45B1C">
            <w:pPr>
              <w:pStyle w:val="Tabletext"/>
              <w:jc w:val="center"/>
              <w:rPr>
                <w:sz w:val="18"/>
              </w:rPr>
            </w:pPr>
            <w:r>
              <w:rPr>
                <w:sz w:val="18"/>
              </w:rPr>
              <w:t>30-90</w:t>
            </w:r>
          </w:p>
        </w:tc>
        <w:tc>
          <w:tcPr>
            <w:tcW w:w="1843" w:type="dxa"/>
          </w:tcPr>
          <w:p w14:paraId="74CAE57A" w14:textId="77777777" w:rsidR="00CE0E58" w:rsidRDefault="00CE0E58" w:rsidP="00A45B1C">
            <w:pPr>
              <w:pStyle w:val="Tabletext"/>
              <w:jc w:val="center"/>
              <w:rPr>
                <w:sz w:val="18"/>
              </w:rPr>
            </w:pPr>
            <w:r>
              <w:rPr>
                <w:sz w:val="18"/>
              </w:rPr>
              <w:t>855</w:t>
            </w:r>
          </w:p>
        </w:tc>
        <w:tc>
          <w:tcPr>
            <w:tcW w:w="2975" w:type="dxa"/>
            <w:gridSpan w:val="2"/>
          </w:tcPr>
          <w:p w14:paraId="26D27A33" w14:textId="77777777" w:rsidR="00CE0E58" w:rsidRDefault="00CE0E58" w:rsidP="00A45B1C">
            <w:pPr>
              <w:pStyle w:val="Tabletext"/>
              <w:jc w:val="center"/>
              <w:rPr>
                <w:sz w:val="18"/>
              </w:rPr>
            </w:pPr>
            <w:r>
              <w:rPr>
                <w:sz w:val="18"/>
              </w:rPr>
              <w:t>25</w:t>
            </w:r>
          </w:p>
        </w:tc>
        <w:tc>
          <w:tcPr>
            <w:tcW w:w="1610" w:type="dxa"/>
            <w:gridSpan w:val="2"/>
          </w:tcPr>
          <w:p w14:paraId="73A6BA2F" w14:textId="77777777" w:rsidR="00CE0E58" w:rsidRDefault="00CE0E58" w:rsidP="00A45B1C">
            <w:pPr>
              <w:pStyle w:val="Tabletext"/>
              <w:jc w:val="center"/>
              <w:rPr>
                <w:sz w:val="18"/>
              </w:rPr>
            </w:pPr>
            <w:r>
              <w:rPr>
                <w:sz w:val="18"/>
              </w:rPr>
              <w:t>150</w:t>
            </w:r>
          </w:p>
        </w:tc>
      </w:tr>
      <w:tr w:rsidR="00CE0E58" w14:paraId="7ACECFB2" w14:textId="77777777" w:rsidTr="00CF3201">
        <w:trPr>
          <w:cantSplit/>
          <w:trHeight w:val="160"/>
          <w:jc w:val="center"/>
        </w:trPr>
        <w:tc>
          <w:tcPr>
            <w:tcW w:w="2127" w:type="dxa"/>
          </w:tcPr>
          <w:p w14:paraId="165B1D32" w14:textId="77777777" w:rsidR="00CE0E58" w:rsidRDefault="00CE0E58" w:rsidP="00A45B1C">
            <w:pPr>
              <w:pStyle w:val="Tabletext"/>
              <w:rPr>
                <w:sz w:val="18"/>
                <w:lang w:val="en-US"/>
              </w:rPr>
            </w:pPr>
            <w:r>
              <w:rPr>
                <w:sz w:val="18"/>
                <w:lang w:val="en-US"/>
              </w:rPr>
              <w:t>Rate (kbit/s)</w:t>
            </w:r>
          </w:p>
        </w:tc>
        <w:tc>
          <w:tcPr>
            <w:tcW w:w="1807" w:type="dxa"/>
            <w:gridSpan w:val="2"/>
          </w:tcPr>
          <w:p w14:paraId="407BC129" w14:textId="77777777" w:rsidR="00CE0E58" w:rsidRDefault="00CE0E58" w:rsidP="00A45B1C">
            <w:pPr>
              <w:pStyle w:val="Tabletext"/>
              <w:jc w:val="center"/>
              <w:rPr>
                <w:sz w:val="18"/>
                <w:lang w:val="en-US"/>
              </w:rPr>
            </w:pPr>
            <w:r>
              <w:rPr>
                <w:sz w:val="18"/>
                <w:lang w:val="en-US"/>
              </w:rPr>
              <w:t>9.6/OQPSK</w:t>
            </w:r>
          </w:p>
        </w:tc>
        <w:tc>
          <w:tcPr>
            <w:tcW w:w="2112" w:type="dxa"/>
            <w:gridSpan w:val="3"/>
          </w:tcPr>
          <w:p w14:paraId="66AE0BFF" w14:textId="77777777" w:rsidR="00CE0E58" w:rsidRDefault="00CE0E58" w:rsidP="00A45B1C">
            <w:pPr>
              <w:pStyle w:val="Tabletext"/>
              <w:jc w:val="center"/>
              <w:rPr>
                <w:sz w:val="18"/>
                <w:lang w:val="en-US"/>
              </w:rPr>
            </w:pPr>
            <w:r>
              <w:rPr>
                <w:sz w:val="18"/>
                <w:lang w:val="en-US"/>
              </w:rPr>
              <w:t>2.4/SDPSK</w:t>
            </w:r>
          </w:p>
        </w:tc>
        <w:tc>
          <w:tcPr>
            <w:tcW w:w="1701" w:type="dxa"/>
          </w:tcPr>
          <w:p w14:paraId="3E0F2821" w14:textId="77777777" w:rsidR="00CE0E58" w:rsidRDefault="00CE0E58" w:rsidP="00A45B1C">
            <w:pPr>
              <w:pStyle w:val="Tabletext"/>
              <w:jc w:val="center"/>
              <w:rPr>
                <w:sz w:val="18"/>
                <w:lang w:val="en-US"/>
              </w:rPr>
            </w:pPr>
            <w:r>
              <w:rPr>
                <w:sz w:val="18"/>
                <w:lang w:val="en-US"/>
              </w:rPr>
              <w:t>9.6, 19.2/FSK</w:t>
            </w:r>
          </w:p>
        </w:tc>
        <w:tc>
          <w:tcPr>
            <w:tcW w:w="1843" w:type="dxa"/>
          </w:tcPr>
          <w:p w14:paraId="66834271" w14:textId="77777777" w:rsidR="00CE0E58" w:rsidRDefault="00CE0E58" w:rsidP="00A45B1C">
            <w:pPr>
              <w:pStyle w:val="Tabletext"/>
              <w:jc w:val="center"/>
              <w:rPr>
                <w:sz w:val="18"/>
                <w:lang w:val="en-US"/>
              </w:rPr>
            </w:pPr>
            <w:r>
              <w:rPr>
                <w:sz w:val="18"/>
                <w:lang w:val="en-US"/>
              </w:rPr>
              <w:t>1/QPSK</w:t>
            </w:r>
          </w:p>
        </w:tc>
        <w:tc>
          <w:tcPr>
            <w:tcW w:w="2975" w:type="dxa"/>
            <w:gridSpan w:val="2"/>
          </w:tcPr>
          <w:p w14:paraId="5498DBB1" w14:textId="77777777" w:rsidR="00CE0E58" w:rsidRDefault="00CE0E58" w:rsidP="00A45B1C">
            <w:pPr>
              <w:pStyle w:val="Tabletext"/>
              <w:jc w:val="center"/>
              <w:rPr>
                <w:sz w:val="18"/>
                <w:lang w:val="en-US"/>
              </w:rPr>
            </w:pPr>
            <w:r>
              <w:rPr>
                <w:sz w:val="18"/>
                <w:lang w:val="en-US"/>
              </w:rPr>
              <w:t>4.8, 9.6, 19.2/GMSK</w:t>
            </w:r>
          </w:p>
        </w:tc>
        <w:tc>
          <w:tcPr>
            <w:tcW w:w="1610" w:type="dxa"/>
            <w:gridSpan w:val="2"/>
          </w:tcPr>
          <w:p w14:paraId="0730EBB2" w14:textId="77777777" w:rsidR="00CE0E58" w:rsidRDefault="00CE0E58" w:rsidP="00A45B1C">
            <w:pPr>
              <w:pStyle w:val="Tabletext"/>
              <w:jc w:val="center"/>
              <w:rPr>
                <w:sz w:val="18"/>
                <w:lang w:val="en-US"/>
              </w:rPr>
            </w:pPr>
            <w:r>
              <w:rPr>
                <w:sz w:val="18"/>
                <w:lang w:val="en-US"/>
              </w:rPr>
              <w:t>4.8/MSK</w:t>
            </w:r>
          </w:p>
        </w:tc>
      </w:tr>
      <w:tr w:rsidR="00CE0E58" w14:paraId="2B7159A4" w14:textId="77777777" w:rsidTr="00CF3201">
        <w:trPr>
          <w:cantSplit/>
          <w:trHeight w:val="160"/>
          <w:jc w:val="center"/>
        </w:trPr>
        <w:tc>
          <w:tcPr>
            <w:tcW w:w="2127" w:type="dxa"/>
          </w:tcPr>
          <w:p w14:paraId="6B02DD2B" w14:textId="77777777" w:rsidR="00CE0E58" w:rsidRDefault="00CE0E58" w:rsidP="00A45B1C">
            <w:pPr>
              <w:pStyle w:val="Tabletext"/>
              <w:rPr>
                <w:sz w:val="18"/>
                <w:lang w:val="en-US"/>
              </w:rPr>
            </w:pPr>
            <w:r>
              <w:rPr>
                <w:sz w:val="18"/>
                <w:lang w:val="en-US"/>
              </w:rPr>
              <w:t>Polarization (Tx wave)</w:t>
            </w:r>
          </w:p>
        </w:tc>
        <w:tc>
          <w:tcPr>
            <w:tcW w:w="3919" w:type="dxa"/>
            <w:gridSpan w:val="5"/>
          </w:tcPr>
          <w:p w14:paraId="67EB9E0D" w14:textId="77777777" w:rsidR="00CE0E58" w:rsidRDefault="00CE0E58" w:rsidP="00A45B1C">
            <w:pPr>
              <w:pStyle w:val="Tabletext"/>
              <w:jc w:val="center"/>
              <w:rPr>
                <w:sz w:val="18"/>
                <w:lang w:val="en-US"/>
              </w:rPr>
            </w:pPr>
            <w:r>
              <w:rPr>
                <w:sz w:val="18"/>
                <w:lang w:val="en-US"/>
              </w:rPr>
              <w:t>Linear</w:t>
            </w:r>
          </w:p>
        </w:tc>
        <w:tc>
          <w:tcPr>
            <w:tcW w:w="1701" w:type="dxa"/>
          </w:tcPr>
          <w:p w14:paraId="551B340F" w14:textId="77777777" w:rsidR="00CE0E58" w:rsidRDefault="00CE0E58" w:rsidP="00A45B1C">
            <w:pPr>
              <w:pStyle w:val="Tabletext"/>
              <w:jc w:val="center"/>
              <w:rPr>
                <w:sz w:val="18"/>
                <w:lang w:val="en-US"/>
              </w:rPr>
            </w:pPr>
            <w:r>
              <w:rPr>
                <w:sz w:val="18"/>
                <w:lang w:val="en-US"/>
              </w:rPr>
              <w:t>RHCP</w:t>
            </w:r>
          </w:p>
        </w:tc>
        <w:tc>
          <w:tcPr>
            <w:tcW w:w="1843" w:type="dxa"/>
          </w:tcPr>
          <w:p w14:paraId="0FA90D67" w14:textId="77777777" w:rsidR="00CE0E58" w:rsidRDefault="00CE0E58" w:rsidP="00A45B1C">
            <w:pPr>
              <w:pStyle w:val="Tabletext"/>
              <w:jc w:val="center"/>
              <w:rPr>
                <w:sz w:val="18"/>
                <w:lang w:val="en-US"/>
              </w:rPr>
            </w:pPr>
            <w:r>
              <w:rPr>
                <w:sz w:val="18"/>
                <w:lang w:val="en-US"/>
              </w:rPr>
              <w:t>LHCP</w:t>
            </w:r>
          </w:p>
        </w:tc>
        <w:tc>
          <w:tcPr>
            <w:tcW w:w="2975" w:type="dxa"/>
            <w:gridSpan w:val="2"/>
          </w:tcPr>
          <w:p w14:paraId="6373D5BF" w14:textId="77777777" w:rsidR="00CE0E58" w:rsidRDefault="00CE0E58" w:rsidP="00A45B1C">
            <w:pPr>
              <w:pStyle w:val="Tabletext"/>
              <w:jc w:val="center"/>
              <w:rPr>
                <w:sz w:val="18"/>
                <w:lang w:val="fr-CH"/>
              </w:rPr>
            </w:pPr>
            <w:proofErr w:type="spellStart"/>
            <w:r>
              <w:rPr>
                <w:sz w:val="18"/>
                <w:lang w:val="fr-CH"/>
              </w:rPr>
              <w:t>Linear</w:t>
            </w:r>
            <w:proofErr w:type="spellEnd"/>
          </w:p>
        </w:tc>
        <w:tc>
          <w:tcPr>
            <w:tcW w:w="1610" w:type="dxa"/>
            <w:gridSpan w:val="2"/>
          </w:tcPr>
          <w:p w14:paraId="6DDBFC77" w14:textId="77777777" w:rsidR="00CE0E58" w:rsidRDefault="00CE0E58" w:rsidP="00A45B1C">
            <w:pPr>
              <w:pStyle w:val="Tabletext"/>
              <w:jc w:val="center"/>
              <w:rPr>
                <w:sz w:val="18"/>
                <w:lang w:val="fr-CH"/>
              </w:rPr>
            </w:pPr>
            <w:r>
              <w:rPr>
                <w:sz w:val="18"/>
                <w:lang w:val="fr-CH"/>
              </w:rPr>
              <w:t>RHCP</w:t>
            </w:r>
          </w:p>
        </w:tc>
      </w:tr>
      <w:tr w:rsidR="00CE0E58" w:rsidRPr="0008383E" w14:paraId="2078052F" w14:textId="77777777" w:rsidTr="00CF3201">
        <w:trPr>
          <w:cantSplit/>
          <w:trHeight w:val="160"/>
          <w:jc w:val="center"/>
        </w:trPr>
        <w:tc>
          <w:tcPr>
            <w:tcW w:w="2127" w:type="dxa"/>
          </w:tcPr>
          <w:p w14:paraId="3688BE86" w14:textId="77777777" w:rsidR="00CE0E58" w:rsidRPr="00B72731" w:rsidRDefault="00CE0E58" w:rsidP="00A45B1C">
            <w:pPr>
              <w:pStyle w:val="Tabletext"/>
              <w:rPr>
                <w:sz w:val="18"/>
                <w:lang w:val="fr-FR"/>
                <w:rPrChange w:id="407" w:author="Chang, Ruoting" w:date="2024-09-30T09:22:00Z" w16du:dateUtc="2024-09-30T07:22:00Z">
                  <w:rPr>
                    <w:sz w:val="18"/>
                  </w:rPr>
                </w:rPrChange>
              </w:rPr>
            </w:pPr>
            <w:r w:rsidRPr="00B72731">
              <w:rPr>
                <w:sz w:val="18"/>
                <w:lang w:val="fr-FR"/>
                <w:rPrChange w:id="408" w:author="Chang, Ruoting" w:date="2024-09-30T09:22:00Z" w16du:dateUtc="2024-09-30T07:22:00Z">
                  <w:rPr>
                    <w:sz w:val="18"/>
                  </w:rPr>
                </w:rPrChange>
              </w:rPr>
              <w:br w:type="page"/>
              <w:t xml:space="preserve">Satellite </w:t>
            </w:r>
            <w:proofErr w:type="spellStart"/>
            <w:r w:rsidRPr="00B72731">
              <w:rPr>
                <w:sz w:val="18"/>
                <w:lang w:val="fr-FR"/>
                <w:rPrChange w:id="409" w:author="Chang, Ruoting" w:date="2024-09-30T09:22:00Z" w16du:dateUtc="2024-09-30T07:22:00Z">
                  <w:rPr>
                    <w:sz w:val="18"/>
                  </w:rPr>
                </w:rPrChange>
              </w:rPr>
              <w:t>Rx</w:t>
            </w:r>
            <w:proofErr w:type="spellEnd"/>
            <w:r w:rsidRPr="00B72731">
              <w:rPr>
                <w:sz w:val="18"/>
                <w:lang w:val="fr-FR"/>
                <w:rPrChange w:id="410" w:author="Chang, Ruoting" w:date="2024-09-30T09:22:00Z" w16du:dateUtc="2024-09-30T07:22:00Z">
                  <w:rPr>
                    <w:sz w:val="18"/>
                  </w:rPr>
                </w:rPrChange>
              </w:rPr>
              <w:t xml:space="preserve"> </w:t>
            </w:r>
            <w:r w:rsidRPr="00B72731">
              <w:rPr>
                <w:i/>
                <w:iCs/>
                <w:sz w:val="18"/>
                <w:lang w:val="fr-FR"/>
                <w:rPrChange w:id="411" w:author="Chang, Ruoting" w:date="2024-09-30T09:22:00Z" w16du:dateUtc="2024-09-30T07:22:00Z">
                  <w:rPr>
                    <w:i/>
                    <w:iCs/>
                    <w:sz w:val="18"/>
                  </w:rPr>
                </w:rPrChange>
              </w:rPr>
              <w:t>G</w:t>
            </w:r>
            <w:r w:rsidRPr="00B72731">
              <w:rPr>
                <w:sz w:val="18"/>
                <w:lang w:val="fr-FR"/>
                <w:rPrChange w:id="412" w:author="Chang, Ruoting" w:date="2024-09-30T09:22:00Z" w16du:dateUtc="2024-09-30T07:22:00Z">
                  <w:rPr>
                    <w:sz w:val="18"/>
                  </w:rPr>
                </w:rPrChange>
              </w:rPr>
              <w:t>/</w:t>
            </w:r>
            <w:r w:rsidRPr="00B72731">
              <w:rPr>
                <w:i/>
                <w:iCs/>
                <w:sz w:val="18"/>
                <w:lang w:val="fr-FR"/>
                <w:rPrChange w:id="413" w:author="Chang, Ruoting" w:date="2024-09-30T09:22:00Z" w16du:dateUtc="2024-09-30T07:22:00Z">
                  <w:rPr>
                    <w:i/>
                    <w:iCs/>
                    <w:sz w:val="18"/>
                  </w:rPr>
                </w:rPrChange>
              </w:rPr>
              <w:t>T</w:t>
            </w:r>
            <w:r w:rsidRPr="00B72731">
              <w:rPr>
                <w:sz w:val="18"/>
                <w:lang w:val="fr-FR"/>
                <w:rPrChange w:id="414" w:author="Chang, Ruoting" w:date="2024-09-30T09:22:00Z" w16du:dateUtc="2024-09-30T07:22:00Z">
                  <w:rPr>
                    <w:sz w:val="18"/>
                  </w:rPr>
                </w:rPrChange>
              </w:rPr>
              <w:t xml:space="preserve"> </w:t>
            </w:r>
            <w:r w:rsidRPr="00B72731">
              <w:rPr>
                <w:sz w:val="18"/>
                <w:lang w:val="fr-FR"/>
                <w:rPrChange w:id="415" w:author="Chang, Ruoting" w:date="2024-09-30T09:22:00Z" w16du:dateUtc="2024-09-30T07:22:00Z">
                  <w:rPr>
                    <w:sz w:val="18"/>
                  </w:rPr>
                </w:rPrChange>
              </w:rPr>
              <w:br/>
              <w:t>(dB(K</w:t>
            </w:r>
            <w:r w:rsidRPr="00B72731">
              <w:rPr>
                <w:sz w:val="18"/>
                <w:vertAlign w:val="superscript"/>
                <w:lang w:val="fr-FR"/>
                <w:rPrChange w:id="416" w:author="Chang, Ruoting" w:date="2024-09-30T09:22:00Z" w16du:dateUtc="2024-09-30T07:22:00Z">
                  <w:rPr>
                    <w:sz w:val="18"/>
                    <w:vertAlign w:val="superscript"/>
                  </w:rPr>
                </w:rPrChange>
              </w:rPr>
              <w:t>–1</w:t>
            </w:r>
            <w:r w:rsidRPr="00B72731">
              <w:rPr>
                <w:sz w:val="18"/>
                <w:lang w:val="fr-FR"/>
                <w:rPrChange w:id="417" w:author="Chang, Ruoting" w:date="2024-09-30T09:22:00Z" w16du:dateUtc="2024-09-30T07:22:00Z">
                  <w:rPr>
                    <w:sz w:val="18"/>
                  </w:rPr>
                </w:rPrChange>
              </w:rPr>
              <w:t>))</w:t>
            </w:r>
          </w:p>
        </w:tc>
        <w:tc>
          <w:tcPr>
            <w:tcW w:w="1807" w:type="dxa"/>
            <w:gridSpan w:val="2"/>
          </w:tcPr>
          <w:p w14:paraId="3701DB45" w14:textId="77777777" w:rsidR="00CE0E58" w:rsidRPr="0008383E" w:rsidRDefault="00CE0E58" w:rsidP="00A45B1C">
            <w:pPr>
              <w:pStyle w:val="Tabletext"/>
              <w:jc w:val="center"/>
              <w:rPr>
                <w:sz w:val="18"/>
              </w:rPr>
            </w:pPr>
            <w:r>
              <w:rPr>
                <w:sz w:val="18"/>
              </w:rPr>
              <w:t>−</w:t>
            </w:r>
            <w:r w:rsidRPr="0008383E">
              <w:rPr>
                <w:sz w:val="18"/>
              </w:rPr>
              <w:t>22.9</w:t>
            </w:r>
          </w:p>
        </w:tc>
        <w:tc>
          <w:tcPr>
            <w:tcW w:w="2112" w:type="dxa"/>
            <w:gridSpan w:val="3"/>
          </w:tcPr>
          <w:p w14:paraId="5D45AF92" w14:textId="77777777" w:rsidR="00CE0E58" w:rsidRPr="0008383E" w:rsidRDefault="00CE0E58" w:rsidP="00A45B1C">
            <w:pPr>
              <w:pStyle w:val="Tabletext"/>
              <w:jc w:val="center"/>
              <w:rPr>
                <w:sz w:val="18"/>
              </w:rPr>
            </w:pPr>
            <w:r>
              <w:rPr>
                <w:sz w:val="18"/>
              </w:rPr>
              <w:t>−</w:t>
            </w:r>
            <w:r w:rsidRPr="0008383E">
              <w:rPr>
                <w:sz w:val="18"/>
              </w:rPr>
              <w:t>26</w:t>
            </w:r>
          </w:p>
        </w:tc>
        <w:tc>
          <w:tcPr>
            <w:tcW w:w="1701" w:type="dxa"/>
          </w:tcPr>
          <w:p w14:paraId="556D5525" w14:textId="77777777" w:rsidR="00CE0E58" w:rsidRPr="0008383E" w:rsidRDefault="00CE0E58" w:rsidP="00A45B1C">
            <w:pPr>
              <w:pStyle w:val="Tabletext"/>
              <w:jc w:val="center"/>
              <w:rPr>
                <w:sz w:val="18"/>
              </w:rPr>
            </w:pPr>
            <w:r>
              <w:rPr>
                <w:sz w:val="18"/>
              </w:rPr>
              <w:t>−</w:t>
            </w:r>
            <w:r w:rsidRPr="0008383E">
              <w:rPr>
                <w:sz w:val="18"/>
              </w:rPr>
              <w:t>30</w:t>
            </w:r>
          </w:p>
        </w:tc>
        <w:tc>
          <w:tcPr>
            <w:tcW w:w="1843" w:type="dxa"/>
          </w:tcPr>
          <w:p w14:paraId="5E6855DD" w14:textId="77777777" w:rsidR="00CE0E58" w:rsidRPr="0008383E" w:rsidRDefault="00CE0E58" w:rsidP="00A45B1C">
            <w:pPr>
              <w:pStyle w:val="Tabletext"/>
              <w:jc w:val="center"/>
              <w:rPr>
                <w:sz w:val="18"/>
              </w:rPr>
            </w:pPr>
            <w:r>
              <w:rPr>
                <w:sz w:val="18"/>
              </w:rPr>
              <w:t>−</w:t>
            </w:r>
            <w:r w:rsidRPr="0008383E">
              <w:rPr>
                <w:sz w:val="18"/>
              </w:rPr>
              <w:t>26.1</w:t>
            </w:r>
          </w:p>
        </w:tc>
        <w:tc>
          <w:tcPr>
            <w:tcW w:w="2975" w:type="dxa"/>
            <w:gridSpan w:val="2"/>
          </w:tcPr>
          <w:p w14:paraId="63B2EEED" w14:textId="77777777" w:rsidR="00CE0E58" w:rsidRPr="0008383E" w:rsidRDefault="00CE0E58" w:rsidP="00A45B1C">
            <w:pPr>
              <w:pStyle w:val="Tabletext"/>
              <w:jc w:val="center"/>
              <w:rPr>
                <w:sz w:val="18"/>
              </w:rPr>
            </w:pPr>
            <w:r w:rsidRPr="0008383E">
              <w:rPr>
                <w:i/>
                <w:iCs/>
                <w:sz w:val="18"/>
              </w:rPr>
              <w:t>T</w:t>
            </w:r>
            <w:r w:rsidRPr="0008383E">
              <w:rPr>
                <w:sz w:val="18"/>
              </w:rPr>
              <w:t xml:space="preserve"> </w:t>
            </w:r>
            <w:r>
              <w:rPr>
                <w:rFonts w:ascii="Symbol" w:hAnsi="Symbol"/>
                <w:sz w:val="18"/>
              </w:rPr>
              <w:t></w:t>
            </w:r>
            <w:r w:rsidRPr="0008383E">
              <w:rPr>
                <w:sz w:val="18"/>
              </w:rPr>
              <w:t xml:space="preserve"> 940 K</w:t>
            </w:r>
          </w:p>
        </w:tc>
        <w:tc>
          <w:tcPr>
            <w:tcW w:w="1610" w:type="dxa"/>
            <w:gridSpan w:val="2"/>
          </w:tcPr>
          <w:p w14:paraId="6284ECA9" w14:textId="77777777" w:rsidR="00CE0E58" w:rsidRPr="0008383E" w:rsidRDefault="00CE0E58" w:rsidP="00A45B1C">
            <w:pPr>
              <w:pStyle w:val="Tabletext"/>
              <w:jc w:val="center"/>
              <w:rPr>
                <w:sz w:val="18"/>
              </w:rPr>
            </w:pPr>
            <w:r>
              <w:rPr>
                <w:sz w:val="18"/>
              </w:rPr>
              <w:t>−</w:t>
            </w:r>
            <w:r w:rsidRPr="0008383E">
              <w:rPr>
                <w:sz w:val="18"/>
              </w:rPr>
              <w:t>18.9</w:t>
            </w:r>
          </w:p>
        </w:tc>
      </w:tr>
      <w:tr w:rsidR="00CE0E58" w14:paraId="1E54539A" w14:textId="77777777" w:rsidTr="00CF3201">
        <w:trPr>
          <w:cantSplit/>
          <w:trHeight w:val="160"/>
          <w:jc w:val="center"/>
        </w:trPr>
        <w:tc>
          <w:tcPr>
            <w:tcW w:w="2127" w:type="dxa"/>
          </w:tcPr>
          <w:p w14:paraId="376BA43B" w14:textId="77777777" w:rsidR="00CE0E58" w:rsidRPr="0008383E" w:rsidRDefault="00CE0E58" w:rsidP="00A45B1C">
            <w:pPr>
              <w:pStyle w:val="Tabletext"/>
              <w:rPr>
                <w:sz w:val="18"/>
              </w:rPr>
            </w:pPr>
            <w:r w:rsidRPr="0008383E">
              <w:rPr>
                <w:sz w:val="18"/>
              </w:rPr>
              <w:t>Maximum Rx antenna gain (</w:t>
            </w:r>
            <w:proofErr w:type="spellStart"/>
            <w:r w:rsidRPr="0008383E">
              <w:rPr>
                <w:sz w:val="18"/>
              </w:rPr>
              <w:t>dBi</w:t>
            </w:r>
            <w:proofErr w:type="spellEnd"/>
            <w:r w:rsidRPr="0008383E">
              <w:rPr>
                <w:sz w:val="18"/>
              </w:rPr>
              <w:t>)</w:t>
            </w:r>
          </w:p>
        </w:tc>
        <w:tc>
          <w:tcPr>
            <w:tcW w:w="1807" w:type="dxa"/>
            <w:gridSpan w:val="2"/>
          </w:tcPr>
          <w:p w14:paraId="37884234" w14:textId="77777777" w:rsidR="00CE0E58" w:rsidRDefault="00CE0E58" w:rsidP="00A45B1C">
            <w:pPr>
              <w:pStyle w:val="Tabletext"/>
              <w:jc w:val="center"/>
              <w:rPr>
                <w:sz w:val="18"/>
              </w:rPr>
            </w:pPr>
            <w:r>
              <w:rPr>
                <w:sz w:val="18"/>
              </w:rPr>
              <w:t>−</w:t>
            </w:r>
            <w:r w:rsidRPr="0008383E">
              <w:rPr>
                <w:sz w:val="18"/>
              </w:rPr>
              <w:t>2 (gain at n</w:t>
            </w:r>
            <w:r>
              <w:rPr>
                <w:sz w:val="18"/>
              </w:rPr>
              <w:t>adir)</w:t>
            </w:r>
          </w:p>
        </w:tc>
        <w:tc>
          <w:tcPr>
            <w:tcW w:w="3813" w:type="dxa"/>
            <w:gridSpan w:val="4"/>
          </w:tcPr>
          <w:p w14:paraId="01608568" w14:textId="77777777" w:rsidR="00CE0E58" w:rsidRDefault="00CE0E58" w:rsidP="00A45B1C">
            <w:pPr>
              <w:pStyle w:val="Tabletext"/>
              <w:jc w:val="center"/>
              <w:rPr>
                <w:sz w:val="18"/>
              </w:rPr>
            </w:pPr>
            <w:r>
              <w:rPr>
                <w:sz w:val="18"/>
              </w:rPr>
              <w:t>0</w:t>
            </w:r>
          </w:p>
        </w:tc>
        <w:tc>
          <w:tcPr>
            <w:tcW w:w="1843" w:type="dxa"/>
          </w:tcPr>
          <w:p w14:paraId="6EEAA951" w14:textId="77777777" w:rsidR="00CE0E58" w:rsidRDefault="00CE0E58" w:rsidP="00A45B1C">
            <w:pPr>
              <w:pStyle w:val="Tabletext"/>
              <w:jc w:val="center"/>
              <w:rPr>
                <w:sz w:val="18"/>
              </w:rPr>
            </w:pPr>
            <w:r>
              <w:rPr>
                <w:sz w:val="18"/>
              </w:rPr>
              <w:t>5.6</w:t>
            </w:r>
          </w:p>
        </w:tc>
        <w:tc>
          <w:tcPr>
            <w:tcW w:w="2989" w:type="dxa"/>
            <w:gridSpan w:val="3"/>
          </w:tcPr>
          <w:p w14:paraId="3B6E6DA8" w14:textId="77777777" w:rsidR="00CE0E58" w:rsidRDefault="00CE0E58" w:rsidP="00A45B1C">
            <w:pPr>
              <w:pStyle w:val="Tabletext"/>
              <w:jc w:val="center"/>
              <w:rPr>
                <w:sz w:val="18"/>
              </w:rPr>
            </w:pPr>
            <w:r>
              <w:rPr>
                <w:sz w:val="18"/>
              </w:rPr>
              <w:t>6 maximum; −3 at nadir</w:t>
            </w:r>
          </w:p>
        </w:tc>
        <w:tc>
          <w:tcPr>
            <w:tcW w:w="1596" w:type="dxa"/>
          </w:tcPr>
          <w:p w14:paraId="16719456" w14:textId="77777777" w:rsidR="00CE0E58" w:rsidRDefault="00CE0E58" w:rsidP="00A45B1C">
            <w:pPr>
              <w:pStyle w:val="Tabletext"/>
              <w:jc w:val="center"/>
              <w:rPr>
                <w:sz w:val="18"/>
              </w:rPr>
            </w:pPr>
            <w:r>
              <w:rPr>
                <w:sz w:val="18"/>
              </w:rPr>
              <w:t>7</w:t>
            </w:r>
          </w:p>
        </w:tc>
      </w:tr>
      <w:tr w:rsidR="00CE0E58" w14:paraId="5D37149F" w14:textId="77777777" w:rsidTr="00CF3201">
        <w:trPr>
          <w:cantSplit/>
          <w:trHeight w:val="160"/>
          <w:jc w:val="center"/>
        </w:trPr>
        <w:tc>
          <w:tcPr>
            <w:tcW w:w="2127" w:type="dxa"/>
          </w:tcPr>
          <w:p w14:paraId="241802CE" w14:textId="77777777" w:rsidR="00CE0E58" w:rsidRDefault="00CE0E58" w:rsidP="00A45B1C">
            <w:pPr>
              <w:pStyle w:val="Tabletext"/>
              <w:rPr>
                <w:sz w:val="18"/>
              </w:rPr>
            </w:pPr>
            <w:r>
              <w:rPr>
                <w:sz w:val="18"/>
              </w:rPr>
              <w:t>Rx antenna pattern</w:t>
            </w:r>
          </w:p>
        </w:tc>
        <w:tc>
          <w:tcPr>
            <w:tcW w:w="1807" w:type="dxa"/>
            <w:gridSpan w:val="2"/>
          </w:tcPr>
          <w:p w14:paraId="483053BB" w14:textId="77777777" w:rsidR="00CE0E58" w:rsidRDefault="00CE0E58" w:rsidP="00A45B1C">
            <w:pPr>
              <w:pStyle w:val="Tabletext"/>
              <w:jc w:val="center"/>
              <w:rPr>
                <w:sz w:val="18"/>
              </w:rPr>
            </w:pPr>
            <w:proofErr w:type="spellStart"/>
            <w:r>
              <w:rPr>
                <w:sz w:val="18"/>
              </w:rPr>
              <w:t>Isoflux</w:t>
            </w:r>
            <w:proofErr w:type="spellEnd"/>
          </w:p>
        </w:tc>
        <w:tc>
          <w:tcPr>
            <w:tcW w:w="2112" w:type="dxa"/>
            <w:gridSpan w:val="3"/>
          </w:tcPr>
          <w:p w14:paraId="0108FDEF" w14:textId="77777777" w:rsidR="00CE0E58" w:rsidRDefault="00CE0E58" w:rsidP="00A45B1C">
            <w:pPr>
              <w:pStyle w:val="Tabletext"/>
              <w:jc w:val="center"/>
              <w:rPr>
                <w:sz w:val="18"/>
              </w:rPr>
            </w:pPr>
            <w:r>
              <w:rPr>
                <w:sz w:val="18"/>
              </w:rPr>
              <w:t>Toroidal, RHCP</w:t>
            </w:r>
          </w:p>
        </w:tc>
        <w:tc>
          <w:tcPr>
            <w:tcW w:w="1701" w:type="dxa"/>
          </w:tcPr>
          <w:p w14:paraId="51027ADC" w14:textId="77777777" w:rsidR="00CE0E58" w:rsidRDefault="00CE0E58" w:rsidP="00A45B1C">
            <w:pPr>
              <w:pStyle w:val="Tabletext"/>
              <w:spacing w:line="200" w:lineRule="exact"/>
              <w:jc w:val="center"/>
              <w:rPr>
                <w:sz w:val="18"/>
              </w:rPr>
            </w:pPr>
            <w:r>
              <w:rPr>
                <w:sz w:val="18"/>
              </w:rPr>
              <w:t xml:space="preserve">10 log (cos 2 </w:t>
            </w:r>
            <w:r>
              <w:rPr>
                <w:sz w:val="18"/>
              </w:rPr>
              <w:sym w:font="Symbol" w:char="F071"/>
            </w:r>
            <w:r>
              <w:rPr>
                <w:sz w:val="18"/>
              </w:rPr>
              <w:t>)</w:t>
            </w:r>
          </w:p>
        </w:tc>
        <w:tc>
          <w:tcPr>
            <w:tcW w:w="1843" w:type="dxa"/>
          </w:tcPr>
          <w:p w14:paraId="67303D3C" w14:textId="77777777" w:rsidR="00CE0E58" w:rsidRDefault="00CE0E58" w:rsidP="00A45B1C">
            <w:pPr>
              <w:pStyle w:val="Tabletext"/>
              <w:spacing w:line="200" w:lineRule="exact"/>
              <w:jc w:val="center"/>
              <w:rPr>
                <w:sz w:val="18"/>
              </w:rPr>
            </w:pPr>
            <w:r>
              <w:rPr>
                <w:sz w:val="18"/>
              </w:rPr>
              <w:t xml:space="preserve">10 log (cos 2 </w:t>
            </w:r>
            <w:r>
              <w:rPr>
                <w:sz w:val="18"/>
              </w:rPr>
              <w:sym w:font="Symbol" w:char="F071"/>
            </w:r>
            <w:r>
              <w:rPr>
                <w:sz w:val="18"/>
              </w:rPr>
              <w:t>)</w:t>
            </w:r>
          </w:p>
        </w:tc>
        <w:tc>
          <w:tcPr>
            <w:tcW w:w="2989" w:type="dxa"/>
            <w:gridSpan w:val="3"/>
          </w:tcPr>
          <w:p w14:paraId="40AA2101" w14:textId="77777777" w:rsidR="00CE0E58" w:rsidRDefault="00CE0E58" w:rsidP="00A45B1C">
            <w:pPr>
              <w:pStyle w:val="Tabletext"/>
              <w:jc w:val="center"/>
              <w:rPr>
                <w:sz w:val="18"/>
                <w:lang w:val="en-US"/>
              </w:rPr>
            </w:pPr>
            <w:proofErr w:type="spellStart"/>
            <w:r>
              <w:rPr>
                <w:sz w:val="18"/>
              </w:rPr>
              <w:t>Isoflux</w:t>
            </w:r>
            <w:proofErr w:type="spellEnd"/>
          </w:p>
        </w:tc>
        <w:tc>
          <w:tcPr>
            <w:tcW w:w="1596" w:type="dxa"/>
          </w:tcPr>
          <w:p w14:paraId="59C10704" w14:textId="77777777" w:rsidR="00CE0E58" w:rsidRDefault="00CE0E58" w:rsidP="00A45B1C">
            <w:pPr>
              <w:pStyle w:val="Tabletext"/>
              <w:jc w:val="center"/>
              <w:rPr>
                <w:sz w:val="18"/>
                <w:lang w:val="en-US"/>
              </w:rPr>
            </w:pPr>
            <w:proofErr w:type="spellStart"/>
            <w:r>
              <w:rPr>
                <w:sz w:val="18"/>
                <w:lang w:val="en-US"/>
              </w:rPr>
              <w:t>Cardioide</w:t>
            </w:r>
            <w:proofErr w:type="spellEnd"/>
          </w:p>
        </w:tc>
      </w:tr>
      <w:tr w:rsidR="00CE0E58" w14:paraId="4D667958" w14:textId="77777777" w:rsidTr="00CF3201">
        <w:trPr>
          <w:cantSplit/>
          <w:trHeight w:val="160"/>
          <w:jc w:val="center"/>
        </w:trPr>
        <w:tc>
          <w:tcPr>
            <w:tcW w:w="2127" w:type="dxa"/>
          </w:tcPr>
          <w:p w14:paraId="251EEE61" w14:textId="77777777" w:rsidR="00CE0E58" w:rsidRDefault="00CE0E58" w:rsidP="00A45B1C">
            <w:pPr>
              <w:pStyle w:val="Tabletext"/>
              <w:rPr>
                <w:sz w:val="18"/>
                <w:lang w:val="en-US"/>
              </w:rPr>
            </w:pPr>
            <w:r>
              <w:rPr>
                <w:i/>
                <w:iCs/>
                <w:sz w:val="18"/>
                <w:lang w:val="en-US"/>
              </w:rPr>
              <w:t>C</w:t>
            </w:r>
            <w:r>
              <w:rPr>
                <w:sz w:val="18"/>
                <w:lang w:val="en-US"/>
              </w:rPr>
              <w:t>/(</w:t>
            </w:r>
            <w:r>
              <w:rPr>
                <w:i/>
                <w:iCs/>
                <w:sz w:val="18"/>
                <w:lang w:val="en-US"/>
              </w:rPr>
              <w:t>I</w:t>
            </w:r>
            <w:r>
              <w:rPr>
                <w:sz w:val="18"/>
                <w:lang w:val="en-US"/>
              </w:rPr>
              <w:t xml:space="preserve"> </w:t>
            </w:r>
            <w:r>
              <w:rPr>
                <w:rFonts w:ascii="Symbol" w:hAnsi="Symbol"/>
                <w:sz w:val="18"/>
                <w:lang w:val="en-US"/>
              </w:rPr>
              <w:t></w:t>
            </w:r>
            <w:r>
              <w:rPr>
                <w:sz w:val="18"/>
                <w:lang w:val="en-US"/>
              </w:rPr>
              <w:t xml:space="preserve"> </w:t>
            </w:r>
            <w:r>
              <w:rPr>
                <w:i/>
                <w:iCs/>
                <w:sz w:val="18"/>
                <w:lang w:val="en-US"/>
              </w:rPr>
              <w:t>N</w:t>
            </w:r>
            <w:r>
              <w:rPr>
                <w:sz w:val="18"/>
                <w:lang w:val="en-US"/>
              </w:rPr>
              <w:t>) (dB)</w:t>
            </w:r>
          </w:p>
        </w:tc>
        <w:tc>
          <w:tcPr>
            <w:tcW w:w="1807" w:type="dxa"/>
            <w:gridSpan w:val="2"/>
          </w:tcPr>
          <w:p w14:paraId="2EABD82E" w14:textId="77777777" w:rsidR="00CE0E58" w:rsidRDefault="00CE0E58" w:rsidP="00A45B1C">
            <w:pPr>
              <w:pStyle w:val="Tabletext"/>
              <w:jc w:val="center"/>
              <w:rPr>
                <w:sz w:val="18"/>
                <w:lang w:val="en-US"/>
              </w:rPr>
            </w:pPr>
            <w:r>
              <w:rPr>
                <w:sz w:val="18"/>
                <w:lang w:val="en-US"/>
              </w:rPr>
              <w:t>5.5</w:t>
            </w:r>
          </w:p>
        </w:tc>
        <w:tc>
          <w:tcPr>
            <w:tcW w:w="2112" w:type="dxa"/>
            <w:gridSpan w:val="3"/>
          </w:tcPr>
          <w:p w14:paraId="1191277E" w14:textId="77777777" w:rsidR="00CE0E58" w:rsidRDefault="00CE0E58" w:rsidP="00A45B1C">
            <w:pPr>
              <w:pStyle w:val="Tabletext"/>
              <w:jc w:val="center"/>
              <w:rPr>
                <w:sz w:val="18"/>
                <w:lang w:val="en-US"/>
              </w:rPr>
            </w:pPr>
            <w:r>
              <w:rPr>
                <w:sz w:val="18"/>
                <w:lang w:val="en-US"/>
              </w:rPr>
              <w:t>10.3</w:t>
            </w:r>
          </w:p>
        </w:tc>
        <w:tc>
          <w:tcPr>
            <w:tcW w:w="1701" w:type="dxa"/>
          </w:tcPr>
          <w:p w14:paraId="08A4CAE5" w14:textId="77777777" w:rsidR="00CE0E58" w:rsidRDefault="00CE0E58" w:rsidP="00A45B1C">
            <w:pPr>
              <w:pStyle w:val="Tabletext"/>
              <w:jc w:val="center"/>
              <w:rPr>
                <w:sz w:val="18"/>
              </w:rPr>
            </w:pPr>
            <w:r>
              <w:rPr>
                <w:sz w:val="18"/>
              </w:rPr>
              <w:t>8</w:t>
            </w:r>
          </w:p>
        </w:tc>
        <w:tc>
          <w:tcPr>
            <w:tcW w:w="1843" w:type="dxa"/>
          </w:tcPr>
          <w:p w14:paraId="3508568F" w14:textId="77777777" w:rsidR="00CE0E58" w:rsidRDefault="00CE0E58" w:rsidP="00A45B1C">
            <w:pPr>
              <w:pStyle w:val="Tabletext"/>
              <w:ind w:left="-57" w:right="-57"/>
              <w:jc w:val="center"/>
              <w:rPr>
                <w:sz w:val="18"/>
                <w:lang w:val="en-US"/>
              </w:rPr>
            </w:pPr>
            <w:r>
              <w:rPr>
                <w:i/>
                <w:iCs/>
                <w:sz w:val="18"/>
                <w:lang w:val="en-US"/>
              </w:rPr>
              <w:t>E</w:t>
            </w:r>
            <w:r>
              <w:rPr>
                <w:i/>
                <w:iCs/>
                <w:sz w:val="18"/>
                <w:vertAlign w:val="subscript"/>
                <w:lang w:val="en-US"/>
              </w:rPr>
              <w:t>b</w:t>
            </w:r>
            <w:r>
              <w:rPr>
                <w:rFonts w:ascii="Tms Rmn" w:hAnsi="Tms Rmn"/>
                <w:i/>
                <w:iCs/>
                <w:sz w:val="12"/>
                <w:vertAlign w:val="subscript"/>
                <w:lang w:val="en-US"/>
              </w:rPr>
              <w:t> </w:t>
            </w:r>
            <w:r>
              <w:rPr>
                <w:sz w:val="18"/>
                <w:lang w:val="en-US"/>
              </w:rPr>
              <w:t>/(</w:t>
            </w:r>
            <w:r>
              <w:rPr>
                <w:i/>
                <w:iCs/>
                <w:sz w:val="18"/>
                <w:lang w:val="en-US"/>
              </w:rPr>
              <w:t>N</w:t>
            </w:r>
            <w:r>
              <w:rPr>
                <w:sz w:val="18"/>
                <w:vertAlign w:val="subscript"/>
                <w:lang w:val="en-US"/>
              </w:rPr>
              <w:t>0</w:t>
            </w:r>
            <w:r>
              <w:rPr>
                <w:lang w:val="en-US"/>
              </w:rPr>
              <w:t xml:space="preserve"> </w:t>
            </w:r>
            <w:r>
              <w:rPr>
                <w:rFonts w:ascii="Symbol" w:hAnsi="Symbol"/>
                <w:sz w:val="18"/>
              </w:rPr>
              <w:t></w:t>
            </w:r>
            <w:r>
              <w:rPr>
                <w:lang w:val="en-US"/>
              </w:rPr>
              <w:t xml:space="preserve"> </w:t>
            </w:r>
            <w:r>
              <w:rPr>
                <w:i/>
                <w:iCs/>
                <w:sz w:val="18"/>
                <w:lang w:val="en-US"/>
              </w:rPr>
              <w:t>I</w:t>
            </w:r>
            <w:r>
              <w:rPr>
                <w:sz w:val="18"/>
                <w:vertAlign w:val="subscript"/>
                <w:lang w:val="en-US"/>
              </w:rPr>
              <w:t>0</w:t>
            </w:r>
            <w:r>
              <w:rPr>
                <w:sz w:val="18"/>
                <w:lang w:val="en-US"/>
              </w:rPr>
              <w:t>) = 8.7 dB</w:t>
            </w:r>
          </w:p>
        </w:tc>
        <w:tc>
          <w:tcPr>
            <w:tcW w:w="2989" w:type="dxa"/>
            <w:gridSpan w:val="3"/>
          </w:tcPr>
          <w:p w14:paraId="1BED7B9A" w14:textId="77777777" w:rsidR="00CE0E58" w:rsidRDefault="00CE0E58" w:rsidP="00A45B1C">
            <w:pPr>
              <w:pStyle w:val="Tabletext"/>
              <w:jc w:val="center"/>
              <w:rPr>
                <w:sz w:val="18"/>
                <w:lang w:val="en-US"/>
              </w:rPr>
            </w:pPr>
            <w:r>
              <w:rPr>
                <w:i/>
                <w:iCs/>
                <w:caps/>
                <w:sz w:val="18"/>
                <w:lang w:val="en-US"/>
              </w:rPr>
              <w:t>E</w:t>
            </w:r>
            <w:r>
              <w:rPr>
                <w:i/>
                <w:iCs/>
                <w:sz w:val="18"/>
                <w:vertAlign w:val="subscript"/>
                <w:lang w:val="en-US"/>
              </w:rPr>
              <w:t>b</w:t>
            </w:r>
            <w:r>
              <w:rPr>
                <w:rFonts w:ascii="Tms Rmn" w:hAnsi="Tms Rmn"/>
                <w:i/>
                <w:iCs/>
                <w:sz w:val="12"/>
                <w:vertAlign w:val="subscript"/>
                <w:lang w:val="en-US"/>
              </w:rPr>
              <w:t> </w:t>
            </w:r>
            <w:r>
              <w:rPr>
                <w:caps/>
                <w:sz w:val="18"/>
                <w:lang w:val="en-US"/>
              </w:rPr>
              <w:t>/</w:t>
            </w:r>
            <w:r>
              <w:rPr>
                <w:i/>
                <w:iCs/>
                <w:caps/>
                <w:sz w:val="18"/>
                <w:lang w:val="en-US"/>
              </w:rPr>
              <w:t>N</w:t>
            </w:r>
            <w:r>
              <w:rPr>
                <w:sz w:val="18"/>
                <w:vertAlign w:val="subscript"/>
                <w:lang w:val="en-US"/>
              </w:rPr>
              <w:t>0</w:t>
            </w:r>
            <w:r>
              <w:rPr>
                <w:caps/>
                <w:sz w:val="18"/>
                <w:lang w:val="en-US"/>
              </w:rPr>
              <w:t xml:space="preserve"> = </w:t>
            </w:r>
            <w:r>
              <w:rPr>
                <w:sz w:val="18"/>
                <w:lang w:val="en-US"/>
              </w:rPr>
              <w:t>13.5 dB</w:t>
            </w:r>
          </w:p>
        </w:tc>
        <w:tc>
          <w:tcPr>
            <w:tcW w:w="1596" w:type="dxa"/>
          </w:tcPr>
          <w:p w14:paraId="00AB79A6" w14:textId="77777777" w:rsidR="00CE0E58" w:rsidRDefault="00CE0E58" w:rsidP="00A45B1C">
            <w:pPr>
              <w:pStyle w:val="Tabletext"/>
              <w:jc w:val="center"/>
              <w:rPr>
                <w:sz w:val="18"/>
                <w:lang w:val="en-US"/>
              </w:rPr>
            </w:pPr>
            <w:r>
              <w:rPr>
                <w:i/>
                <w:iCs/>
                <w:caps/>
                <w:sz w:val="18"/>
                <w:lang w:val="en-US"/>
              </w:rPr>
              <w:t>E</w:t>
            </w:r>
            <w:r>
              <w:rPr>
                <w:i/>
                <w:iCs/>
                <w:sz w:val="18"/>
                <w:vertAlign w:val="subscript"/>
                <w:lang w:val="en-US"/>
              </w:rPr>
              <w:t>b</w:t>
            </w:r>
            <w:r>
              <w:rPr>
                <w:rFonts w:ascii="Tms Rmn" w:hAnsi="Tms Rmn"/>
                <w:i/>
                <w:iCs/>
                <w:sz w:val="12"/>
                <w:vertAlign w:val="subscript"/>
                <w:lang w:val="en-US"/>
              </w:rPr>
              <w:t> </w:t>
            </w:r>
            <w:r>
              <w:rPr>
                <w:caps/>
                <w:sz w:val="18"/>
                <w:lang w:val="en-US"/>
              </w:rPr>
              <w:t>/</w:t>
            </w:r>
            <w:r>
              <w:rPr>
                <w:i/>
                <w:iCs/>
                <w:caps/>
                <w:sz w:val="18"/>
                <w:lang w:val="en-US"/>
              </w:rPr>
              <w:t>N</w:t>
            </w:r>
            <w:r>
              <w:rPr>
                <w:sz w:val="18"/>
                <w:vertAlign w:val="subscript"/>
                <w:lang w:val="en-US"/>
              </w:rPr>
              <w:t>0</w:t>
            </w:r>
            <w:r>
              <w:rPr>
                <w:caps/>
                <w:sz w:val="18"/>
                <w:lang w:val="en-US"/>
              </w:rPr>
              <w:t xml:space="preserve"> = </w:t>
            </w:r>
            <w:r>
              <w:rPr>
                <w:sz w:val="18"/>
                <w:lang w:val="en-US"/>
              </w:rPr>
              <w:t>13.4 dB</w:t>
            </w:r>
          </w:p>
        </w:tc>
      </w:tr>
    </w:tbl>
    <w:p w14:paraId="6F4A0CF8" w14:textId="4D89E38A" w:rsidR="00CE0E58" w:rsidRDefault="007E4318" w:rsidP="00CF3201">
      <w:pPr>
        <w:pStyle w:val="TableNo"/>
        <w:rPr>
          <w:lang w:val="en-US"/>
        </w:rPr>
      </w:pPr>
      <w:r>
        <w:rPr>
          <w:lang w:val="en-US"/>
        </w:rPr>
        <w:lastRenderedPageBreak/>
        <w:br/>
      </w:r>
      <w:r w:rsidR="00CE0E58">
        <w:rPr>
          <w:lang w:val="en-US"/>
        </w:rPr>
        <w:t>TABLE 5 (</w:t>
      </w:r>
      <w:r>
        <w:rPr>
          <w:i/>
          <w:iCs/>
          <w:caps w:val="0"/>
          <w:lang w:val="en-US"/>
        </w:rPr>
        <w:t>continued</w:t>
      </w:r>
      <w:r w:rsidR="00CE0E58">
        <w:rPr>
          <w:lang w:val="en-US"/>
        </w:rPr>
        <w:t>)</w:t>
      </w: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7"/>
        <w:gridCol w:w="14"/>
        <w:gridCol w:w="822"/>
        <w:gridCol w:w="948"/>
        <w:gridCol w:w="79"/>
        <w:gridCol w:w="14"/>
        <w:gridCol w:w="2042"/>
        <w:gridCol w:w="64"/>
        <w:gridCol w:w="42"/>
        <w:gridCol w:w="1595"/>
        <w:gridCol w:w="43"/>
        <w:gridCol w:w="31"/>
        <w:gridCol w:w="1769"/>
        <w:gridCol w:w="27"/>
        <w:gridCol w:w="1410"/>
        <w:gridCol w:w="43"/>
        <w:gridCol w:w="13"/>
        <w:gridCol w:w="1482"/>
        <w:gridCol w:w="14"/>
        <w:gridCol w:w="1596"/>
      </w:tblGrid>
      <w:tr w:rsidR="00CE0E58" w14:paraId="67BF5C5E" w14:textId="77777777" w:rsidTr="00080A2E">
        <w:trPr>
          <w:cantSplit/>
          <w:trHeight w:val="160"/>
          <w:jc w:val="center"/>
        </w:trPr>
        <w:tc>
          <w:tcPr>
            <w:tcW w:w="2127" w:type="dxa"/>
          </w:tcPr>
          <w:p w14:paraId="06E06FE5" w14:textId="77777777" w:rsidR="00CE0E58" w:rsidRPr="0008383E" w:rsidRDefault="00CE0E58" w:rsidP="00080A2E">
            <w:pPr>
              <w:pStyle w:val="Tablehead"/>
              <w:rPr>
                <w:sz w:val="18"/>
              </w:rPr>
            </w:pPr>
            <w:r w:rsidRPr="0008383E">
              <w:rPr>
                <w:sz w:val="18"/>
              </w:rPr>
              <w:t>System</w:t>
            </w:r>
          </w:p>
        </w:tc>
        <w:tc>
          <w:tcPr>
            <w:tcW w:w="1784" w:type="dxa"/>
            <w:gridSpan w:val="3"/>
          </w:tcPr>
          <w:p w14:paraId="6B3169F3" w14:textId="77777777" w:rsidR="00CE0E58" w:rsidRPr="0008383E" w:rsidRDefault="00CE0E58" w:rsidP="00080A2E">
            <w:pPr>
              <w:pStyle w:val="Tablehead"/>
              <w:rPr>
                <w:sz w:val="18"/>
              </w:rPr>
            </w:pPr>
            <w:r w:rsidRPr="0008383E">
              <w:rPr>
                <w:sz w:val="18"/>
              </w:rPr>
              <w:t>L</w:t>
            </w:r>
          </w:p>
        </w:tc>
        <w:tc>
          <w:tcPr>
            <w:tcW w:w="2135" w:type="dxa"/>
            <w:gridSpan w:val="3"/>
          </w:tcPr>
          <w:p w14:paraId="61BA6D3C" w14:textId="77777777" w:rsidR="00CE0E58" w:rsidRPr="0008383E" w:rsidRDefault="00CE0E58" w:rsidP="00080A2E">
            <w:pPr>
              <w:pStyle w:val="Tablehead"/>
              <w:rPr>
                <w:sz w:val="18"/>
              </w:rPr>
            </w:pPr>
            <w:r w:rsidRPr="0008383E">
              <w:rPr>
                <w:sz w:val="18"/>
              </w:rPr>
              <w:t>M</w:t>
            </w:r>
          </w:p>
        </w:tc>
        <w:tc>
          <w:tcPr>
            <w:tcW w:w="1701" w:type="dxa"/>
            <w:gridSpan w:val="3"/>
          </w:tcPr>
          <w:p w14:paraId="47FD8E9B" w14:textId="77777777" w:rsidR="00CE0E58" w:rsidRPr="0008383E" w:rsidRDefault="00CE0E58" w:rsidP="00080A2E">
            <w:pPr>
              <w:pStyle w:val="Tablehead"/>
              <w:rPr>
                <w:sz w:val="18"/>
              </w:rPr>
            </w:pPr>
            <w:r w:rsidRPr="0008383E">
              <w:rPr>
                <w:sz w:val="18"/>
              </w:rPr>
              <w:t>N</w:t>
            </w:r>
          </w:p>
        </w:tc>
        <w:tc>
          <w:tcPr>
            <w:tcW w:w="1843" w:type="dxa"/>
            <w:gridSpan w:val="3"/>
          </w:tcPr>
          <w:p w14:paraId="6554BB28" w14:textId="77777777" w:rsidR="00CE0E58" w:rsidRPr="0008383E" w:rsidRDefault="00CE0E58" w:rsidP="00080A2E">
            <w:pPr>
              <w:pStyle w:val="Tablehead"/>
              <w:rPr>
                <w:sz w:val="18"/>
              </w:rPr>
            </w:pPr>
            <w:r w:rsidRPr="0008383E">
              <w:rPr>
                <w:sz w:val="18"/>
              </w:rPr>
              <w:t>P</w:t>
            </w:r>
          </w:p>
        </w:tc>
        <w:tc>
          <w:tcPr>
            <w:tcW w:w="2975" w:type="dxa"/>
            <w:gridSpan w:val="5"/>
          </w:tcPr>
          <w:p w14:paraId="7E9CC81E" w14:textId="77777777" w:rsidR="00CE0E58" w:rsidRPr="0008383E" w:rsidRDefault="00CE0E58" w:rsidP="00080A2E">
            <w:pPr>
              <w:pStyle w:val="Tablehead"/>
              <w:rPr>
                <w:sz w:val="18"/>
              </w:rPr>
            </w:pPr>
            <w:r w:rsidRPr="0008383E">
              <w:rPr>
                <w:sz w:val="18"/>
              </w:rPr>
              <w:t>Q</w:t>
            </w:r>
          </w:p>
        </w:tc>
        <w:tc>
          <w:tcPr>
            <w:tcW w:w="1610" w:type="dxa"/>
            <w:gridSpan w:val="2"/>
          </w:tcPr>
          <w:p w14:paraId="5FB617E4" w14:textId="77777777" w:rsidR="00CE0E58" w:rsidRPr="0008383E" w:rsidRDefault="00CE0E58" w:rsidP="00080A2E">
            <w:pPr>
              <w:pStyle w:val="Tablehead"/>
              <w:rPr>
                <w:sz w:val="18"/>
              </w:rPr>
            </w:pPr>
            <w:r w:rsidRPr="0008383E">
              <w:rPr>
                <w:sz w:val="18"/>
              </w:rPr>
              <w:t>S</w:t>
            </w:r>
          </w:p>
        </w:tc>
      </w:tr>
      <w:tr w:rsidR="00CE0E58" w14:paraId="5832B5F2" w14:textId="77777777" w:rsidTr="00A45B1C">
        <w:trPr>
          <w:cantSplit/>
          <w:trHeight w:val="160"/>
          <w:jc w:val="center"/>
        </w:trPr>
        <w:tc>
          <w:tcPr>
            <w:tcW w:w="14175" w:type="dxa"/>
            <w:gridSpan w:val="20"/>
          </w:tcPr>
          <w:p w14:paraId="33477A7C" w14:textId="77777777" w:rsidR="00CE0E58" w:rsidRDefault="00CE0E58" w:rsidP="00A45B1C">
            <w:pPr>
              <w:pStyle w:val="Tabletext"/>
              <w:rPr>
                <w:sz w:val="18"/>
                <w:lang w:val="en-US"/>
              </w:rPr>
            </w:pPr>
            <w:r>
              <w:rPr>
                <w:bCs/>
                <w:i/>
                <w:iCs/>
                <w:sz w:val="18"/>
                <w:lang w:val="en-US"/>
              </w:rPr>
              <w:t>Subscriber downlink</w:t>
            </w:r>
          </w:p>
        </w:tc>
      </w:tr>
      <w:tr w:rsidR="00CE0E58" w14:paraId="67F6A415" w14:textId="77777777" w:rsidTr="00CF3201">
        <w:trPr>
          <w:cantSplit/>
          <w:trHeight w:val="160"/>
          <w:jc w:val="center"/>
        </w:trPr>
        <w:tc>
          <w:tcPr>
            <w:tcW w:w="2128" w:type="dxa"/>
          </w:tcPr>
          <w:p w14:paraId="2C7AE905" w14:textId="77777777" w:rsidR="00CE0E58" w:rsidRDefault="00CE0E58" w:rsidP="00A45B1C">
            <w:pPr>
              <w:pStyle w:val="Tabletext"/>
              <w:rPr>
                <w:sz w:val="18"/>
                <w:lang w:val="en-US"/>
              </w:rPr>
            </w:pPr>
            <w:r>
              <w:rPr>
                <w:sz w:val="18"/>
                <w:lang w:val="en-US"/>
              </w:rPr>
              <w:t>Band (MHz)</w:t>
            </w:r>
          </w:p>
        </w:tc>
        <w:tc>
          <w:tcPr>
            <w:tcW w:w="836" w:type="dxa"/>
            <w:gridSpan w:val="2"/>
          </w:tcPr>
          <w:p w14:paraId="024A3212" w14:textId="77777777" w:rsidR="00CE0E58" w:rsidRDefault="00CE0E58" w:rsidP="00A45B1C">
            <w:pPr>
              <w:pStyle w:val="Tabletext"/>
              <w:jc w:val="center"/>
              <w:rPr>
                <w:sz w:val="18"/>
              </w:rPr>
            </w:pPr>
            <w:r>
              <w:rPr>
                <w:sz w:val="18"/>
              </w:rPr>
              <w:t>137-138</w:t>
            </w:r>
          </w:p>
        </w:tc>
        <w:tc>
          <w:tcPr>
            <w:tcW w:w="1041" w:type="dxa"/>
            <w:gridSpan w:val="3"/>
          </w:tcPr>
          <w:p w14:paraId="736F9A6D" w14:textId="77777777" w:rsidR="00CE0E58" w:rsidRDefault="00CE0E58" w:rsidP="00A45B1C">
            <w:pPr>
              <w:pStyle w:val="Tabletext"/>
              <w:jc w:val="center"/>
              <w:rPr>
                <w:sz w:val="18"/>
              </w:rPr>
            </w:pPr>
            <w:r>
              <w:rPr>
                <w:sz w:val="18"/>
              </w:rPr>
              <w:t>400.15</w:t>
            </w:r>
            <w:r>
              <w:rPr>
                <w:sz w:val="18"/>
              </w:rPr>
              <w:noBreakHyphen/>
              <w:t>401</w:t>
            </w:r>
          </w:p>
        </w:tc>
        <w:tc>
          <w:tcPr>
            <w:tcW w:w="2148" w:type="dxa"/>
            <w:gridSpan w:val="3"/>
          </w:tcPr>
          <w:p w14:paraId="1B844927" w14:textId="77777777" w:rsidR="00CE0E58" w:rsidRDefault="00CE0E58" w:rsidP="00A45B1C">
            <w:pPr>
              <w:pStyle w:val="Tabletext"/>
              <w:jc w:val="center"/>
              <w:rPr>
                <w:sz w:val="18"/>
              </w:rPr>
            </w:pPr>
            <w:r>
              <w:rPr>
                <w:sz w:val="18"/>
              </w:rPr>
              <w:t>137-138</w:t>
            </w:r>
          </w:p>
        </w:tc>
        <w:tc>
          <w:tcPr>
            <w:tcW w:w="1669" w:type="dxa"/>
            <w:gridSpan w:val="3"/>
          </w:tcPr>
          <w:p w14:paraId="3CF729D2" w14:textId="77777777" w:rsidR="00CE0E58" w:rsidRDefault="00CE0E58" w:rsidP="00A45B1C">
            <w:pPr>
              <w:pStyle w:val="Tabletext"/>
              <w:jc w:val="center"/>
              <w:rPr>
                <w:sz w:val="18"/>
              </w:rPr>
            </w:pPr>
            <w:r>
              <w:rPr>
                <w:sz w:val="18"/>
              </w:rPr>
              <w:t>400.15-401</w:t>
            </w:r>
          </w:p>
        </w:tc>
        <w:tc>
          <w:tcPr>
            <w:tcW w:w="1769" w:type="dxa"/>
          </w:tcPr>
          <w:p w14:paraId="710C3028" w14:textId="77777777" w:rsidR="00CE0E58" w:rsidRDefault="00CE0E58" w:rsidP="00A45B1C">
            <w:pPr>
              <w:pStyle w:val="Tabletext"/>
              <w:jc w:val="center"/>
              <w:rPr>
                <w:sz w:val="18"/>
              </w:rPr>
            </w:pPr>
            <w:r>
              <w:rPr>
                <w:sz w:val="18"/>
              </w:rPr>
              <w:t>137.0725-137.9275</w:t>
            </w:r>
          </w:p>
        </w:tc>
        <w:tc>
          <w:tcPr>
            <w:tcW w:w="1493" w:type="dxa"/>
            <w:gridSpan w:val="4"/>
          </w:tcPr>
          <w:p w14:paraId="7BA06AAF" w14:textId="77777777" w:rsidR="00CE0E58" w:rsidRDefault="00CE0E58" w:rsidP="00A45B1C">
            <w:pPr>
              <w:pStyle w:val="Tabletext"/>
              <w:jc w:val="center"/>
              <w:rPr>
                <w:sz w:val="18"/>
              </w:rPr>
            </w:pPr>
            <w:r>
              <w:rPr>
                <w:sz w:val="18"/>
              </w:rPr>
              <w:t>137-138</w:t>
            </w:r>
          </w:p>
        </w:tc>
        <w:tc>
          <w:tcPr>
            <w:tcW w:w="1496" w:type="dxa"/>
            <w:gridSpan w:val="2"/>
          </w:tcPr>
          <w:p w14:paraId="5429BB07" w14:textId="77777777" w:rsidR="00CE0E58" w:rsidRDefault="00CE0E58" w:rsidP="00A45B1C">
            <w:pPr>
              <w:pStyle w:val="Tabletext"/>
              <w:jc w:val="center"/>
              <w:rPr>
                <w:sz w:val="18"/>
              </w:rPr>
            </w:pPr>
            <w:r>
              <w:rPr>
                <w:sz w:val="18"/>
              </w:rPr>
              <w:t>400.15-401</w:t>
            </w:r>
          </w:p>
        </w:tc>
        <w:tc>
          <w:tcPr>
            <w:tcW w:w="1595" w:type="dxa"/>
          </w:tcPr>
          <w:p w14:paraId="5FF8D455" w14:textId="77777777" w:rsidR="00CE0E58" w:rsidRDefault="00CE0E58" w:rsidP="00A45B1C">
            <w:pPr>
              <w:pStyle w:val="Tabletext"/>
              <w:jc w:val="center"/>
              <w:rPr>
                <w:sz w:val="18"/>
              </w:rPr>
            </w:pPr>
            <w:r>
              <w:rPr>
                <w:sz w:val="18"/>
              </w:rPr>
              <w:t>400.6-400.9</w:t>
            </w:r>
          </w:p>
        </w:tc>
      </w:tr>
      <w:tr w:rsidR="00CE0E58" w14:paraId="6ACE0CAF" w14:textId="77777777" w:rsidTr="00CF3201">
        <w:trPr>
          <w:cantSplit/>
          <w:trHeight w:val="160"/>
          <w:jc w:val="center"/>
        </w:trPr>
        <w:tc>
          <w:tcPr>
            <w:tcW w:w="2128" w:type="dxa"/>
          </w:tcPr>
          <w:p w14:paraId="7C01A659" w14:textId="77777777" w:rsidR="00CE0E58" w:rsidRDefault="00CE0E58" w:rsidP="00A45B1C">
            <w:pPr>
              <w:pStyle w:val="Tabletext"/>
              <w:rPr>
                <w:sz w:val="18"/>
                <w:lang w:val="en-US"/>
              </w:rPr>
            </w:pPr>
            <w:r>
              <w:rPr>
                <w:sz w:val="18"/>
                <w:lang w:val="en-US"/>
              </w:rPr>
              <w:t>Tx power (W)</w:t>
            </w:r>
          </w:p>
        </w:tc>
        <w:tc>
          <w:tcPr>
            <w:tcW w:w="1877" w:type="dxa"/>
            <w:gridSpan w:val="5"/>
          </w:tcPr>
          <w:p w14:paraId="665793AC" w14:textId="77777777" w:rsidR="00CE0E58" w:rsidRDefault="00CE0E58" w:rsidP="00A45B1C">
            <w:pPr>
              <w:pStyle w:val="Tabletext"/>
              <w:jc w:val="center"/>
              <w:rPr>
                <w:sz w:val="18"/>
              </w:rPr>
            </w:pPr>
            <w:r>
              <w:rPr>
                <w:sz w:val="18"/>
              </w:rPr>
              <w:t>25</w:t>
            </w:r>
          </w:p>
        </w:tc>
        <w:tc>
          <w:tcPr>
            <w:tcW w:w="2148" w:type="dxa"/>
            <w:gridSpan w:val="3"/>
          </w:tcPr>
          <w:p w14:paraId="48C92AB0" w14:textId="77777777" w:rsidR="00CE0E58" w:rsidRDefault="00CE0E58" w:rsidP="00A45B1C">
            <w:pPr>
              <w:pStyle w:val="Tabletext"/>
              <w:jc w:val="center"/>
              <w:rPr>
                <w:sz w:val="18"/>
              </w:rPr>
            </w:pPr>
            <w:r>
              <w:rPr>
                <w:sz w:val="18"/>
              </w:rPr>
              <w:t>18.2</w:t>
            </w:r>
          </w:p>
        </w:tc>
        <w:tc>
          <w:tcPr>
            <w:tcW w:w="1669" w:type="dxa"/>
            <w:gridSpan w:val="3"/>
          </w:tcPr>
          <w:p w14:paraId="68778FC8" w14:textId="77777777" w:rsidR="00CE0E58" w:rsidRDefault="00CE0E58" w:rsidP="00A45B1C">
            <w:pPr>
              <w:pStyle w:val="Tabletext"/>
              <w:jc w:val="center"/>
              <w:rPr>
                <w:sz w:val="18"/>
              </w:rPr>
            </w:pPr>
            <w:r>
              <w:rPr>
                <w:sz w:val="18"/>
              </w:rPr>
              <w:t>6.3</w:t>
            </w:r>
          </w:p>
        </w:tc>
        <w:tc>
          <w:tcPr>
            <w:tcW w:w="1769" w:type="dxa"/>
          </w:tcPr>
          <w:p w14:paraId="4DD3D06F" w14:textId="77777777" w:rsidR="00CE0E58" w:rsidRDefault="00CE0E58" w:rsidP="00A45B1C">
            <w:pPr>
              <w:pStyle w:val="Tabletext"/>
              <w:jc w:val="center"/>
              <w:rPr>
                <w:sz w:val="18"/>
              </w:rPr>
            </w:pPr>
            <w:r>
              <w:rPr>
                <w:sz w:val="18"/>
              </w:rPr>
              <w:t>1</w:t>
            </w:r>
          </w:p>
        </w:tc>
        <w:tc>
          <w:tcPr>
            <w:tcW w:w="2989" w:type="dxa"/>
            <w:gridSpan w:val="6"/>
          </w:tcPr>
          <w:p w14:paraId="51F017ED" w14:textId="77777777" w:rsidR="00CE0E58" w:rsidRDefault="00CE0E58" w:rsidP="00A45B1C">
            <w:pPr>
              <w:pStyle w:val="Tabletext"/>
              <w:jc w:val="center"/>
              <w:rPr>
                <w:sz w:val="18"/>
              </w:rPr>
            </w:pPr>
            <w:r>
              <w:rPr>
                <w:sz w:val="18"/>
              </w:rPr>
              <w:t>32</w:t>
            </w:r>
          </w:p>
        </w:tc>
        <w:tc>
          <w:tcPr>
            <w:tcW w:w="1595" w:type="dxa"/>
          </w:tcPr>
          <w:p w14:paraId="02D2C4A1" w14:textId="77777777" w:rsidR="00CE0E58" w:rsidRDefault="00CE0E58" w:rsidP="00A45B1C">
            <w:pPr>
              <w:pStyle w:val="Tabletext"/>
              <w:jc w:val="center"/>
              <w:rPr>
                <w:sz w:val="18"/>
              </w:rPr>
            </w:pPr>
            <w:r>
              <w:rPr>
                <w:sz w:val="18"/>
              </w:rPr>
              <w:t>10</w:t>
            </w:r>
          </w:p>
        </w:tc>
      </w:tr>
      <w:tr w:rsidR="00CE0E58" w14:paraId="7F5A6E59" w14:textId="77777777" w:rsidTr="00CF3201">
        <w:trPr>
          <w:cantSplit/>
          <w:trHeight w:val="160"/>
          <w:jc w:val="center"/>
        </w:trPr>
        <w:tc>
          <w:tcPr>
            <w:tcW w:w="2128" w:type="dxa"/>
          </w:tcPr>
          <w:p w14:paraId="7DC97841" w14:textId="77777777" w:rsidR="00CE0E58" w:rsidRDefault="00CE0E58" w:rsidP="00A45B1C">
            <w:pPr>
              <w:pStyle w:val="Tabletext"/>
              <w:rPr>
                <w:sz w:val="18"/>
                <w:lang w:val="es-ES_tradnl"/>
              </w:rPr>
            </w:pPr>
            <w:proofErr w:type="spellStart"/>
            <w:r>
              <w:rPr>
                <w:sz w:val="18"/>
                <w:lang w:val="es-ES_tradnl"/>
              </w:rPr>
              <w:t>Tx</w:t>
            </w:r>
            <w:proofErr w:type="spellEnd"/>
            <w:r>
              <w:rPr>
                <w:sz w:val="18"/>
                <w:lang w:val="es-ES_tradnl"/>
              </w:rPr>
              <w:t xml:space="preserve"> </w:t>
            </w:r>
            <w:proofErr w:type="spellStart"/>
            <w:r>
              <w:rPr>
                <w:sz w:val="18"/>
                <w:lang w:val="es-ES_tradnl"/>
              </w:rPr>
              <w:t>e.i.r.p</w:t>
            </w:r>
            <w:proofErr w:type="spellEnd"/>
            <w:r>
              <w:rPr>
                <w:sz w:val="18"/>
                <w:lang w:val="es-ES_tradnl"/>
              </w:rPr>
              <w:t>. (</w:t>
            </w:r>
            <w:proofErr w:type="spellStart"/>
            <w:r>
              <w:rPr>
                <w:sz w:val="18"/>
                <w:lang w:val="es-ES_tradnl"/>
              </w:rPr>
              <w:t>dBW</w:t>
            </w:r>
            <w:proofErr w:type="spellEnd"/>
            <w:r>
              <w:rPr>
                <w:sz w:val="18"/>
                <w:lang w:val="es-ES_tradnl"/>
              </w:rPr>
              <w:t>)</w:t>
            </w:r>
          </w:p>
        </w:tc>
        <w:tc>
          <w:tcPr>
            <w:tcW w:w="1877" w:type="dxa"/>
            <w:gridSpan w:val="5"/>
          </w:tcPr>
          <w:p w14:paraId="35174EEC" w14:textId="77777777" w:rsidR="00CE0E58" w:rsidRDefault="00CE0E58" w:rsidP="00A45B1C">
            <w:pPr>
              <w:pStyle w:val="Tabletext"/>
              <w:jc w:val="center"/>
              <w:rPr>
                <w:sz w:val="18"/>
              </w:rPr>
            </w:pPr>
            <w:r>
              <w:rPr>
                <w:sz w:val="18"/>
              </w:rPr>
              <w:t>19.7</w:t>
            </w:r>
          </w:p>
        </w:tc>
        <w:tc>
          <w:tcPr>
            <w:tcW w:w="2148" w:type="dxa"/>
            <w:gridSpan w:val="3"/>
          </w:tcPr>
          <w:p w14:paraId="5A3B9092" w14:textId="77777777" w:rsidR="00CE0E58" w:rsidRDefault="00CE0E58" w:rsidP="00A45B1C">
            <w:pPr>
              <w:pStyle w:val="Tabletext"/>
              <w:jc w:val="center"/>
              <w:rPr>
                <w:sz w:val="18"/>
              </w:rPr>
            </w:pPr>
            <w:r>
              <w:rPr>
                <w:sz w:val="18"/>
              </w:rPr>
              <w:t>13.6</w:t>
            </w:r>
          </w:p>
        </w:tc>
        <w:tc>
          <w:tcPr>
            <w:tcW w:w="1669" w:type="dxa"/>
            <w:gridSpan w:val="3"/>
          </w:tcPr>
          <w:p w14:paraId="3A260CE7" w14:textId="77777777" w:rsidR="00CE0E58" w:rsidRDefault="00CE0E58" w:rsidP="00A45B1C">
            <w:pPr>
              <w:pStyle w:val="Tabletext"/>
              <w:jc w:val="center"/>
              <w:rPr>
                <w:sz w:val="18"/>
              </w:rPr>
            </w:pPr>
            <w:r>
              <w:rPr>
                <w:sz w:val="18"/>
              </w:rPr>
              <w:t>10</w:t>
            </w:r>
          </w:p>
        </w:tc>
        <w:tc>
          <w:tcPr>
            <w:tcW w:w="1769" w:type="dxa"/>
          </w:tcPr>
          <w:p w14:paraId="60C9C7EB" w14:textId="77777777" w:rsidR="00CE0E58" w:rsidRDefault="00CE0E58" w:rsidP="00A45B1C">
            <w:pPr>
              <w:pStyle w:val="Tabletext"/>
              <w:jc w:val="center"/>
              <w:rPr>
                <w:sz w:val="18"/>
              </w:rPr>
            </w:pPr>
            <w:r>
              <w:rPr>
                <w:sz w:val="18"/>
              </w:rPr>
              <w:t>3.8</w:t>
            </w:r>
          </w:p>
        </w:tc>
        <w:tc>
          <w:tcPr>
            <w:tcW w:w="2989" w:type="dxa"/>
            <w:gridSpan w:val="6"/>
          </w:tcPr>
          <w:p w14:paraId="38075F95" w14:textId="77777777" w:rsidR="00CE0E58" w:rsidRDefault="00CE0E58" w:rsidP="00A45B1C">
            <w:pPr>
              <w:pStyle w:val="Tabletext"/>
              <w:jc w:val="center"/>
              <w:rPr>
                <w:sz w:val="18"/>
              </w:rPr>
            </w:pPr>
            <w:r>
              <w:rPr>
                <w:sz w:val="18"/>
              </w:rPr>
              <w:t>17.8</w:t>
            </w:r>
          </w:p>
        </w:tc>
        <w:tc>
          <w:tcPr>
            <w:tcW w:w="1595" w:type="dxa"/>
          </w:tcPr>
          <w:p w14:paraId="0DEAAF79" w14:textId="77777777" w:rsidR="00CE0E58" w:rsidRDefault="00CE0E58" w:rsidP="00A45B1C">
            <w:pPr>
              <w:pStyle w:val="Tabletext"/>
              <w:jc w:val="center"/>
              <w:rPr>
                <w:sz w:val="18"/>
              </w:rPr>
            </w:pPr>
            <w:r>
              <w:rPr>
                <w:sz w:val="18"/>
              </w:rPr>
              <w:t>16</w:t>
            </w:r>
          </w:p>
        </w:tc>
      </w:tr>
      <w:tr w:rsidR="00CE0E58" w14:paraId="0D5AC46B" w14:textId="77777777" w:rsidTr="00CF3201">
        <w:trPr>
          <w:cantSplit/>
          <w:trHeight w:val="160"/>
          <w:jc w:val="center"/>
        </w:trPr>
        <w:tc>
          <w:tcPr>
            <w:tcW w:w="2128" w:type="dxa"/>
          </w:tcPr>
          <w:p w14:paraId="4B4851C7" w14:textId="77777777" w:rsidR="00CE0E58" w:rsidRDefault="00CE0E58" w:rsidP="00A45B1C">
            <w:pPr>
              <w:pStyle w:val="Tabletext"/>
              <w:rPr>
                <w:sz w:val="18"/>
                <w:lang w:val="en-US"/>
              </w:rPr>
            </w:pPr>
            <w:r>
              <w:rPr>
                <w:sz w:val="18"/>
                <w:lang w:val="en-US"/>
              </w:rPr>
              <w:t>Maximum Tx antenna gain (</w:t>
            </w:r>
            <w:proofErr w:type="spellStart"/>
            <w:r>
              <w:rPr>
                <w:sz w:val="18"/>
                <w:lang w:val="en-US"/>
              </w:rPr>
              <w:t>dBi</w:t>
            </w:r>
            <w:proofErr w:type="spellEnd"/>
            <w:r>
              <w:rPr>
                <w:sz w:val="18"/>
                <w:lang w:val="en-US"/>
              </w:rPr>
              <w:t>)</w:t>
            </w:r>
          </w:p>
        </w:tc>
        <w:tc>
          <w:tcPr>
            <w:tcW w:w="1877" w:type="dxa"/>
            <w:gridSpan w:val="5"/>
          </w:tcPr>
          <w:p w14:paraId="30762C77" w14:textId="77777777" w:rsidR="00CE0E58" w:rsidRDefault="00CE0E58" w:rsidP="00A45B1C">
            <w:pPr>
              <w:pStyle w:val="Tabletext"/>
              <w:jc w:val="center"/>
              <w:rPr>
                <w:sz w:val="18"/>
              </w:rPr>
            </w:pPr>
            <w:r>
              <w:rPr>
                <w:sz w:val="18"/>
              </w:rPr>
              <w:t>−2 (gain at nadir)</w:t>
            </w:r>
          </w:p>
        </w:tc>
        <w:tc>
          <w:tcPr>
            <w:tcW w:w="2148" w:type="dxa"/>
            <w:gridSpan w:val="3"/>
          </w:tcPr>
          <w:p w14:paraId="40949DA8" w14:textId="77777777" w:rsidR="00CE0E58" w:rsidRDefault="00CE0E58" w:rsidP="00A45B1C">
            <w:pPr>
              <w:pStyle w:val="Tabletext"/>
              <w:jc w:val="center"/>
              <w:rPr>
                <w:sz w:val="18"/>
              </w:rPr>
            </w:pPr>
            <w:r>
              <w:rPr>
                <w:sz w:val="18"/>
              </w:rPr>
              <w:t>1</w:t>
            </w:r>
          </w:p>
        </w:tc>
        <w:tc>
          <w:tcPr>
            <w:tcW w:w="1669" w:type="dxa"/>
            <w:gridSpan w:val="3"/>
          </w:tcPr>
          <w:p w14:paraId="20711A5D" w14:textId="77777777" w:rsidR="00CE0E58" w:rsidRDefault="00CE0E58" w:rsidP="00A45B1C">
            <w:pPr>
              <w:pStyle w:val="Tabletext"/>
              <w:jc w:val="center"/>
              <w:rPr>
                <w:sz w:val="18"/>
              </w:rPr>
            </w:pPr>
            <w:r>
              <w:rPr>
                <w:sz w:val="18"/>
              </w:rPr>
              <w:t>2</w:t>
            </w:r>
          </w:p>
        </w:tc>
        <w:tc>
          <w:tcPr>
            <w:tcW w:w="1769" w:type="dxa"/>
          </w:tcPr>
          <w:p w14:paraId="2E0D1D94" w14:textId="77777777" w:rsidR="00CE0E58" w:rsidRDefault="00CE0E58" w:rsidP="00A45B1C">
            <w:pPr>
              <w:pStyle w:val="Tabletext"/>
              <w:jc w:val="center"/>
              <w:rPr>
                <w:sz w:val="18"/>
              </w:rPr>
            </w:pPr>
            <w:r>
              <w:rPr>
                <w:sz w:val="18"/>
              </w:rPr>
              <w:t>4.9</w:t>
            </w:r>
          </w:p>
        </w:tc>
        <w:tc>
          <w:tcPr>
            <w:tcW w:w="2989" w:type="dxa"/>
            <w:gridSpan w:val="6"/>
          </w:tcPr>
          <w:p w14:paraId="48348EA8" w14:textId="77777777" w:rsidR="00CE0E58" w:rsidRDefault="00CE0E58" w:rsidP="00A45B1C">
            <w:pPr>
              <w:pStyle w:val="Tabletext"/>
              <w:jc w:val="center"/>
              <w:rPr>
                <w:sz w:val="18"/>
              </w:rPr>
            </w:pPr>
            <w:r>
              <w:rPr>
                <w:sz w:val="18"/>
              </w:rPr>
              <w:t xml:space="preserve">(6 maximum, </w:t>
            </w:r>
            <w:proofErr w:type="spellStart"/>
            <w:r>
              <w:rPr>
                <w:sz w:val="18"/>
              </w:rPr>
              <w:t>isoflux</w:t>
            </w:r>
            <w:proofErr w:type="spellEnd"/>
            <w:r>
              <w:rPr>
                <w:sz w:val="18"/>
              </w:rPr>
              <w:t>, −3 at nadir)</w:t>
            </w:r>
          </w:p>
        </w:tc>
        <w:tc>
          <w:tcPr>
            <w:tcW w:w="1595" w:type="dxa"/>
          </w:tcPr>
          <w:p w14:paraId="23519F58" w14:textId="77777777" w:rsidR="00CE0E58" w:rsidRDefault="00CE0E58" w:rsidP="00A45B1C">
            <w:pPr>
              <w:pStyle w:val="Tabletext"/>
              <w:jc w:val="center"/>
              <w:rPr>
                <w:sz w:val="18"/>
              </w:rPr>
            </w:pPr>
            <w:r>
              <w:rPr>
                <w:sz w:val="18"/>
              </w:rPr>
              <w:t>7</w:t>
            </w:r>
          </w:p>
        </w:tc>
      </w:tr>
      <w:tr w:rsidR="00CE0E58" w14:paraId="3E2B9555" w14:textId="77777777" w:rsidTr="00CF3201">
        <w:trPr>
          <w:cantSplit/>
          <w:trHeight w:val="160"/>
          <w:jc w:val="center"/>
        </w:trPr>
        <w:tc>
          <w:tcPr>
            <w:tcW w:w="2128" w:type="dxa"/>
          </w:tcPr>
          <w:p w14:paraId="6E2E015A" w14:textId="77777777" w:rsidR="00CE0E58" w:rsidRDefault="00CE0E58" w:rsidP="00A45B1C">
            <w:pPr>
              <w:pStyle w:val="Tabletext"/>
              <w:rPr>
                <w:sz w:val="18"/>
                <w:lang w:val="en-US"/>
              </w:rPr>
            </w:pPr>
            <w:r>
              <w:rPr>
                <w:sz w:val="18"/>
                <w:lang w:val="en-US"/>
              </w:rPr>
              <w:t>Channel bandwidth (kHz)</w:t>
            </w:r>
          </w:p>
        </w:tc>
        <w:tc>
          <w:tcPr>
            <w:tcW w:w="836" w:type="dxa"/>
            <w:gridSpan w:val="2"/>
          </w:tcPr>
          <w:p w14:paraId="75F6DAA5" w14:textId="77777777" w:rsidR="00CE0E58" w:rsidRDefault="00CE0E58" w:rsidP="00A45B1C">
            <w:pPr>
              <w:pStyle w:val="Tabletext"/>
              <w:jc w:val="center"/>
              <w:rPr>
                <w:sz w:val="18"/>
              </w:rPr>
            </w:pPr>
            <w:r>
              <w:rPr>
                <w:sz w:val="18"/>
              </w:rPr>
              <w:t>25</w:t>
            </w:r>
          </w:p>
        </w:tc>
        <w:tc>
          <w:tcPr>
            <w:tcW w:w="1041" w:type="dxa"/>
            <w:gridSpan w:val="3"/>
          </w:tcPr>
          <w:p w14:paraId="1A2EDD03" w14:textId="77777777" w:rsidR="00CE0E58" w:rsidRDefault="00CE0E58" w:rsidP="00A45B1C">
            <w:pPr>
              <w:pStyle w:val="Tabletext"/>
              <w:jc w:val="center"/>
              <w:rPr>
                <w:sz w:val="18"/>
              </w:rPr>
            </w:pPr>
            <w:r>
              <w:rPr>
                <w:sz w:val="18"/>
              </w:rPr>
              <w:t>35</w:t>
            </w:r>
          </w:p>
        </w:tc>
        <w:tc>
          <w:tcPr>
            <w:tcW w:w="2148" w:type="dxa"/>
            <w:gridSpan w:val="3"/>
          </w:tcPr>
          <w:p w14:paraId="12E17351" w14:textId="77777777" w:rsidR="00CE0E58" w:rsidRDefault="00CE0E58" w:rsidP="00A45B1C">
            <w:pPr>
              <w:pStyle w:val="Tabletext"/>
              <w:jc w:val="center"/>
              <w:rPr>
                <w:sz w:val="18"/>
              </w:rPr>
            </w:pPr>
            <w:r>
              <w:rPr>
                <w:sz w:val="18"/>
              </w:rPr>
              <w:t>15/25</w:t>
            </w:r>
          </w:p>
        </w:tc>
        <w:tc>
          <w:tcPr>
            <w:tcW w:w="1669" w:type="dxa"/>
            <w:gridSpan w:val="3"/>
          </w:tcPr>
          <w:p w14:paraId="6E1198E1" w14:textId="77777777" w:rsidR="00CE0E58" w:rsidRDefault="00CE0E58" w:rsidP="00A45B1C">
            <w:pPr>
              <w:pStyle w:val="Tabletext"/>
              <w:jc w:val="center"/>
              <w:rPr>
                <w:sz w:val="18"/>
              </w:rPr>
            </w:pPr>
            <w:r>
              <w:rPr>
                <w:sz w:val="18"/>
              </w:rPr>
              <w:t>30-85</w:t>
            </w:r>
          </w:p>
        </w:tc>
        <w:tc>
          <w:tcPr>
            <w:tcW w:w="1769" w:type="dxa"/>
          </w:tcPr>
          <w:p w14:paraId="3422E141" w14:textId="77777777" w:rsidR="00CE0E58" w:rsidRDefault="00CE0E58" w:rsidP="00A45B1C">
            <w:pPr>
              <w:pStyle w:val="Tabletext"/>
              <w:jc w:val="center"/>
              <w:rPr>
                <w:sz w:val="18"/>
              </w:rPr>
            </w:pPr>
            <w:r>
              <w:rPr>
                <w:sz w:val="18"/>
              </w:rPr>
              <w:t>855</w:t>
            </w:r>
          </w:p>
        </w:tc>
        <w:tc>
          <w:tcPr>
            <w:tcW w:w="1493" w:type="dxa"/>
            <w:gridSpan w:val="4"/>
          </w:tcPr>
          <w:p w14:paraId="39285BA5" w14:textId="77777777" w:rsidR="00CE0E58" w:rsidRDefault="00CE0E58" w:rsidP="00A45B1C">
            <w:pPr>
              <w:pStyle w:val="Tabletext"/>
              <w:jc w:val="center"/>
              <w:rPr>
                <w:sz w:val="18"/>
              </w:rPr>
            </w:pPr>
            <w:r>
              <w:rPr>
                <w:sz w:val="18"/>
              </w:rPr>
              <w:t>25</w:t>
            </w:r>
          </w:p>
        </w:tc>
        <w:tc>
          <w:tcPr>
            <w:tcW w:w="1496" w:type="dxa"/>
            <w:gridSpan w:val="2"/>
          </w:tcPr>
          <w:p w14:paraId="5C50AB65" w14:textId="77777777" w:rsidR="00CE0E58" w:rsidRDefault="00CE0E58" w:rsidP="00A45B1C">
            <w:pPr>
              <w:pStyle w:val="Tabletext"/>
              <w:jc w:val="center"/>
              <w:rPr>
                <w:sz w:val="18"/>
              </w:rPr>
            </w:pPr>
            <w:r>
              <w:rPr>
                <w:sz w:val="18"/>
              </w:rPr>
              <w:t>45</w:t>
            </w:r>
          </w:p>
        </w:tc>
        <w:tc>
          <w:tcPr>
            <w:tcW w:w="1595" w:type="dxa"/>
          </w:tcPr>
          <w:p w14:paraId="1DCC3575" w14:textId="77777777" w:rsidR="00CE0E58" w:rsidRDefault="00CE0E58" w:rsidP="00A45B1C">
            <w:pPr>
              <w:pStyle w:val="Tabletext"/>
              <w:jc w:val="center"/>
              <w:rPr>
                <w:sz w:val="18"/>
              </w:rPr>
            </w:pPr>
            <w:r>
              <w:rPr>
                <w:sz w:val="18"/>
              </w:rPr>
              <w:t>300</w:t>
            </w:r>
          </w:p>
        </w:tc>
      </w:tr>
      <w:tr w:rsidR="00CE0E58" w14:paraId="5135B3D6" w14:textId="77777777" w:rsidTr="00CF3201">
        <w:trPr>
          <w:cantSplit/>
          <w:trHeight w:val="160"/>
          <w:jc w:val="center"/>
        </w:trPr>
        <w:tc>
          <w:tcPr>
            <w:tcW w:w="2128" w:type="dxa"/>
          </w:tcPr>
          <w:p w14:paraId="290CB0D4" w14:textId="77777777" w:rsidR="00CE0E58" w:rsidRDefault="00CE0E58" w:rsidP="00A45B1C">
            <w:pPr>
              <w:pStyle w:val="Tabletext"/>
              <w:rPr>
                <w:sz w:val="18"/>
                <w:lang w:val="en-US"/>
              </w:rPr>
            </w:pPr>
            <w:r>
              <w:rPr>
                <w:sz w:val="18"/>
                <w:lang w:val="en-US"/>
              </w:rPr>
              <w:t>Rate (kbit/s)</w:t>
            </w:r>
          </w:p>
        </w:tc>
        <w:tc>
          <w:tcPr>
            <w:tcW w:w="1877" w:type="dxa"/>
            <w:gridSpan w:val="5"/>
          </w:tcPr>
          <w:p w14:paraId="66E86B69" w14:textId="77777777" w:rsidR="00CE0E58" w:rsidRDefault="00CE0E58" w:rsidP="00A45B1C">
            <w:pPr>
              <w:pStyle w:val="Tabletext"/>
              <w:jc w:val="center"/>
              <w:rPr>
                <w:sz w:val="18"/>
                <w:lang w:val="en-US"/>
              </w:rPr>
            </w:pPr>
            <w:r>
              <w:rPr>
                <w:sz w:val="18"/>
                <w:lang w:val="en-US"/>
              </w:rPr>
              <w:t>24/OQPSK</w:t>
            </w:r>
            <w:r>
              <w:rPr>
                <w:sz w:val="18"/>
                <w:lang w:val="en-US"/>
              </w:rPr>
              <w:br/>
              <w:t>9.6/FSK</w:t>
            </w:r>
          </w:p>
        </w:tc>
        <w:tc>
          <w:tcPr>
            <w:tcW w:w="2148" w:type="dxa"/>
            <w:gridSpan w:val="3"/>
          </w:tcPr>
          <w:p w14:paraId="7D6D9666" w14:textId="77777777" w:rsidR="00CE0E58" w:rsidRDefault="00CE0E58" w:rsidP="00A45B1C">
            <w:pPr>
              <w:pStyle w:val="Tabletext"/>
              <w:jc w:val="center"/>
              <w:rPr>
                <w:sz w:val="18"/>
                <w:lang w:val="en-US"/>
              </w:rPr>
            </w:pPr>
            <w:r>
              <w:rPr>
                <w:sz w:val="18"/>
                <w:lang w:val="en-US"/>
              </w:rPr>
              <w:t>4.8/9.6/SDPSK</w:t>
            </w:r>
          </w:p>
        </w:tc>
        <w:tc>
          <w:tcPr>
            <w:tcW w:w="1669" w:type="dxa"/>
            <w:gridSpan w:val="3"/>
          </w:tcPr>
          <w:p w14:paraId="702FBF89" w14:textId="77777777" w:rsidR="00CE0E58" w:rsidRDefault="00CE0E58" w:rsidP="00A45B1C">
            <w:pPr>
              <w:pStyle w:val="Tabletext"/>
              <w:jc w:val="center"/>
              <w:rPr>
                <w:sz w:val="18"/>
                <w:lang w:val="en-US"/>
              </w:rPr>
            </w:pPr>
            <w:r>
              <w:rPr>
                <w:sz w:val="18"/>
                <w:lang w:val="en-US"/>
              </w:rPr>
              <w:t>9.6, 19.2/FSK</w:t>
            </w:r>
          </w:p>
        </w:tc>
        <w:tc>
          <w:tcPr>
            <w:tcW w:w="1769" w:type="dxa"/>
          </w:tcPr>
          <w:p w14:paraId="72D3EDF7" w14:textId="77777777" w:rsidR="00CE0E58" w:rsidRDefault="00CE0E58" w:rsidP="00A45B1C">
            <w:pPr>
              <w:pStyle w:val="Tabletext"/>
              <w:jc w:val="center"/>
              <w:rPr>
                <w:sz w:val="18"/>
                <w:lang w:val="en-US"/>
              </w:rPr>
            </w:pPr>
            <w:r>
              <w:rPr>
                <w:sz w:val="18"/>
                <w:lang w:val="en-US"/>
              </w:rPr>
              <w:t>Regenerated</w:t>
            </w:r>
          </w:p>
        </w:tc>
        <w:tc>
          <w:tcPr>
            <w:tcW w:w="1493" w:type="dxa"/>
            <w:gridSpan w:val="4"/>
          </w:tcPr>
          <w:p w14:paraId="475D1F08" w14:textId="77777777" w:rsidR="00CE0E58" w:rsidRDefault="00CE0E58" w:rsidP="00A45B1C">
            <w:pPr>
              <w:pStyle w:val="Tabletext"/>
              <w:jc w:val="center"/>
              <w:rPr>
                <w:sz w:val="18"/>
                <w:lang w:val="en-US"/>
              </w:rPr>
            </w:pPr>
            <w:r>
              <w:rPr>
                <w:sz w:val="18"/>
                <w:lang w:val="en-US"/>
              </w:rPr>
              <w:t>4.8, 9.6, 19.2,</w:t>
            </w:r>
            <w:r>
              <w:rPr>
                <w:sz w:val="18"/>
                <w:lang w:val="en-US"/>
              </w:rPr>
              <w:br/>
              <w:t>30/GMSK</w:t>
            </w:r>
          </w:p>
        </w:tc>
        <w:tc>
          <w:tcPr>
            <w:tcW w:w="1496" w:type="dxa"/>
            <w:gridSpan w:val="2"/>
          </w:tcPr>
          <w:p w14:paraId="5A7C4AF3" w14:textId="77777777" w:rsidR="00CE0E58" w:rsidRDefault="00CE0E58" w:rsidP="00A45B1C">
            <w:pPr>
              <w:pStyle w:val="Tabletext"/>
              <w:jc w:val="center"/>
              <w:rPr>
                <w:sz w:val="18"/>
                <w:lang w:val="en-US"/>
              </w:rPr>
            </w:pPr>
            <w:r>
              <w:rPr>
                <w:sz w:val="18"/>
                <w:lang w:val="en-US"/>
              </w:rPr>
              <w:t>4.8, 9.6,</w:t>
            </w:r>
            <w:r>
              <w:rPr>
                <w:sz w:val="18"/>
                <w:lang w:val="en-US"/>
              </w:rPr>
              <w:br/>
              <w:t>19.2/GMSK</w:t>
            </w:r>
          </w:p>
        </w:tc>
        <w:tc>
          <w:tcPr>
            <w:tcW w:w="1595" w:type="dxa"/>
          </w:tcPr>
          <w:p w14:paraId="6D542C55" w14:textId="77777777" w:rsidR="00CE0E58" w:rsidRDefault="00CE0E58" w:rsidP="00A45B1C">
            <w:pPr>
              <w:pStyle w:val="Tabletext"/>
              <w:jc w:val="center"/>
              <w:rPr>
                <w:sz w:val="18"/>
                <w:lang w:val="en-US"/>
              </w:rPr>
            </w:pPr>
            <w:r>
              <w:rPr>
                <w:sz w:val="18"/>
                <w:lang w:val="en-US"/>
              </w:rPr>
              <w:t>4.8/MSK</w:t>
            </w:r>
          </w:p>
        </w:tc>
      </w:tr>
      <w:tr w:rsidR="00CE0E58" w14:paraId="451BA322" w14:textId="77777777" w:rsidTr="00CF3201">
        <w:trPr>
          <w:cantSplit/>
          <w:trHeight w:val="160"/>
          <w:jc w:val="center"/>
        </w:trPr>
        <w:tc>
          <w:tcPr>
            <w:tcW w:w="2128" w:type="dxa"/>
          </w:tcPr>
          <w:p w14:paraId="1440F56E" w14:textId="77777777" w:rsidR="00CE0E58" w:rsidRDefault="00CE0E58" w:rsidP="00A45B1C">
            <w:pPr>
              <w:pStyle w:val="Tabletext"/>
              <w:rPr>
                <w:sz w:val="18"/>
                <w:lang w:val="en-US"/>
              </w:rPr>
            </w:pPr>
            <w:r>
              <w:rPr>
                <w:sz w:val="18"/>
                <w:lang w:val="en-US"/>
              </w:rPr>
              <w:t>Polarization (Tx wave)</w:t>
            </w:r>
          </w:p>
        </w:tc>
        <w:tc>
          <w:tcPr>
            <w:tcW w:w="5694" w:type="dxa"/>
            <w:gridSpan w:val="11"/>
          </w:tcPr>
          <w:p w14:paraId="1B144AE4" w14:textId="77777777" w:rsidR="00CE0E58" w:rsidRDefault="00CE0E58" w:rsidP="00A45B1C">
            <w:pPr>
              <w:pStyle w:val="Tabletext"/>
              <w:jc w:val="center"/>
              <w:rPr>
                <w:sz w:val="18"/>
              </w:rPr>
            </w:pPr>
            <w:r>
              <w:rPr>
                <w:sz w:val="18"/>
              </w:rPr>
              <w:t>RHCP</w:t>
            </w:r>
          </w:p>
        </w:tc>
        <w:tc>
          <w:tcPr>
            <w:tcW w:w="1769" w:type="dxa"/>
          </w:tcPr>
          <w:p w14:paraId="7489BCB4" w14:textId="77777777" w:rsidR="00CE0E58" w:rsidRDefault="00CE0E58" w:rsidP="00A45B1C">
            <w:pPr>
              <w:pStyle w:val="Tabletext"/>
              <w:jc w:val="center"/>
              <w:rPr>
                <w:sz w:val="18"/>
              </w:rPr>
            </w:pPr>
            <w:r>
              <w:rPr>
                <w:sz w:val="18"/>
              </w:rPr>
              <w:t>LHCP</w:t>
            </w:r>
          </w:p>
        </w:tc>
        <w:tc>
          <w:tcPr>
            <w:tcW w:w="2989" w:type="dxa"/>
            <w:gridSpan w:val="6"/>
          </w:tcPr>
          <w:p w14:paraId="63194837" w14:textId="77777777" w:rsidR="00CE0E58" w:rsidRDefault="00CE0E58" w:rsidP="00A45B1C">
            <w:pPr>
              <w:pStyle w:val="Tabletext"/>
              <w:jc w:val="center"/>
              <w:rPr>
                <w:sz w:val="18"/>
              </w:rPr>
            </w:pPr>
            <w:r>
              <w:rPr>
                <w:sz w:val="18"/>
              </w:rPr>
              <w:t>RHCP</w:t>
            </w:r>
          </w:p>
        </w:tc>
        <w:tc>
          <w:tcPr>
            <w:tcW w:w="1595" w:type="dxa"/>
          </w:tcPr>
          <w:p w14:paraId="5BF44583" w14:textId="77777777" w:rsidR="00CE0E58" w:rsidRDefault="00CE0E58" w:rsidP="00A45B1C">
            <w:pPr>
              <w:pStyle w:val="Tabletext"/>
              <w:jc w:val="center"/>
              <w:rPr>
                <w:sz w:val="18"/>
              </w:rPr>
            </w:pPr>
            <w:r>
              <w:rPr>
                <w:sz w:val="18"/>
              </w:rPr>
              <w:t>LHCP</w:t>
            </w:r>
          </w:p>
        </w:tc>
      </w:tr>
      <w:tr w:rsidR="00CE0E58" w14:paraId="12543A70" w14:textId="77777777" w:rsidTr="00CF3201">
        <w:trPr>
          <w:cantSplit/>
          <w:trHeight w:val="160"/>
          <w:jc w:val="center"/>
        </w:trPr>
        <w:tc>
          <w:tcPr>
            <w:tcW w:w="2128" w:type="dxa"/>
          </w:tcPr>
          <w:p w14:paraId="504E2272" w14:textId="77777777" w:rsidR="00CE0E58" w:rsidRDefault="00CE0E58" w:rsidP="00A45B1C">
            <w:pPr>
              <w:pStyle w:val="Tabletext"/>
              <w:rPr>
                <w:sz w:val="18"/>
                <w:lang w:val="fr-CH"/>
              </w:rPr>
            </w:pPr>
            <w:proofErr w:type="spellStart"/>
            <w:r>
              <w:rPr>
                <w:sz w:val="18"/>
                <w:lang w:val="fr-CH"/>
              </w:rPr>
              <w:t>Subscriber</w:t>
            </w:r>
            <w:proofErr w:type="spellEnd"/>
            <w:r>
              <w:rPr>
                <w:sz w:val="18"/>
                <w:lang w:val="fr-CH"/>
              </w:rPr>
              <w:t xml:space="preserve"> </w:t>
            </w:r>
            <w:proofErr w:type="spellStart"/>
            <w:r>
              <w:rPr>
                <w:sz w:val="18"/>
                <w:lang w:val="fr-CH"/>
              </w:rPr>
              <w:t>Rx</w:t>
            </w:r>
            <w:proofErr w:type="spellEnd"/>
            <w:r>
              <w:rPr>
                <w:sz w:val="18"/>
                <w:lang w:val="fr-CH"/>
              </w:rPr>
              <w:t xml:space="preserve"> </w:t>
            </w:r>
            <w:r>
              <w:rPr>
                <w:i/>
                <w:iCs/>
                <w:sz w:val="18"/>
                <w:lang w:val="fr-CH"/>
              </w:rPr>
              <w:t>G</w:t>
            </w:r>
            <w:r>
              <w:rPr>
                <w:sz w:val="18"/>
                <w:lang w:val="fr-CH"/>
              </w:rPr>
              <w:t>/</w:t>
            </w:r>
            <w:r>
              <w:rPr>
                <w:i/>
                <w:iCs/>
                <w:sz w:val="18"/>
                <w:lang w:val="fr-CH"/>
              </w:rPr>
              <w:t>T</w:t>
            </w:r>
            <w:r>
              <w:rPr>
                <w:i/>
                <w:iCs/>
                <w:sz w:val="18"/>
                <w:lang w:val="fr-CH"/>
              </w:rPr>
              <w:br/>
            </w:r>
            <w:r>
              <w:rPr>
                <w:sz w:val="18"/>
                <w:lang w:val="fr-CH"/>
              </w:rPr>
              <w:t>(dB(K</w:t>
            </w:r>
            <w:r>
              <w:rPr>
                <w:sz w:val="18"/>
                <w:vertAlign w:val="superscript"/>
                <w:lang w:val="fr-CH"/>
              </w:rPr>
              <w:t>–1</w:t>
            </w:r>
            <w:r>
              <w:rPr>
                <w:sz w:val="18"/>
                <w:lang w:val="fr-CH"/>
              </w:rPr>
              <w:t>))</w:t>
            </w:r>
          </w:p>
        </w:tc>
        <w:tc>
          <w:tcPr>
            <w:tcW w:w="1877" w:type="dxa"/>
            <w:gridSpan w:val="5"/>
          </w:tcPr>
          <w:p w14:paraId="608C5A1C" w14:textId="77777777" w:rsidR="00CE0E58" w:rsidRDefault="00CE0E58" w:rsidP="00A45B1C">
            <w:pPr>
              <w:pStyle w:val="Tabletext"/>
              <w:jc w:val="center"/>
              <w:rPr>
                <w:sz w:val="18"/>
              </w:rPr>
            </w:pPr>
            <w:r>
              <w:rPr>
                <w:sz w:val="18"/>
              </w:rPr>
              <w:t>−30.8</w:t>
            </w:r>
          </w:p>
        </w:tc>
        <w:tc>
          <w:tcPr>
            <w:tcW w:w="2148" w:type="dxa"/>
            <w:gridSpan w:val="3"/>
          </w:tcPr>
          <w:p w14:paraId="0369D731" w14:textId="77777777" w:rsidR="00CE0E58" w:rsidRDefault="00CE0E58" w:rsidP="00A45B1C">
            <w:pPr>
              <w:pStyle w:val="Tabletext"/>
              <w:jc w:val="center"/>
              <w:rPr>
                <w:sz w:val="18"/>
              </w:rPr>
            </w:pPr>
            <w:r>
              <w:rPr>
                <w:sz w:val="18"/>
              </w:rPr>
              <w:t>−28.6</w:t>
            </w:r>
          </w:p>
        </w:tc>
        <w:tc>
          <w:tcPr>
            <w:tcW w:w="1669" w:type="dxa"/>
            <w:gridSpan w:val="3"/>
          </w:tcPr>
          <w:p w14:paraId="0E711F50" w14:textId="77777777" w:rsidR="00CE0E58" w:rsidRDefault="00CE0E58" w:rsidP="00A45B1C">
            <w:pPr>
              <w:pStyle w:val="Tabletext"/>
              <w:jc w:val="center"/>
              <w:rPr>
                <w:sz w:val="18"/>
              </w:rPr>
            </w:pPr>
            <w:r>
              <w:rPr>
                <w:sz w:val="18"/>
              </w:rPr>
              <w:t>−20.6</w:t>
            </w:r>
          </w:p>
        </w:tc>
        <w:tc>
          <w:tcPr>
            <w:tcW w:w="1769" w:type="dxa"/>
          </w:tcPr>
          <w:p w14:paraId="24CAEF7E" w14:textId="77777777" w:rsidR="00CE0E58" w:rsidRDefault="00CE0E58" w:rsidP="00A45B1C">
            <w:pPr>
              <w:pStyle w:val="Tabletext"/>
              <w:jc w:val="center"/>
              <w:rPr>
                <w:sz w:val="18"/>
              </w:rPr>
            </w:pPr>
            <w:r>
              <w:rPr>
                <w:sz w:val="18"/>
              </w:rPr>
              <w:t>−21.2</w:t>
            </w:r>
          </w:p>
        </w:tc>
        <w:tc>
          <w:tcPr>
            <w:tcW w:w="1437" w:type="dxa"/>
            <w:gridSpan w:val="2"/>
          </w:tcPr>
          <w:p w14:paraId="18528DCA" w14:textId="77777777" w:rsidR="00CE0E58" w:rsidRDefault="00CE0E58" w:rsidP="00A45B1C">
            <w:pPr>
              <w:pStyle w:val="Tabletext"/>
              <w:jc w:val="center"/>
              <w:rPr>
                <w:sz w:val="18"/>
              </w:rPr>
            </w:pPr>
            <w:r>
              <w:rPr>
                <w:i/>
                <w:iCs/>
                <w:sz w:val="18"/>
              </w:rPr>
              <w:t>T</w:t>
            </w:r>
            <w:r>
              <w:rPr>
                <w:sz w:val="18"/>
              </w:rPr>
              <w:t xml:space="preserve"> = 1 565 K</w:t>
            </w:r>
          </w:p>
        </w:tc>
        <w:tc>
          <w:tcPr>
            <w:tcW w:w="1552" w:type="dxa"/>
            <w:gridSpan w:val="4"/>
          </w:tcPr>
          <w:p w14:paraId="32165021" w14:textId="77777777" w:rsidR="00CE0E58" w:rsidRDefault="00CE0E58" w:rsidP="00A45B1C">
            <w:pPr>
              <w:pStyle w:val="Tabletext"/>
              <w:jc w:val="center"/>
              <w:rPr>
                <w:sz w:val="18"/>
              </w:rPr>
            </w:pPr>
            <w:r>
              <w:rPr>
                <w:i/>
                <w:iCs/>
                <w:sz w:val="18"/>
              </w:rPr>
              <w:t>T</w:t>
            </w:r>
            <w:r>
              <w:rPr>
                <w:sz w:val="18"/>
              </w:rPr>
              <w:t xml:space="preserve"> = 505 K</w:t>
            </w:r>
          </w:p>
        </w:tc>
        <w:tc>
          <w:tcPr>
            <w:tcW w:w="1595" w:type="dxa"/>
          </w:tcPr>
          <w:p w14:paraId="1D0CE259" w14:textId="77777777" w:rsidR="00CE0E58" w:rsidRDefault="00CE0E58" w:rsidP="00A45B1C">
            <w:pPr>
              <w:pStyle w:val="Tabletext"/>
              <w:jc w:val="center"/>
              <w:rPr>
                <w:sz w:val="18"/>
              </w:rPr>
            </w:pPr>
            <w:r>
              <w:rPr>
                <w:sz w:val="18"/>
              </w:rPr>
              <w:t>−20.4</w:t>
            </w:r>
          </w:p>
        </w:tc>
      </w:tr>
      <w:tr w:rsidR="00CE0E58" w14:paraId="34BCE86D" w14:textId="77777777" w:rsidTr="00CF3201">
        <w:trPr>
          <w:cantSplit/>
          <w:trHeight w:val="160"/>
          <w:jc w:val="center"/>
        </w:trPr>
        <w:tc>
          <w:tcPr>
            <w:tcW w:w="2128" w:type="dxa"/>
          </w:tcPr>
          <w:p w14:paraId="4452A6D1" w14:textId="77777777" w:rsidR="00CE0E58" w:rsidRDefault="00CE0E58" w:rsidP="00A45B1C">
            <w:pPr>
              <w:pStyle w:val="Tabletext"/>
              <w:rPr>
                <w:sz w:val="18"/>
              </w:rPr>
            </w:pPr>
            <w:r>
              <w:rPr>
                <w:sz w:val="18"/>
              </w:rPr>
              <w:t>Maximum Rx antenna gain (</w:t>
            </w:r>
            <w:proofErr w:type="spellStart"/>
            <w:r>
              <w:rPr>
                <w:sz w:val="18"/>
              </w:rPr>
              <w:t>dBi</w:t>
            </w:r>
            <w:proofErr w:type="spellEnd"/>
            <w:r>
              <w:rPr>
                <w:sz w:val="18"/>
              </w:rPr>
              <w:t>)</w:t>
            </w:r>
          </w:p>
        </w:tc>
        <w:tc>
          <w:tcPr>
            <w:tcW w:w="1877" w:type="dxa"/>
            <w:gridSpan w:val="5"/>
          </w:tcPr>
          <w:p w14:paraId="31D66862" w14:textId="77777777" w:rsidR="00CE0E58" w:rsidRDefault="00CE0E58" w:rsidP="00A45B1C">
            <w:pPr>
              <w:pStyle w:val="Tabletext"/>
              <w:jc w:val="center"/>
              <w:rPr>
                <w:sz w:val="18"/>
                <w:lang w:val="en-US"/>
              </w:rPr>
            </w:pPr>
            <w:r>
              <w:rPr>
                <w:sz w:val="18"/>
                <w:lang w:val="en-US"/>
              </w:rPr>
              <w:t>5.7</w:t>
            </w:r>
          </w:p>
        </w:tc>
        <w:tc>
          <w:tcPr>
            <w:tcW w:w="2148" w:type="dxa"/>
            <w:gridSpan w:val="3"/>
          </w:tcPr>
          <w:p w14:paraId="096F43E2" w14:textId="77777777" w:rsidR="00CE0E58" w:rsidRDefault="00CE0E58" w:rsidP="00A45B1C">
            <w:pPr>
              <w:pStyle w:val="Tabletext"/>
              <w:jc w:val="center"/>
              <w:rPr>
                <w:sz w:val="18"/>
                <w:lang w:val="en-US"/>
              </w:rPr>
            </w:pPr>
            <w:r>
              <w:rPr>
                <w:sz w:val="18"/>
                <w:lang w:val="en-US"/>
              </w:rPr>
              <w:t>0.5</w:t>
            </w:r>
          </w:p>
        </w:tc>
        <w:tc>
          <w:tcPr>
            <w:tcW w:w="1669" w:type="dxa"/>
            <w:gridSpan w:val="3"/>
          </w:tcPr>
          <w:p w14:paraId="0C8BE522" w14:textId="77777777" w:rsidR="00CE0E58" w:rsidRDefault="00CE0E58" w:rsidP="00A45B1C">
            <w:pPr>
              <w:pStyle w:val="Tabletext"/>
              <w:jc w:val="center"/>
              <w:rPr>
                <w:sz w:val="18"/>
                <w:lang w:val="en-US"/>
              </w:rPr>
            </w:pPr>
            <w:r>
              <w:rPr>
                <w:sz w:val="18"/>
                <w:lang w:val="en-US"/>
              </w:rPr>
              <w:t>3</w:t>
            </w:r>
          </w:p>
        </w:tc>
        <w:tc>
          <w:tcPr>
            <w:tcW w:w="1769" w:type="dxa"/>
          </w:tcPr>
          <w:p w14:paraId="6DE20D62" w14:textId="77777777" w:rsidR="00CE0E58" w:rsidRDefault="00CE0E58" w:rsidP="00A45B1C">
            <w:pPr>
              <w:pStyle w:val="Tabletext"/>
              <w:jc w:val="center"/>
              <w:rPr>
                <w:sz w:val="18"/>
                <w:lang w:val="en-US"/>
              </w:rPr>
            </w:pPr>
            <w:r>
              <w:rPr>
                <w:sz w:val="18"/>
              </w:rPr>
              <w:t>−</w:t>
            </w:r>
            <w:r>
              <w:rPr>
                <w:sz w:val="18"/>
                <w:lang w:val="en-US"/>
              </w:rPr>
              <w:t>3</w:t>
            </w:r>
          </w:p>
        </w:tc>
        <w:tc>
          <w:tcPr>
            <w:tcW w:w="2989" w:type="dxa"/>
            <w:gridSpan w:val="6"/>
          </w:tcPr>
          <w:p w14:paraId="1428661C" w14:textId="77777777" w:rsidR="00CE0E58" w:rsidRDefault="00CE0E58" w:rsidP="00A45B1C">
            <w:pPr>
              <w:pStyle w:val="Tabletext"/>
              <w:jc w:val="center"/>
              <w:rPr>
                <w:sz w:val="18"/>
                <w:lang w:val="en-US"/>
              </w:rPr>
            </w:pPr>
            <w:r>
              <w:rPr>
                <w:sz w:val="18"/>
                <w:lang w:val="en-US"/>
              </w:rPr>
              <w:t>3</w:t>
            </w:r>
          </w:p>
        </w:tc>
        <w:tc>
          <w:tcPr>
            <w:tcW w:w="1595" w:type="dxa"/>
          </w:tcPr>
          <w:p w14:paraId="6CE1FD3C" w14:textId="77777777" w:rsidR="00CE0E58" w:rsidRDefault="00CE0E58" w:rsidP="00A45B1C">
            <w:pPr>
              <w:pStyle w:val="Tabletext"/>
              <w:jc w:val="center"/>
              <w:rPr>
                <w:sz w:val="18"/>
                <w:lang w:val="en-US"/>
              </w:rPr>
            </w:pPr>
            <w:r>
              <w:rPr>
                <w:sz w:val="18"/>
                <w:lang w:val="en-US"/>
              </w:rPr>
              <w:t>7</w:t>
            </w:r>
          </w:p>
        </w:tc>
      </w:tr>
      <w:tr w:rsidR="00CE0E58" w14:paraId="2FC4736E" w14:textId="77777777" w:rsidTr="00CF3201">
        <w:trPr>
          <w:cantSplit/>
          <w:trHeight w:val="160"/>
          <w:jc w:val="center"/>
        </w:trPr>
        <w:tc>
          <w:tcPr>
            <w:tcW w:w="2128" w:type="dxa"/>
          </w:tcPr>
          <w:p w14:paraId="4E2D5A5D" w14:textId="77777777" w:rsidR="00CE0E58" w:rsidRDefault="00CE0E58" w:rsidP="00A45B1C">
            <w:pPr>
              <w:pStyle w:val="Tabletext"/>
              <w:spacing w:line="200" w:lineRule="exact"/>
              <w:rPr>
                <w:sz w:val="18"/>
                <w:lang w:val="en-US"/>
              </w:rPr>
            </w:pPr>
            <w:r>
              <w:rPr>
                <w:i/>
                <w:iCs/>
                <w:sz w:val="18"/>
                <w:lang w:val="en-US"/>
              </w:rPr>
              <w:t>C</w:t>
            </w:r>
            <w:r>
              <w:rPr>
                <w:sz w:val="18"/>
                <w:lang w:val="en-US"/>
              </w:rPr>
              <w:t>/(</w:t>
            </w:r>
            <w:r>
              <w:rPr>
                <w:i/>
                <w:iCs/>
                <w:sz w:val="18"/>
                <w:lang w:val="en-US"/>
              </w:rPr>
              <w:t>I</w:t>
            </w:r>
            <w:r>
              <w:rPr>
                <w:sz w:val="18"/>
                <w:lang w:val="en-US"/>
              </w:rPr>
              <w:t xml:space="preserve"> </w:t>
            </w:r>
            <w:r>
              <w:rPr>
                <w:rFonts w:ascii="Symbol" w:hAnsi="Symbol"/>
                <w:sz w:val="18"/>
              </w:rPr>
              <w:t></w:t>
            </w:r>
            <w:r>
              <w:rPr>
                <w:sz w:val="18"/>
                <w:lang w:val="en-US"/>
              </w:rPr>
              <w:t xml:space="preserve"> </w:t>
            </w:r>
            <w:r>
              <w:rPr>
                <w:i/>
                <w:iCs/>
                <w:sz w:val="18"/>
                <w:lang w:val="en-US"/>
              </w:rPr>
              <w:t>N</w:t>
            </w:r>
            <w:r>
              <w:rPr>
                <w:sz w:val="18"/>
                <w:lang w:val="en-US"/>
              </w:rPr>
              <w:t>) (dB)</w:t>
            </w:r>
          </w:p>
        </w:tc>
        <w:tc>
          <w:tcPr>
            <w:tcW w:w="1877" w:type="dxa"/>
            <w:gridSpan w:val="5"/>
          </w:tcPr>
          <w:p w14:paraId="3CF0878A" w14:textId="77777777" w:rsidR="00CE0E58" w:rsidRDefault="00CE0E58" w:rsidP="00A45B1C">
            <w:pPr>
              <w:pStyle w:val="Tabletext"/>
              <w:spacing w:line="200" w:lineRule="exact"/>
              <w:jc w:val="center"/>
              <w:rPr>
                <w:sz w:val="18"/>
              </w:rPr>
            </w:pPr>
            <w:r>
              <w:rPr>
                <w:sz w:val="18"/>
              </w:rPr>
              <w:t>5.1</w:t>
            </w:r>
          </w:p>
        </w:tc>
        <w:tc>
          <w:tcPr>
            <w:tcW w:w="2148" w:type="dxa"/>
            <w:gridSpan w:val="3"/>
          </w:tcPr>
          <w:p w14:paraId="728C863B" w14:textId="77777777" w:rsidR="00CE0E58" w:rsidRDefault="00CE0E58" w:rsidP="00A45B1C">
            <w:pPr>
              <w:pStyle w:val="Tabletext"/>
              <w:spacing w:line="200" w:lineRule="exact"/>
              <w:jc w:val="center"/>
              <w:rPr>
                <w:sz w:val="18"/>
              </w:rPr>
            </w:pPr>
            <w:r>
              <w:rPr>
                <w:sz w:val="18"/>
              </w:rPr>
              <w:t>Rec. ITU-R M.1232</w:t>
            </w:r>
          </w:p>
        </w:tc>
        <w:tc>
          <w:tcPr>
            <w:tcW w:w="1669" w:type="dxa"/>
            <w:gridSpan w:val="3"/>
          </w:tcPr>
          <w:p w14:paraId="1406821E" w14:textId="77777777" w:rsidR="00CE0E58" w:rsidRDefault="00CE0E58" w:rsidP="00A45B1C">
            <w:pPr>
              <w:pStyle w:val="Tabletext"/>
              <w:spacing w:line="200" w:lineRule="exact"/>
              <w:jc w:val="center"/>
              <w:rPr>
                <w:sz w:val="18"/>
              </w:rPr>
            </w:pPr>
            <w:r>
              <w:rPr>
                <w:sz w:val="18"/>
              </w:rPr>
              <w:t>8</w:t>
            </w:r>
          </w:p>
        </w:tc>
        <w:tc>
          <w:tcPr>
            <w:tcW w:w="1769" w:type="dxa"/>
          </w:tcPr>
          <w:p w14:paraId="58BA75F7" w14:textId="77777777" w:rsidR="00CE0E58" w:rsidRDefault="00CE0E58" w:rsidP="00A45B1C">
            <w:pPr>
              <w:pStyle w:val="Tabletext"/>
              <w:spacing w:line="200" w:lineRule="exact"/>
              <w:jc w:val="center"/>
              <w:rPr>
                <w:sz w:val="18"/>
                <w:lang w:val="en-US"/>
              </w:rPr>
            </w:pPr>
            <w:r>
              <w:rPr>
                <w:i/>
                <w:iCs/>
                <w:sz w:val="18"/>
                <w:lang w:val="en-US"/>
              </w:rPr>
              <w:t>E</w:t>
            </w:r>
            <w:r>
              <w:rPr>
                <w:i/>
                <w:iCs/>
                <w:sz w:val="18"/>
                <w:vertAlign w:val="subscript"/>
                <w:lang w:val="en-US"/>
              </w:rPr>
              <w:t>b</w:t>
            </w:r>
            <w:r>
              <w:rPr>
                <w:rFonts w:ascii="Tms Rmn" w:hAnsi="Tms Rmn"/>
                <w:i/>
                <w:iCs/>
                <w:sz w:val="12"/>
                <w:vertAlign w:val="subscript"/>
                <w:lang w:val="en-US"/>
              </w:rPr>
              <w:t> </w:t>
            </w:r>
            <w:r>
              <w:rPr>
                <w:sz w:val="18"/>
                <w:lang w:val="en-US"/>
              </w:rPr>
              <w:t>/(</w:t>
            </w:r>
            <w:r>
              <w:rPr>
                <w:i/>
                <w:iCs/>
                <w:sz w:val="18"/>
                <w:lang w:val="en-US"/>
              </w:rPr>
              <w:t>N</w:t>
            </w:r>
            <w:r>
              <w:rPr>
                <w:sz w:val="18"/>
                <w:vertAlign w:val="subscript"/>
                <w:lang w:val="en-US"/>
              </w:rPr>
              <w:t>0</w:t>
            </w:r>
            <w:r>
              <w:rPr>
                <w:lang w:val="en-US"/>
              </w:rPr>
              <w:t xml:space="preserve"> </w:t>
            </w:r>
            <w:r>
              <w:rPr>
                <w:rFonts w:ascii="Symbol" w:hAnsi="Symbol"/>
                <w:sz w:val="18"/>
              </w:rPr>
              <w:t></w:t>
            </w:r>
            <w:r>
              <w:rPr>
                <w:lang w:val="en-US"/>
              </w:rPr>
              <w:t xml:space="preserve"> </w:t>
            </w:r>
            <w:r>
              <w:rPr>
                <w:i/>
                <w:iCs/>
                <w:sz w:val="18"/>
                <w:lang w:val="en-US"/>
              </w:rPr>
              <w:t>I</w:t>
            </w:r>
            <w:r>
              <w:rPr>
                <w:sz w:val="18"/>
                <w:vertAlign w:val="subscript"/>
                <w:lang w:val="en-US"/>
              </w:rPr>
              <w:t>0</w:t>
            </w:r>
            <w:r>
              <w:rPr>
                <w:sz w:val="18"/>
                <w:lang w:val="en-US"/>
              </w:rPr>
              <w:t>) = 3.7 dB</w:t>
            </w:r>
          </w:p>
        </w:tc>
        <w:tc>
          <w:tcPr>
            <w:tcW w:w="2989" w:type="dxa"/>
            <w:gridSpan w:val="6"/>
          </w:tcPr>
          <w:p w14:paraId="044C5FFF" w14:textId="77777777" w:rsidR="00CE0E58" w:rsidRDefault="00CE0E58" w:rsidP="00A45B1C">
            <w:pPr>
              <w:pStyle w:val="Tabletext"/>
              <w:spacing w:line="200" w:lineRule="exact"/>
              <w:jc w:val="center"/>
              <w:rPr>
                <w:sz w:val="18"/>
                <w:lang w:val="en-US"/>
              </w:rPr>
            </w:pPr>
            <w:r>
              <w:rPr>
                <w:i/>
                <w:iCs/>
                <w:caps/>
                <w:sz w:val="18"/>
                <w:lang w:val="en-US"/>
              </w:rPr>
              <w:t>E</w:t>
            </w:r>
            <w:r>
              <w:rPr>
                <w:i/>
                <w:iCs/>
                <w:sz w:val="18"/>
                <w:vertAlign w:val="subscript"/>
                <w:lang w:val="en-US"/>
              </w:rPr>
              <w:t>b</w:t>
            </w:r>
            <w:r>
              <w:rPr>
                <w:rFonts w:ascii="Tms Rmn" w:hAnsi="Tms Rmn"/>
                <w:i/>
                <w:iCs/>
                <w:sz w:val="12"/>
                <w:vertAlign w:val="subscript"/>
                <w:lang w:val="en-US"/>
              </w:rPr>
              <w:t> </w:t>
            </w:r>
            <w:r>
              <w:rPr>
                <w:caps/>
                <w:sz w:val="18"/>
                <w:lang w:val="en-US"/>
              </w:rPr>
              <w:t>/</w:t>
            </w:r>
            <w:r>
              <w:rPr>
                <w:i/>
                <w:iCs/>
                <w:caps/>
                <w:sz w:val="18"/>
                <w:lang w:val="en-US"/>
              </w:rPr>
              <w:t>N</w:t>
            </w:r>
            <w:r>
              <w:rPr>
                <w:sz w:val="18"/>
                <w:vertAlign w:val="subscript"/>
                <w:lang w:val="en-US"/>
              </w:rPr>
              <w:t>0</w:t>
            </w:r>
            <w:r>
              <w:rPr>
                <w:caps/>
                <w:sz w:val="18"/>
                <w:lang w:val="en-US"/>
              </w:rPr>
              <w:t xml:space="preserve"> = 13.5 </w:t>
            </w:r>
            <w:r>
              <w:rPr>
                <w:sz w:val="18"/>
                <w:lang w:val="en-US"/>
              </w:rPr>
              <w:t>dB</w:t>
            </w:r>
          </w:p>
        </w:tc>
        <w:tc>
          <w:tcPr>
            <w:tcW w:w="1595" w:type="dxa"/>
          </w:tcPr>
          <w:p w14:paraId="010B7642" w14:textId="77777777" w:rsidR="00CE0E58" w:rsidRDefault="00CE0E58" w:rsidP="00A45B1C">
            <w:pPr>
              <w:pStyle w:val="Tabletext"/>
              <w:spacing w:line="200" w:lineRule="exact"/>
              <w:jc w:val="center"/>
              <w:rPr>
                <w:sz w:val="18"/>
                <w:lang w:val="en-US"/>
              </w:rPr>
            </w:pPr>
            <w:r>
              <w:rPr>
                <w:i/>
                <w:iCs/>
                <w:caps/>
                <w:sz w:val="18"/>
                <w:lang w:val="en-US"/>
              </w:rPr>
              <w:t>E</w:t>
            </w:r>
            <w:r>
              <w:rPr>
                <w:i/>
                <w:iCs/>
                <w:sz w:val="18"/>
                <w:vertAlign w:val="subscript"/>
                <w:lang w:val="en-US"/>
              </w:rPr>
              <w:t>b</w:t>
            </w:r>
            <w:r>
              <w:rPr>
                <w:rFonts w:ascii="Tms Rmn" w:hAnsi="Tms Rmn"/>
                <w:i/>
                <w:iCs/>
                <w:sz w:val="12"/>
                <w:vertAlign w:val="subscript"/>
                <w:lang w:val="en-US"/>
              </w:rPr>
              <w:t> </w:t>
            </w:r>
            <w:r>
              <w:rPr>
                <w:caps/>
                <w:sz w:val="18"/>
                <w:lang w:val="en-US"/>
              </w:rPr>
              <w:t>/</w:t>
            </w:r>
            <w:r>
              <w:rPr>
                <w:i/>
                <w:iCs/>
                <w:caps/>
                <w:sz w:val="18"/>
                <w:lang w:val="en-US"/>
              </w:rPr>
              <w:t>N</w:t>
            </w:r>
            <w:r>
              <w:rPr>
                <w:sz w:val="18"/>
                <w:vertAlign w:val="subscript"/>
                <w:lang w:val="en-US"/>
              </w:rPr>
              <w:t>0</w:t>
            </w:r>
            <w:r>
              <w:rPr>
                <w:caps/>
                <w:sz w:val="18"/>
                <w:lang w:val="en-US"/>
              </w:rPr>
              <w:t xml:space="preserve"> = </w:t>
            </w:r>
            <w:r>
              <w:rPr>
                <w:sz w:val="18"/>
                <w:lang w:val="en-US"/>
              </w:rPr>
              <w:t>13.4 dB</w:t>
            </w:r>
          </w:p>
        </w:tc>
      </w:tr>
      <w:tr w:rsidR="00CE0E58" w14:paraId="25EA4968" w14:textId="77777777" w:rsidTr="00A45B1C">
        <w:trPr>
          <w:cantSplit/>
          <w:trHeight w:val="160"/>
          <w:jc w:val="center"/>
        </w:trPr>
        <w:tc>
          <w:tcPr>
            <w:tcW w:w="14175" w:type="dxa"/>
            <w:gridSpan w:val="20"/>
          </w:tcPr>
          <w:p w14:paraId="1E8D184F" w14:textId="77777777" w:rsidR="00CE0E58" w:rsidRDefault="00CE0E58" w:rsidP="00A45B1C">
            <w:pPr>
              <w:pStyle w:val="Tabletext"/>
              <w:rPr>
                <w:sz w:val="18"/>
                <w:lang w:val="en-US"/>
              </w:rPr>
            </w:pPr>
            <w:r>
              <w:rPr>
                <w:bCs/>
                <w:i/>
                <w:iCs/>
                <w:sz w:val="18"/>
                <w:lang w:val="en-US"/>
              </w:rPr>
              <w:t>Gateway downlink</w:t>
            </w:r>
          </w:p>
        </w:tc>
      </w:tr>
      <w:tr w:rsidR="00CE0E58" w14:paraId="300811FB" w14:textId="77777777" w:rsidTr="00CF3201">
        <w:trPr>
          <w:cantSplit/>
          <w:trHeight w:val="160"/>
          <w:jc w:val="center"/>
        </w:trPr>
        <w:tc>
          <w:tcPr>
            <w:tcW w:w="2142" w:type="dxa"/>
            <w:gridSpan w:val="2"/>
          </w:tcPr>
          <w:p w14:paraId="280EED8B" w14:textId="77777777" w:rsidR="00CE0E58" w:rsidRDefault="00CE0E58" w:rsidP="00A45B1C">
            <w:pPr>
              <w:pStyle w:val="Tabletext"/>
              <w:rPr>
                <w:sz w:val="18"/>
                <w:lang w:val="en-US"/>
              </w:rPr>
            </w:pPr>
            <w:r>
              <w:rPr>
                <w:sz w:val="18"/>
                <w:lang w:val="en-US"/>
              </w:rPr>
              <w:t>Band (MHz)</w:t>
            </w:r>
          </w:p>
        </w:tc>
        <w:tc>
          <w:tcPr>
            <w:tcW w:w="1849" w:type="dxa"/>
            <w:gridSpan w:val="3"/>
          </w:tcPr>
          <w:p w14:paraId="5FBBA5A7" w14:textId="77777777" w:rsidR="00CE0E58" w:rsidRDefault="00CE0E58" w:rsidP="00A45B1C">
            <w:pPr>
              <w:pStyle w:val="Tabletext"/>
              <w:jc w:val="center"/>
              <w:rPr>
                <w:sz w:val="18"/>
              </w:rPr>
            </w:pPr>
            <w:r>
              <w:rPr>
                <w:sz w:val="18"/>
              </w:rPr>
              <w:t>400.15-401</w:t>
            </w:r>
          </w:p>
        </w:tc>
        <w:tc>
          <w:tcPr>
            <w:tcW w:w="2120" w:type="dxa"/>
            <w:gridSpan w:val="3"/>
          </w:tcPr>
          <w:p w14:paraId="3CCEEA0C" w14:textId="77777777" w:rsidR="00CE0E58" w:rsidRDefault="00CE0E58" w:rsidP="00A45B1C">
            <w:pPr>
              <w:pStyle w:val="Tabletext"/>
              <w:jc w:val="center"/>
              <w:rPr>
                <w:sz w:val="18"/>
              </w:rPr>
            </w:pPr>
            <w:r>
              <w:rPr>
                <w:sz w:val="18"/>
              </w:rPr>
              <w:t>137-138</w:t>
            </w:r>
          </w:p>
        </w:tc>
        <w:tc>
          <w:tcPr>
            <w:tcW w:w="1680" w:type="dxa"/>
            <w:gridSpan w:val="3"/>
          </w:tcPr>
          <w:p w14:paraId="68F59F94" w14:textId="77777777" w:rsidR="00CE0E58" w:rsidRDefault="00CE0E58" w:rsidP="00A45B1C">
            <w:pPr>
              <w:pStyle w:val="Tabletext"/>
              <w:jc w:val="center"/>
              <w:rPr>
                <w:sz w:val="18"/>
              </w:rPr>
            </w:pPr>
            <w:r>
              <w:rPr>
                <w:sz w:val="18"/>
              </w:rPr>
              <w:t>400.15-401</w:t>
            </w:r>
          </w:p>
        </w:tc>
        <w:tc>
          <w:tcPr>
            <w:tcW w:w="1827" w:type="dxa"/>
            <w:gridSpan w:val="3"/>
          </w:tcPr>
          <w:p w14:paraId="31F7ED13" w14:textId="77777777" w:rsidR="00CE0E58" w:rsidRDefault="00CE0E58" w:rsidP="00A45B1C">
            <w:pPr>
              <w:pStyle w:val="Tabletext"/>
              <w:jc w:val="center"/>
              <w:rPr>
                <w:sz w:val="18"/>
              </w:rPr>
            </w:pPr>
            <w:r>
              <w:rPr>
                <w:sz w:val="18"/>
              </w:rPr>
              <w:t>137.0725-137.9275</w:t>
            </w:r>
          </w:p>
        </w:tc>
        <w:tc>
          <w:tcPr>
            <w:tcW w:w="1453" w:type="dxa"/>
            <w:gridSpan w:val="2"/>
          </w:tcPr>
          <w:p w14:paraId="0F4EB27E" w14:textId="77777777" w:rsidR="00CE0E58" w:rsidRDefault="00CE0E58" w:rsidP="00A45B1C">
            <w:pPr>
              <w:pStyle w:val="Tabletext"/>
              <w:jc w:val="center"/>
              <w:rPr>
                <w:sz w:val="18"/>
              </w:rPr>
            </w:pPr>
            <w:r>
              <w:rPr>
                <w:sz w:val="18"/>
              </w:rPr>
              <w:t>137-138</w:t>
            </w:r>
          </w:p>
        </w:tc>
        <w:tc>
          <w:tcPr>
            <w:tcW w:w="1509" w:type="dxa"/>
            <w:gridSpan w:val="3"/>
          </w:tcPr>
          <w:p w14:paraId="59225547" w14:textId="77777777" w:rsidR="00CE0E58" w:rsidRDefault="00CE0E58" w:rsidP="00A45B1C">
            <w:pPr>
              <w:pStyle w:val="Tabletext"/>
              <w:jc w:val="center"/>
              <w:rPr>
                <w:sz w:val="18"/>
              </w:rPr>
            </w:pPr>
            <w:r>
              <w:rPr>
                <w:sz w:val="18"/>
              </w:rPr>
              <w:t>400.15-401</w:t>
            </w:r>
          </w:p>
        </w:tc>
        <w:tc>
          <w:tcPr>
            <w:tcW w:w="1595" w:type="dxa"/>
          </w:tcPr>
          <w:p w14:paraId="152E65E7" w14:textId="77777777" w:rsidR="00CE0E58" w:rsidRDefault="00CE0E58" w:rsidP="00A45B1C">
            <w:pPr>
              <w:pStyle w:val="Tabletext"/>
              <w:jc w:val="center"/>
              <w:rPr>
                <w:sz w:val="18"/>
              </w:rPr>
            </w:pPr>
            <w:r>
              <w:rPr>
                <w:sz w:val="18"/>
              </w:rPr>
              <w:t>400.6-400.9</w:t>
            </w:r>
          </w:p>
        </w:tc>
      </w:tr>
      <w:tr w:rsidR="00CE0E58" w14:paraId="43FD8418" w14:textId="77777777" w:rsidTr="00CF3201">
        <w:trPr>
          <w:cantSplit/>
          <w:trHeight w:val="160"/>
          <w:jc w:val="center"/>
        </w:trPr>
        <w:tc>
          <w:tcPr>
            <w:tcW w:w="2142" w:type="dxa"/>
            <w:gridSpan w:val="2"/>
          </w:tcPr>
          <w:p w14:paraId="40A69377" w14:textId="77777777" w:rsidR="00CE0E58" w:rsidRDefault="00CE0E58" w:rsidP="00A45B1C">
            <w:pPr>
              <w:pStyle w:val="Tabletext"/>
              <w:rPr>
                <w:sz w:val="18"/>
                <w:lang w:val="en-US"/>
              </w:rPr>
            </w:pPr>
            <w:r>
              <w:rPr>
                <w:sz w:val="18"/>
                <w:lang w:val="en-US"/>
              </w:rPr>
              <w:t>Tx power (W)</w:t>
            </w:r>
          </w:p>
        </w:tc>
        <w:tc>
          <w:tcPr>
            <w:tcW w:w="1849" w:type="dxa"/>
            <w:gridSpan w:val="3"/>
          </w:tcPr>
          <w:p w14:paraId="5174086F" w14:textId="77777777" w:rsidR="00CE0E58" w:rsidRDefault="00CE0E58" w:rsidP="00A45B1C">
            <w:pPr>
              <w:pStyle w:val="Tabletext"/>
              <w:jc w:val="center"/>
              <w:rPr>
                <w:sz w:val="18"/>
              </w:rPr>
            </w:pPr>
            <w:r>
              <w:rPr>
                <w:sz w:val="18"/>
              </w:rPr>
              <w:t>15</w:t>
            </w:r>
          </w:p>
        </w:tc>
        <w:tc>
          <w:tcPr>
            <w:tcW w:w="2120" w:type="dxa"/>
            <w:gridSpan w:val="3"/>
          </w:tcPr>
          <w:p w14:paraId="6B7459BF" w14:textId="77777777" w:rsidR="00CE0E58" w:rsidRDefault="00CE0E58" w:rsidP="00A45B1C">
            <w:pPr>
              <w:pStyle w:val="Tabletext"/>
              <w:jc w:val="center"/>
              <w:rPr>
                <w:sz w:val="18"/>
              </w:rPr>
            </w:pPr>
            <w:r>
              <w:rPr>
                <w:sz w:val="18"/>
              </w:rPr>
              <w:t>4.9</w:t>
            </w:r>
          </w:p>
        </w:tc>
        <w:tc>
          <w:tcPr>
            <w:tcW w:w="1680" w:type="dxa"/>
            <w:gridSpan w:val="3"/>
          </w:tcPr>
          <w:p w14:paraId="69A3E2E7" w14:textId="77777777" w:rsidR="00CE0E58" w:rsidRDefault="00CE0E58" w:rsidP="00A45B1C">
            <w:pPr>
              <w:pStyle w:val="Tabletext"/>
              <w:jc w:val="center"/>
              <w:rPr>
                <w:sz w:val="18"/>
              </w:rPr>
            </w:pPr>
            <w:r>
              <w:rPr>
                <w:sz w:val="18"/>
              </w:rPr>
              <w:t>6.3</w:t>
            </w:r>
          </w:p>
        </w:tc>
        <w:tc>
          <w:tcPr>
            <w:tcW w:w="1827" w:type="dxa"/>
            <w:gridSpan w:val="3"/>
          </w:tcPr>
          <w:p w14:paraId="4F44B51F" w14:textId="77777777" w:rsidR="00CE0E58" w:rsidRDefault="00CE0E58" w:rsidP="00A45B1C">
            <w:pPr>
              <w:pStyle w:val="Tabletext"/>
              <w:jc w:val="center"/>
              <w:rPr>
                <w:sz w:val="18"/>
              </w:rPr>
            </w:pPr>
            <w:r>
              <w:rPr>
                <w:sz w:val="18"/>
              </w:rPr>
              <w:t>1</w:t>
            </w:r>
          </w:p>
        </w:tc>
        <w:tc>
          <w:tcPr>
            <w:tcW w:w="2962" w:type="dxa"/>
            <w:gridSpan w:val="5"/>
          </w:tcPr>
          <w:p w14:paraId="19E5541C" w14:textId="77777777" w:rsidR="00CE0E58" w:rsidRDefault="00CE0E58" w:rsidP="00A45B1C">
            <w:pPr>
              <w:pStyle w:val="Tabletext"/>
              <w:jc w:val="center"/>
              <w:rPr>
                <w:sz w:val="18"/>
              </w:rPr>
            </w:pPr>
            <w:r>
              <w:rPr>
                <w:sz w:val="18"/>
              </w:rPr>
              <w:t>32</w:t>
            </w:r>
          </w:p>
        </w:tc>
        <w:tc>
          <w:tcPr>
            <w:tcW w:w="1595" w:type="dxa"/>
          </w:tcPr>
          <w:p w14:paraId="0DD87497" w14:textId="77777777" w:rsidR="00CE0E58" w:rsidRDefault="00CE0E58" w:rsidP="00A45B1C">
            <w:pPr>
              <w:pStyle w:val="Tabletext"/>
              <w:jc w:val="center"/>
              <w:rPr>
                <w:sz w:val="18"/>
              </w:rPr>
            </w:pPr>
            <w:r>
              <w:rPr>
                <w:sz w:val="18"/>
              </w:rPr>
              <w:t>10</w:t>
            </w:r>
          </w:p>
        </w:tc>
      </w:tr>
      <w:tr w:rsidR="00CE0E58" w14:paraId="36EE7553" w14:textId="77777777" w:rsidTr="00CF3201">
        <w:trPr>
          <w:cantSplit/>
          <w:trHeight w:val="160"/>
          <w:jc w:val="center"/>
        </w:trPr>
        <w:tc>
          <w:tcPr>
            <w:tcW w:w="2142" w:type="dxa"/>
            <w:gridSpan w:val="2"/>
          </w:tcPr>
          <w:p w14:paraId="6FC1723E" w14:textId="77777777" w:rsidR="00CE0E58" w:rsidRDefault="00CE0E58" w:rsidP="00A45B1C">
            <w:pPr>
              <w:pStyle w:val="Tabletext"/>
              <w:rPr>
                <w:sz w:val="18"/>
                <w:lang w:val="es-ES_tradnl"/>
              </w:rPr>
            </w:pPr>
            <w:proofErr w:type="spellStart"/>
            <w:r>
              <w:rPr>
                <w:sz w:val="18"/>
                <w:lang w:val="es-ES_tradnl"/>
              </w:rPr>
              <w:t>Tx</w:t>
            </w:r>
            <w:proofErr w:type="spellEnd"/>
            <w:r>
              <w:rPr>
                <w:sz w:val="18"/>
                <w:lang w:val="es-ES_tradnl"/>
              </w:rPr>
              <w:t xml:space="preserve"> </w:t>
            </w:r>
            <w:proofErr w:type="spellStart"/>
            <w:r>
              <w:rPr>
                <w:sz w:val="18"/>
                <w:lang w:val="es-ES_tradnl"/>
              </w:rPr>
              <w:t>e.i.r.p</w:t>
            </w:r>
            <w:proofErr w:type="spellEnd"/>
            <w:r>
              <w:rPr>
                <w:sz w:val="18"/>
                <w:lang w:val="es-ES_tradnl"/>
              </w:rPr>
              <w:t>. (</w:t>
            </w:r>
            <w:proofErr w:type="spellStart"/>
            <w:r>
              <w:rPr>
                <w:sz w:val="18"/>
                <w:lang w:val="es-ES_tradnl"/>
              </w:rPr>
              <w:t>dBW</w:t>
            </w:r>
            <w:proofErr w:type="spellEnd"/>
            <w:r>
              <w:rPr>
                <w:sz w:val="18"/>
                <w:lang w:val="es-ES_tradnl"/>
              </w:rPr>
              <w:t>)</w:t>
            </w:r>
          </w:p>
        </w:tc>
        <w:tc>
          <w:tcPr>
            <w:tcW w:w="1849" w:type="dxa"/>
            <w:gridSpan w:val="3"/>
          </w:tcPr>
          <w:p w14:paraId="6B48B972" w14:textId="77777777" w:rsidR="00CE0E58" w:rsidRDefault="00CE0E58" w:rsidP="00A45B1C">
            <w:pPr>
              <w:pStyle w:val="Tabletext"/>
              <w:jc w:val="center"/>
              <w:rPr>
                <w:sz w:val="18"/>
              </w:rPr>
            </w:pPr>
            <w:r>
              <w:rPr>
                <w:sz w:val="18"/>
              </w:rPr>
              <w:t>17.5</w:t>
            </w:r>
          </w:p>
        </w:tc>
        <w:tc>
          <w:tcPr>
            <w:tcW w:w="2120" w:type="dxa"/>
            <w:gridSpan w:val="3"/>
          </w:tcPr>
          <w:p w14:paraId="5FFF2D3E" w14:textId="77777777" w:rsidR="00CE0E58" w:rsidRDefault="00CE0E58" w:rsidP="00A45B1C">
            <w:pPr>
              <w:pStyle w:val="Tabletext"/>
              <w:jc w:val="center"/>
              <w:rPr>
                <w:sz w:val="18"/>
              </w:rPr>
            </w:pPr>
            <w:r>
              <w:rPr>
                <w:sz w:val="18"/>
              </w:rPr>
              <w:t>5.0 (peak)</w:t>
            </w:r>
          </w:p>
        </w:tc>
        <w:tc>
          <w:tcPr>
            <w:tcW w:w="1680" w:type="dxa"/>
            <w:gridSpan w:val="3"/>
          </w:tcPr>
          <w:p w14:paraId="5B7793D7" w14:textId="77777777" w:rsidR="00CE0E58" w:rsidRDefault="00CE0E58" w:rsidP="00A45B1C">
            <w:pPr>
              <w:pStyle w:val="Tabletext"/>
              <w:jc w:val="center"/>
              <w:rPr>
                <w:sz w:val="18"/>
              </w:rPr>
            </w:pPr>
            <w:r>
              <w:rPr>
                <w:sz w:val="18"/>
              </w:rPr>
              <w:t>10</w:t>
            </w:r>
          </w:p>
        </w:tc>
        <w:tc>
          <w:tcPr>
            <w:tcW w:w="1827" w:type="dxa"/>
            <w:gridSpan w:val="3"/>
          </w:tcPr>
          <w:p w14:paraId="156F83AA" w14:textId="77777777" w:rsidR="00CE0E58" w:rsidRDefault="00CE0E58" w:rsidP="00A45B1C">
            <w:pPr>
              <w:pStyle w:val="Tabletext"/>
              <w:jc w:val="center"/>
              <w:rPr>
                <w:sz w:val="18"/>
              </w:rPr>
            </w:pPr>
            <w:r>
              <w:rPr>
                <w:sz w:val="18"/>
              </w:rPr>
              <w:t>3.8</w:t>
            </w:r>
          </w:p>
        </w:tc>
        <w:tc>
          <w:tcPr>
            <w:tcW w:w="2962" w:type="dxa"/>
            <w:gridSpan w:val="5"/>
          </w:tcPr>
          <w:p w14:paraId="721ABB17" w14:textId="77777777" w:rsidR="00CE0E58" w:rsidRDefault="00CE0E58" w:rsidP="00A45B1C">
            <w:pPr>
              <w:pStyle w:val="Tabletext"/>
              <w:jc w:val="center"/>
              <w:rPr>
                <w:sz w:val="18"/>
              </w:rPr>
            </w:pPr>
            <w:r>
              <w:rPr>
                <w:sz w:val="18"/>
              </w:rPr>
              <w:t>17.8</w:t>
            </w:r>
          </w:p>
        </w:tc>
        <w:tc>
          <w:tcPr>
            <w:tcW w:w="1595" w:type="dxa"/>
          </w:tcPr>
          <w:p w14:paraId="06885340" w14:textId="77777777" w:rsidR="00CE0E58" w:rsidRDefault="00CE0E58" w:rsidP="00A45B1C">
            <w:pPr>
              <w:pStyle w:val="Tabletext"/>
              <w:jc w:val="center"/>
              <w:rPr>
                <w:sz w:val="18"/>
              </w:rPr>
            </w:pPr>
            <w:r>
              <w:rPr>
                <w:sz w:val="18"/>
              </w:rPr>
              <w:t>18</w:t>
            </w:r>
          </w:p>
        </w:tc>
      </w:tr>
      <w:tr w:rsidR="00CE0E58" w14:paraId="1370939B" w14:textId="77777777" w:rsidTr="00CF3201">
        <w:trPr>
          <w:cantSplit/>
          <w:trHeight w:val="160"/>
          <w:jc w:val="center"/>
        </w:trPr>
        <w:tc>
          <w:tcPr>
            <w:tcW w:w="2142" w:type="dxa"/>
            <w:gridSpan w:val="2"/>
          </w:tcPr>
          <w:p w14:paraId="7517B808" w14:textId="77777777" w:rsidR="00CE0E58" w:rsidRDefault="00CE0E58" w:rsidP="00A45B1C">
            <w:pPr>
              <w:pStyle w:val="Tabletext"/>
              <w:rPr>
                <w:sz w:val="18"/>
                <w:lang w:val="en-US"/>
              </w:rPr>
            </w:pPr>
            <w:r>
              <w:rPr>
                <w:sz w:val="18"/>
                <w:lang w:val="en-US"/>
              </w:rPr>
              <w:t>Maximum Tx antenna gain (</w:t>
            </w:r>
            <w:proofErr w:type="spellStart"/>
            <w:r>
              <w:rPr>
                <w:sz w:val="18"/>
                <w:lang w:val="en-US"/>
              </w:rPr>
              <w:t>dBi</w:t>
            </w:r>
            <w:proofErr w:type="spellEnd"/>
            <w:r>
              <w:rPr>
                <w:sz w:val="18"/>
                <w:lang w:val="en-US"/>
              </w:rPr>
              <w:t>)</w:t>
            </w:r>
          </w:p>
        </w:tc>
        <w:tc>
          <w:tcPr>
            <w:tcW w:w="1849" w:type="dxa"/>
            <w:gridSpan w:val="3"/>
          </w:tcPr>
          <w:p w14:paraId="29FC04AB" w14:textId="77777777" w:rsidR="00CE0E58" w:rsidRDefault="00CE0E58" w:rsidP="00A45B1C">
            <w:pPr>
              <w:pStyle w:val="Tabletext"/>
              <w:jc w:val="center"/>
              <w:rPr>
                <w:sz w:val="18"/>
              </w:rPr>
            </w:pPr>
            <w:r>
              <w:rPr>
                <w:sz w:val="18"/>
              </w:rPr>
              <w:t>17</w:t>
            </w:r>
          </w:p>
        </w:tc>
        <w:tc>
          <w:tcPr>
            <w:tcW w:w="2120" w:type="dxa"/>
            <w:gridSpan w:val="3"/>
          </w:tcPr>
          <w:p w14:paraId="444BCE0A" w14:textId="77777777" w:rsidR="00CE0E58" w:rsidRDefault="00CE0E58" w:rsidP="00A45B1C">
            <w:pPr>
              <w:pStyle w:val="Tabletext"/>
              <w:jc w:val="center"/>
              <w:rPr>
                <w:sz w:val="18"/>
              </w:rPr>
            </w:pPr>
            <w:r>
              <w:rPr>
                <w:sz w:val="18"/>
              </w:rPr>
              <w:t>0</w:t>
            </w:r>
          </w:p>
        </w:tc>
        <w:tc>
          <w:tcPr>
            <w:tcW w:w="1680" w:type="dxa"/>
            <w:gridSpan w:val="3"/>
          </w:tcPr>
          <w:p w14:paraId="2B2C3F22" w14:textId="77777777" w:rsidR="00CE0E58" w:rsidRDefault="00CE0E58" w:rsidP="00A45B1C">
            <w:pPr>
              <w:pStyle w:val="Tabletext"/>
              <w:jc w:val="center"/>
              <w:rPr>
                <w:sz w:val="18"/>
              </w:rPr>
            </w:pPr>
            <w:r>
              <w:rPr>
                <w:sz w:val="18"/>
              </w:rPr>
              <w:t>2</w:t>
            </w:r>
          </w:p>
        </w:tc>
        <w:tc>
          <w:tcPr>
            <w:tcW w:w="1827" w:type="dxa"/>
            <w:gridSpan w:val="3"/>
          </w:tcPr>
          <w:p w14:paraId="5B7ECB99" w14:textId="77777777" w:rsidR="00CE0E58" w:rsidRDefault="00CE0E58" w:rsidP="00A45B1C">
            <w:pPr>
              <w:pStyle w:val="Tabletext"/>
              <w:jc w:val="center"/>
              <w:rPr>
                <w:sz w:val="18"/>
              </w:rPr>
            </w:pPr>
            <w:r>
              <w:rPr>
                <w:sz w:val="18"/>
              </w:rPr>
              <w:t>4.8</w:t>
            </w:r>
          </w:p>
        </w:tc>
        <w:tc>
          <w:tcPr>
            <w:tcW w:w="2962" w:type="dxa"/>
            <w:gridSpan w:val="5"/>
          </w:tcPr>
          <w:p w14:paraId="2A559B07" w14:textId="77777777" w:rsidR="00CE0E58" w:rsidRDefault="00CE0E58" w:rsidP="00A45B1C">
            <w:pPr>
              <w:pStyle w:val="Tabletext"/>
              <w:jc w:val="center"/>
              <w:rPr>
                <w:sz w:val="18"/>
                <w:lang w:val="en-US"/>
              </w:rPr>
            </w:pPr>
            <w:r>
              <w:rPr>
                <w:sz w:val="18"/>
                <w:lang w:val="en-US"/>
              </w:rPr>
              <w:t xml:space="preserve">(6 maximum </w:t>
            </w:r>
            <w:proofErr w:type="spellStart"/>
            <w:r>
              <w:rPr>
                <w:sz w:val="18"/>
                <w:lang w:val="en-US"/>
              </w:rPr>
              <w:t>isoflux</w:t>
            </w:r>
            <w:proofErr w:type="spellEnd"/>
            <w:r>
              <w:rPr>
                <w:sz w:val="18"/>
                <w:lang w:val="en-US"/>
              </w:rPr>
              <w:t xml:space="preserve">, </w:t>
            </w:r>
            <w:r>
              <w:rPr>
                <w:sz w:val="18"/>
              </w:rPr>
              <w:t>−</w:t>
            </w:r>
            <w:r>
              <w:rPr>
                <w:sz w:val="18"/>
                <w:lang w:val="en-US"/>
              </w:rPr>
              <w:t>3 at nadir)</w:t>
            </w:r>
          </w:p>
        </w:tc>
        <w:tc>
          <w:tcPr>
            <w:tcW w:w="1595" w:type="dxa"/>
          </w:tcPr>
          <w:p w14:paraId="31292B58" w14:textId="77777777" w:rsidR="00CE0E58" w:rsidRDefault="00CE0E58" w:rsidP="00A45B1C">
            <w:pPr>
              <w:pStyle w:val="Tabletext"/>
              <w:jc w:val="center"/>
              <w:rPr>
                <w:sz w:val="18"/>
              </w:rPr>
            </w:pPr>
            <w:r>
              <w:rPr>
                <w:sz w:val="18"/>
              </w:rPr>
              <w:t>7</w:t>
            </w:r>
          </w:p>
        </w:tc>
      </w:tr>
    </w:tbl>
    <w:p w14:paraId="60DB6378" w14:textId="77777777" w:rsidR="00CE0E58" w:rsidRDefault="00CE0E58" w:rsidP="00183118">
      <w:pPr>
        <w:pStyle w:val="Tablefin"/>
      </w:pPr>
    </w:p>
    <w:p w14:paraId="5B83DB58" w14:textId="2FEA206D" w:rsidR="00CE0E58" w:rsidRDefault="007E4318" w:rsidP="00183118">
      <w:pPr>
        <w:pStyle w:val="TableNo"/>
        <w:rPr>
          <w:lang w:val="en-US"/>
        </w:rPr>
      </w:pPr>
      <w:r>
        <w:rPr>
          <w:lang w:val="en-US"/>
        </w:rPr>
        <w:lastRenderedPageBreak/>
        <w:br/>
      </w:r>
      <w:r w:rsidR="00CE0E58">
        <w:rPr>
          <w:lang w:val="en-US"/>
        </w:rPr>
        <w:t>TABLE 5 (</w:t>
      </w:r>
      <w:r>
        <w:rPr>
          <w:i/>
          <w:iCs/>
          <w:caps w:val="0"/>
          <w:lang w:val="en-US"/>
        </w:rPr>
        <w:t>end</w:t>
      </w:r>
      <w:r w:rsidR="00CE0E58">
        <w:rPr>
          <w:lang w:val="en-US"/>
        </w:rPr>
        <w:t>)</w:t>
      </w:r>
    </w:p>
    <w:tbl>
      <w:tblPr>
        <w:tblW w:w="14459" w:type="dxa"/>
        <w:jc w:val="center"/>
        <w:tblBorders>
          <w:top w:val="single" w:sz="4" w:space="0" w:color="auto"/>
          <w:left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9"/>
        <w:gridCol w:w="1871"/>
        <w:gridCol w:w="2291"/>
        <w:gridCol w:w="1825"/>
        <w:gridCol w:w="2261"/>
        <w:gridCol w:w="1218"/>
        <w:gridCol w:w="1218"/>
        <w:gridCol w:w="1446"/>
      </w:tblGrid>
      <w:tr w:rsidR="00CE0E58" w:rsidRPr="009C4918" w14:paraId="2439A001" w14:textId="77777777" w:rsidTr="0056075E">
        <w:trPr>
          <w:cantSplit/>
          <w:trHeight w:val="160"/>
          <w:jc w:val="center"/>
        </w:trPr>
        <w:tc>
          <w:tcPr>
            <w:tcW w:w="2283" w:type="dxa"/>
          </w:tcPr>
          <w:p w14:paraId="6C829642" w14:textId="77777777" w:rsidR="00CE0E58" w:rsidRPr="009C4918" w:rsidRDefault="00CE0E58" w:rsidP="009C4918">
            <w:pPr>
              <w:pStyle w:val="Tablehead"/>
              <w:rPr>
                <w:sz w:val="18"/>
                <w:szCs w:val="18"/>
              </w:rPr>
            </w:pPr>
            <w:r w:rsidRPr="009C4918">
              <w:rPr>
                <w:sz w:val="18"/>
                <w:szCs w:val="18"/>
              </w:rPr>
              <w:t>System</w:t>
            </w:r>
          </w:p>
        </w:tc>
        <w:tc>
          <w:tcPr>
            <w:tcW w:w="1834" w:type="dxa"/>
          </w:tcPr>
          <w:p w14:paraId="68CB5344" w14:textId="77777777" w:rsidR="00CE0E58" w:rsidRPr="009C4918" w:rsidRDefault="00CE0E58" w:rsidP="009C4918">
            <w:pPr>
              <w:pStyle w:val="Tablehead"/>
              <w:rPr>
                <w:sz w:val="18"/>
                <w:szCs w:val="18"/>
              </w:rPr>
            </w:pPr>
            <w:r w:rsidRPr="009C4918">
              <w:rPr>
                <w:sz w:val="18"/>
                <w:szCs w:val="18"/>
              </w:rPr>
              <w:t>L</w:t>
            </w:r>
          </w:p>
        </w:tc>
        <w:tc>
          <w:tcPr>
            <w:tcW w:w="2246" w:type="dxa"/>
          </w:tcPr>
          <w:p w14:paraId="5B464A1E" w14:textId="77777777" w:rsidR="00CE0E58" w:rsidRPr="009C4918" w:rsidRDefault="00CE0E58" w:rsidP="009C4918">
            <w:pPr>
              <w:pStyle w:val="Tablehead"/>
              <w:rPr>
                <w:sz w:val="18"/>
                <w:szCs w:val="18"/>
              </w:rPr>
            </w:pPr>
            <w:r w:rsidRPr="009C4918">
              <w:rPr>
                <w:sz w:val="18"/>
                <w:szCs w:val="18"/>
              </w:rPr>
              <w:t>M</w:t>
            </w:r>
          </w:p>
        </w:tc>
        <w:tc>
          <w:tcPr>
            <w:tcW w:w="1789" w:type="dxa"/>
          </w:tcPr>
          <w:p w14:paraId="329648C0" w14:textId="77777777" w:rsidR="00CE0E58" w:rsidRPr="009C4918" w:rsidRDefault="00CE0E58" w:rsidP="009C4918">
            <w:pPr>
              <w:pStyle w:val="Tablehead"/>
              <w:rPr>
                <w:sz w:val="18"/>
                <w:szCs w:val="18"/>
              </w:rPr>
            </w:pPr>
            <w:r w:rsidRPr="009C4918">
              <w:rPr>
                <w:sz w:val="18"/>
                <w:szCs w:val="18"/>
              </w:rPr>
              <w:t>N</w:t>
            </w:r>
          </w:p>
        </w:tc>
        <w:tc>
          <w:tcPr>
            <w:tcW w:w="2217" w:type="dxa"/>
          </w:tcPr>
          <w:p w14:paraId="4A71BE26" w14:textId="77777777" w:rsidR="00CE0E58" w:rsidRPr="009C4918" w:rsidRDefault="00CE0E58" w:rsidP="009C4918">
            <w:pPr>
              <w:pStyle w:val="Tablehead"/>
              <w:rPr>
                <w:sz w:val="18"/>
                <w:szCs w:val="18"/>
              </w:rPr>
            </w:pPr>
            <w:r w:rsidRPr="009C4918">
              <w:rPr>
                <w:sz w:val="18"/>
                <w:szCs w:val="18"/>
              </w:rPr>
              <w:t>P</w:t>
            </w:r>
          </w:p>
        </w:tc>
        <w:tc>
          <w:tcPr>
            <w:tcW w:w="2388" w:type="dxa"/>
            <w:gridSpan w:val="2"/>
          </w:tcPr>
          <w:p w14:paraId="08988DD3" w14:textId="77777777" w:rsidR="00CE0E58" w:rsidRPr="009C4918" w:rsidRDefault="00CE0E58" w:rsidP="009C4918">
            <w:pPr>
              <w:pStyle w:val="Tablehead"/>
              <w:rPr>
                <w:sz w:val="18"/>
                <w:szCs w:val="18"/>
              </w:rPr>
            </w:pPr>
            <w:r w:rsidRPr="009C4918">
              <w:rPr>
                <w:sz w:val="18"/>
                <w:szCs w:val="18"/>
              </w:rPr>
              <w:t>Q</w:t>
            </w:r>
          </w:p>
        </w:tc>
        <w:tc>
          <w:tcPr>
            <w:tcW w:w="1418" w:type="dxa"/>
          </w:tcPr>
          <w:p w14:paraId="5F859F35" w14:textId="77777777" w:rsidR="00CE0E58" w:rsidRPr="009C4918" w:rsidRDefault="00CE0E58" w:rsidP="009C4918">
            <w:pPr>
              <w:pStyle w:val="Tablehead"/>
              <w:rPr>
                <w:sz w:val="18"/>
                <w:szCs w:val="18"/>
              </w:rPr>
            </w:pPr>
            <w:r w:rsidRPr="009C4918">
              <w:rPr>
                <w:sz w:val="18"/>
                <w:szCs w:val="18"/>
              </w:rPr>
              <w:t>S</w:t>
            </w:r>
          </w:p>
        </w:tc>
      </w:tr>
      <w:tr w:rsidR="00CE0E58" w14:paraId="3491B196" w14:textId="77777777" w:rsidTr="0056075E">
        <w:trPr>
          <w:cantSplit/>
          <w:trHeight w:val="160"/>
          <w:jc w:val="center"/>
        </w:trPr>
        <w:tc>
          <w:tcPr>
            <w:tcW w:w="14175" w:type="dxa"/>
            <w:gridSpan w:val="8"/>
          </w:tcPr>
          <w:p w14:paraId="51BC017B" w14:textId="77777777" w:rsidR="00CE0E58" w:rsidRDefault="00CE0E58" w:rsidP="0056075E">
            <w:pPr>
              <w:pStyle w:val="Tabletext"/>
              <w:keepNext/>
              <w:keepLines/>
              <w:rPr>
                <w:sz w:val="18"/>
                <w:lang w:val="en-US"/>
              </w:rPr>
            </w:pPr>
            <w:r>
              <w:rPr>
                <w:bCs/>
                <w:i/>
                <w:iCs/>
                <w:sz w:val="18"/>
                <w:lang w:val="en-US"/>
              </w:rPr>
              <w:t>Gateway downlink (cont.)</w:t>
            </w:r>
          </w:p>
        </w:tc>
      </w:tr>
      <w:tr w:rsidR="00CE0E58" w14:paraId="78014FA5" w14:textId="77777777" w:rsidTr="0056075E">
        <w:trPr>
          <w:cantSplit/>
          <w:trHeight w:val="160"/>
          <w:jc w:val="center"/>
        </w:trPr>
        <w:tc>
          <w:tcPr>
            <w:tcW w:w="2283" w:type="dxa"/>
          </w:tcPr>
          <w:p w14:paraId="5456A287" w14:textId="77777777" w:rsidR="00CE0E58" w:rsidRDefault="00CE0E58" w:rsidP="0056075E">
            <w:pPr>
              <w:pStyle w:val="Tabletext"/>
              <w:keepNext/>
              <w:keepLines/>
              <w:rPr>
                <w:sz w:val="18"/>
                <w:lang w:val="en-US"/>
              </w:rPr>
            </w:pPr>
            <w:r>
              <w:rPr>
                <w:sz w:val="18"/>
                <w:lang w:val="en-US"/>
              </w:rPr>
              <w:t>Channel bandwidth (kHz)</w:t>
            </w:r>
          </w:p>
        </w:tc>
        <w:tc>
          <w:tcPr>
            <w:tcW w:w="1834" w:type="dxa"/>
          </w:tcPr>
          <w:p w14:paraId="1AA6097C" w14:textId="77777777" w:rsidR="00CE0E58" w:rsidRDefault="00CE0E58" w:rsidP="0056075E">
            <w:pPr>
              <w:pStyle w:val="Tabletext"/>
              <w:keepNext/>
              <w:keepLines/>
              <w:jc w:val="center"/>
              <w:rPr>
                <w:sz w:val="18"/>
              </w:rPr>
            </w:pPr>
            <w:r>
              <w:rPr>
                <w:sz w:val="18"/>
              </w:rPr>
              <w:t>60</w:t>
            </w:r>
          </w:p>
        </w:tc>
        <w:tc>
          <w:tcPr>
            <w:tcW w:w="2246" w:type="dxa"/>
          </w:tcPr>
          <w:p w14:paraId="6EC697DC" w14:textId="77777777" w:rsidR="00CE0E58" w:rsidRDefault="00CE0E58" w:rsidP="0056075E">
            <w:pPr>
              <w:pStyle w:val="Tabletext"/>
              <w:keepNext/>
              <w:keepLines/>
              <w:jc w:val="center"/>
              <w:rPr>
                <w:sz w:val="18"/>
              </w:rPr>
            </w:pPr>
            <w:r>
              <w:rPr>
                <w:sz w:val="18"/>
              </w:rPr>
              <w:t>50</w:t>
            </w:r>
          </w:p>
        </w:tc>
        <w:tc>
          <w:tcPr>
            <w:tcW w:w="1789" w:type="dxa"/>
          </w:tcPr>
          <w:p w14:paraId="53BCCD81" w14:textId="77777777" w:rsidR="00CE0E58" w:rsidRDefault="00CE0E58" w:rsidP="0056075E">
            <w:pPr>
              <w:pStyle w:val="Tabletext"/>
              <w:keepNext/>
              <w:keepLines/>
              <w:jc w:val="center"/>
              <w:rPr>
                <w:sz w:val="18"/>
              </w:rPr>
            </w:pPr>
            <w:r>
              <w:rPr>
                <w:sz w:val="18"/>
              </w:rPr>
              <w:t>30-85</w:t>
            </w:r>
          </w:p>
        </w:tc>
        <w:tc>
          <w:tcPr>
            <w:tcW w:w="2217" w:type="dxa"/>
          </w:tcPr>
          <w:p w14:paraId="0D24AE00" w14:textId="77777777" w:rsidR="00CE0E58" w:rsidRDefault="00CE0E58" w:rsidP="0056075E">
            <w:pPr>
              <w:pStyle w:val="Tabletext"/>
              <w:keepNext/>
              <w:keepLines/>
              <w:jc w:val="center"/>
              <w:rPr>
                <w:sz w:val="18"/>
              </w:rPr>
            </w:pPr>
            <w:r>
              <w:rPr>
                <w:sz w:val="18"/>
              </w:rPr>
              <w:t>855</w:t>
            </w:r>
          </w:p>
        </w:tc>
        <w:tc>
          <w:tcPr>
            <w:tcW w:w="1194" w:type="dxa"/>
          </w:tcPr>
          <w:p w14:paraId="5333EB33" w14:textId="77777777" w:rsidR="00CE0E58" w:rsidRDefault="00CE0E58" w:rsidP="0056075E">
            <w:pPr>
              <w:pStyle w:val="Tabletext"/>
              <w:keepNext/>
              <w:keepLines/>
              <w:jc w:val="center"/>
              <w:rPr>
                <w:sz w:val="18"/>
              </w:rPr>
            </w:pPr>
            <w:r>
              <w:rPr>
                <w:sz w:val="18"/>
              </w:rPr>
              <w:t>175</w:t>
            </w:r>
          </w:p>
        </w:tc>
        <w:tc>
          <w:tcPr>
            <w:tcW w:w="1194" w:type="dxa"/>
          </w:tcPr>
          <w:p w14:paraId="09D2DC05" w14:textId="77777777" w:rsidR="00CE0E58" w:rsidRDefault="00CE0E58" w:rsidP="0056075E">
            <w:pPr>
              <w:pStyle w:val="Tabletext"/>
              <w:keepNext/>
              <w:keepLines/>
              <w:jc w:val="center"/>
              <w:rPr>
                <w:sz w:val="18"/>
              </w:rPr>
            </w:pPr>
            <w:r>
              <w:rPr>
                <w:sz w:val="18"/>
              </w:rPr>
              <w:t>45</w:t>
            </w:r>
          </w:p>
        </w:tc>
        <w:tc>
          <w:tcPr>
            <w:tcW w:w="1418" w:type="dxa"/>
          </w:tcPr>
          <w:p w14:paraId="794F7325" w14:textId="77777777" w:rsidR="00CE0E58" w:rsidRDefault="00CE0E58" w:rsidP="0056075E">
            <w:pPr>
              <w:pStyle w:val="Tabletext"/>
              <w:keepNext/>
              <w:keepLines/>
              <w:jc w:val="center"/>
              <w:rPr>
                <w:sz w:val="18"/>
              </w:rPr>
            </w:pPr>
            <w:r>
              <w:rPr>
                <w:sz w:val="18"/>
              </w:rPr>
              <w:t>300</w:t>
            </w:r>
          </w:p>
        </w:tc>
      </w:tr>
      <w:tr w:rsidR="00CE0E58" w14:paraId="2564FE30" w14:textId="77777777" w:rsidTr="0056075E">
        <w:trPr>
          <w:cantSplit/>
          <w:trHeight w:val="160"/>
          <w:jc w:val="center"/>
        </w:trPr>
        <w:tc>
          <w:tcPr>
            <w:tcW w:w="2283" w:type="dxa"/>
          </w:tcPr>
          <w:p w14:paraId="65595ADC" w14:textId="77777777" w:rsidR="00CE0E58" w:rsidRDefault="00CE0E58" w:rsidP="0056075E">
            <w:pPr>
              <w:pStyle w:val="Tabletext"/>
              <w:keepNext/>
              <w:keepLines/>
              <w:rPr>
                <w:sz w:val="18"/>
                <w:lang w:val="en-US"/>
              </w:rPr>
            </w:pPr>
            <w:r>
              <w:rPr>
                <w:sz w:val="18"/>
                <w:lang w:val="en-US"/>
              </w:rPr>
              <w:t>Rate (kbit/s)</w:t>
            </w:r>
          </w:p>
        </w:tc>
        <w:tc>
          <w:tcPr>
            <w:tcW w:w="1834" w:type="dxa"/>
          </w:tcPr>
          <w:p w14:paraId="2FFF95BF" w14:textId="77777777" w:rsidR="00CE0E58" w:rsidRDefault="00CE0E58" w:rsidP="0056075E">
            <w:pPr>
              <w:pStyle w:val="Tabletext"/>
              <w:keepNext/>
              <w:keepLines/>
              <w:jc w:val="center"/>
              <w:rPr>
                <w:sz w:val="18"/>
                <w:lang w:val="en-US"/>
              </w:rPr>
            </w:pPr>
            <w:r>
              <w:rPr>
                <w:sz w:val="18"/>
                <w:lang w:val="en-US"/>
              </w:rPr>
              <w:t>50/OQPSK</w:t>
            </w:r>
          </w:p>
        </w:tc>
        <w:tc>
          <w:tcPr>
            <w:tcW w:w="2246" w:type="dxa"/>
          </w:tcPr>
          <w:p w14:paraId="7B208278" w14:textId="77777777" w:rsidR="00CE0E58" w:rsidRDefault="00CE0E58" w:rsidP="0056075E">
            <w:pPr>
              <w:pStyle w:val="Tabletext"/>
              <w:keepNext/>
              <w:keepLines/>
              <w:jc w:val="center"/>
              <w:rPr>
                <w:sz w:val="18"/>
                <w:lang w:val="en-US"/>
              </w:rPr>
            </w:pPr>
            <w:r>
              <w:rPr>
                <w:sz w:val="18"/>
                <w:lang w:val="en-US"/>
              </w:rPr>
              <w:t>57.6/OQPSK</w:t>
            </w:r>
          </w:p>
        </w:tc>
        <w:tc>
          <w:tcPr>
            <w:tcW w:w="1789" w:type="dxa"/>
          </w:tcPr>
          <w:p w14:paraId="293A3DBD" w14:textId="77777777" w:rsidR="00CE0E58" w:rsidRDefault="00CE0E58" w:rsidP="0056075E">
            <w:pPr>
              <w:pStyle w:val="Tabletext"/>
              <w:keepNext/>
              <w:keepLines/>
              <w:jc w:val="center"/>
              <w:rPr>
                <w:sz w:val="18"/>
                <w:lang w:val="en-US"/>
              </w:rPr>
            </w:pPr>
            <w:r>
              <w:rPr>
                <w:sz w:val="18"/>
                <w:lang w:val="en-US"/>
              </w:rPr>
              <w:t>9.6, 19.2, 38.4/FSK</w:t>
            </w:r>
          </w:p>
        </w:tc>
        <w:tc>
          <w:tcPr>
            <w:tcW w:w="2217" w:type="dxa"/>
          </w:tcPr>
          <w:p w14:paraId="3A5F5726" w14:textId="77777777" w:rsidR="00CE0E58" w:rsidRDefault="00CE0E58" w:rsidP="0056075E">
            <w:pPr>
              <w:pStyle w:val="Tabletext"/>
              <w:keepNext/>
              <w:keepLines/>
              <w:jc w:val="center"/>
              <w:rPr>
                <w:sz w:val="18"/>
                <w:lang w:val="en-US"/>
              </w:rPr>
            </w:pPr>
            <w:r>
              <w:rPr>
                <w:sz w:val="18"/>
                <w:lang w:val="en-US"/>
              </w:rPr>
              <w:t>Regenerated</w:t>
            </w:r>
          </w:p>
        </w:tc>
        <w:tc>
          <w:tcPr>
            <w:tcW w:w="1194" w:type="dxa"/>
          </w:tcPr>
          <w:p w14:paraId="769F1E53" w14:textId="77777777" w:rsidR="00CE0E58" w:rsidRDefault="00CE0E58" w:rsidP="0056075E">
            <w:pPr>
              <w:pStyle w:val="Tabletext"/>
              <w:keepNext/>
              <w:keepLines/>
              <w:jc w:val="center"/>
              <w:rPr>
                <w:sz w:val="18"/>
                <w:lang w:val="en-US"/>
              </w:rPr>
            </w:pPr>
            <w:r>
              <w:rPr>
                <w:sz w:val="18"/>
                <w:lang w:val="en-US"/>
              </w:rPr>
              <w:t>112/GMSK</w:t>
            </w:r>
          </w:p>
        </w:tc>
        <w:tc>
          <w:tcPr>
            <w:tcW w:w="1194" w:type="dxa"/>
          </w:tcPr>
          <w:p w14:paraId="515B47F8" w14:textId="77777777" w:rsidR="00CE0E58" w:rsidRDefault="00CE0E58" w:rsidP="0056075E">
            <w:pPr>
              <w:pStyle w:val="Tabletext"/>
              <w:keepNext/>
              <w:keepLines/>
              <w:jc w:val="center"/>
              <w:rPr>
                <w:sz w:val="18"/>
                <w:lang w:val="en-US"/>
              </w:rPr>
            </w:pPr>
            <w:r>
              <w:rPr>
                <w:sz w:val="18"/>
                <w:lang w:val="en-US"/>
              </w:rPr>
              <w:t>30/GMSK</w:t>
            </w:r>
          </w:p>
        </w:tc>
        <w:tc>
          <w:tcPr>
            <w:tcW w:w="1418" w:type="dxa"/>
          </w:tcPr>
          <w:p w14:paraId="35E4CBA3" w14:textId="77777777" w:rsidR="00CE0E58" w:rsidRDefault="00CE0E58" w:rsidP="0056075E">
            <w:pPr>
              <w:pStyle w:val="Tabletext"/>
              <w:keepNext/>
              <w:keepLines/>
              <w:jc w:val="center"/>
              <w:rPr>
                <w:sz w:val="18"/>
              </w:rPr>
            </w:pPr>
            <w:r>
              <w:rPr>
                <w:sz w:val="18"/>
              </w:rPr>
              <w:t>4.8/MSK</w:t>
            </w:r>
          </w:p>
        </w:tc>
      </w:tr>
      <w:tr w:rsidR="00CE0E58" w14:paraId="25E766CB" w14:textId="77777777" w:rsidTr="0056075E">
        <w:trPr>
          <w:cantSplit/>
          <w:trHeight w:val="160"/>
          <w:jc w:val="center"/>
        </w:trPr>
        <w:tc>
          <w:tcPr>
            <w:tcW w:w="2283" w:type="dxa"/>
          </w:tcPr>
          <w:p w14:paraId="2E784657" w14:textId="77777777" w:rsidR="00CE0E58" w:rsidRDefault="00CE0E58" w:rsidP="0056075E">
            <w:pPr>
              <w:pStyle w:val="Tabletext"/>
              <w:keepNext/>
              <w:keepLines/>
              <w:rPr>
                <w:sz w:val="18"/>
                <w:lang w:val="en-US"/>
              </w:rPr>
            </w:pPr>
            <w:r>
              <w:rPr>
                <w:sz w:val="18"/>
                <w:lang w:val="en-US"/>
              </w:rPr>
              <w:t>Polarization (Tx wave)</w:t>
            </w:r>
          </w:p>
        </w:tc>
        <w:tc>
          <w:tcPr>
            <w:tcW w:w="5869" w:type="dxa"/>
            <w:gridSpan w:val="3"/>
          </w:tcPr>
          <w:p w14:paraId="572F3558" w14:textId="77777777" w:rsidR="00CE0E58" w:rsidRDefault="00CE0E58" w:rsidP="0056075E">
            <w:pPr>
              <w:pStyle w:val="Tabletext"/>
              <w:keepNext/>
              <w:keepLines/>
              <w:jc w:val="center"/>
              <w:rPr>
                <w:sz w:val="18"/>
              </w:rPr>
            </w:pPr>
            <w:r>
              <w:rPr>
                <w:sz w:val="18"/>
              </w:rPr>
              <w:t>RHCP</w:t>
            </w:r>
          </w:p>
        </w:tc>
        <w:tc>
          <w:tcPr>
            <w:tcW w:w="2217" w:type="dxa"/>
          </w:tcPr>
          <w:p w14:paraId="491E6495" w14:textId="77777777" w:rsidR="00CE0E58" w:rsidRDefault="00CE0E58" w:rsidP="0056075E">
            <w:pPr>
              <w:pStyle w:val="Tabletext"/>
              <w:keepNext/>
              <w:keepLines/>
              <w:jc w:val="center"/>
              <w:rPr>
                <w:sz w:val="18"/>
              </w:rPr>
            </w:pPr>
            <w:r>
              <w:rPr>
                <w:sz w:val="18"/>
              </w:rPr>
              <w:t>LHCP</w:t>
            </w:r>
          </w:p>
        </w:tc>
        <w:tc>
          <w:tcPr>
            <w:tcW w:w="3806" w:type="dxa"/>
            <w:gridSpan w:val="3"/>
          </w:tcPr>
          <w:p w14:paraId="2E058C62" w14:textId="77777777" w:rsidR="00CE0E58" w:rsidRDefault="00CE0E58" w:rsidP="0056075E">
            <w:pPr>
              <w:pStyle w:val="Tabletext"/>
              <w:keepNext/>
              <w:keepLines/>
              <w:jc w:val="center"/>
              <w:rPr>
                <w:sz w:val="18"/>
              </w:rPr>
            </w:pPr>
            <w:r>
              <w:rPr>
                <w:sz w:val="18"/>
              </w:rPr>
              <w:t>RHCP</w:t>
            </w:r>
          </w:p>
        </w:tc>
      </w:tr>
      <w:tr w:rsidR="00CE0E58" w14:paraId="3A062CC7" w14:textId="77777777" w:rsidTr="0056075E">
        <w:trPr>
          <w:cantSplit/>
          <w:trHeight w:val="160"/>
          <w:jc w:val="center"/>
        </w:trPr>
        <w:tc>
          <w:tcPr>
            <w:tcW w:w="2283" w:type="dxa"/>
          </w:tcPr>
          <w:p w14:paraId="395F2F65" w14:textId="77777777" w:rsidR="00CE0E58" w:rsidRDefault="00CE0E58" w:rsidP="0056075E">
            <w:pPr>
              <w:pStyle w:val="Tabletext"/>
              <w:keepNext/>
              <w:keepLines/>
              <w:spacing w:line="200" w:lineRule="exact"/>
              <w:rPr>
                <w:sz w:val="18"/>
                <w:lang w:val="en-US"/>
              </w:rPr>
            </w:pPr>
            <w:r>
              <w:rPr>
                <w:sz w:val="18"/>
                <w:lang w:val="en-US"/>
              </w:rPr>
              <w:t xml:space="preserve">Gateway Rx </w:t>
            </w:r>
            <w:r>
              <w:rPr>
                <w:i/>
                <w:iCs/>
                <w:sz w:val="18"/>
                <w:lang w:val="en-US"/>
              </w:rPr>
              <w:t>G</w:t>
            </w:r>
            <w:r>
              <w:rPr>
                <w:sz w:val="18"/>
                <w:lang w:val="en-US"/>
              </w:rPr>
              <w:t>/</w:t>
            </w:r>
            <w:r>
              <w:rPr>
                <w:i/>
                <w:iCs/>
                <w:sz w:val="18"/>
                <w:lang w:val="en-US"/>
              </w:rPr>
              <w:t>T</w:t>
            </w:r>
            <w:r>
              <w:rPr>
                <w:sz w:val="18"/>
                <w:lang w:val="en-US"/>
              </w:rPr>
              <w:t xml:space="preserve"> (dB(K</w:t>
            </w:r>
            <w:r>
              <w:rPr>
                <w:sz w:val="18"/>
                <w:vertAlign w:val="superscript"/>
                <w:lang w:val="en-US"/>
              </w:rPr>
              <w:t>–1</w:t>
            </w:r>
            <w:r>
              <w:rPr>
                <w:sz w:val="18"/>
                <w:lang w:val="en-US"/>
              </w:rPr>
              <w:t>))</w:t>
            </w:r>
          </w:p>
        </w:tc>
        <w:tc>
          <w:tcPr>
            <w:tcW w:w="1834" w:type="dxa"/>
          </w:tcPr>
          <w:p w14:paraId="13AA11A2" w14:textId="77777777" w:rsidR="00CE0E58" w:rsidRDefault="00CE0E58" w:rsidP="0056075E">
            <w:pPr>
              <w:pStyle w:val="Tabletext"/>
              <w:keepNext/>
              <w:keepLines/>
              <w:spacing w:line="200" w:lineRule="exact"/>
              <w:jc w:val="center"/>
              <w:rPr>
                <w:sz w:val="18"/>
                <w:lang w:val="en-US"/>
              </w:rPr>
            </w:pPr>
            <w:r>
              <w:rPr>
                <w:sz w:val="18"/>
                <w:lang w:val="en-US"/>
              </w:rPr>
              <w:t>−18.3</w:t>
            </w:r>
          </w:p>
        </w:tc>
        <w:tc>
          <w:tcPr>
            <w:tcW w:w="2246" w:type="dxa"/>
          </w:tcPr>
          <w:p w14:paraId="7E732274" w14:textId="77777777" w:rsidR="00CE0E58" w:rsidRDefault="00CE0E58" w:rsidP="0056075E">
            <w:pPr>
              <w:pStyle w:val="Tabletext"/>
              <w:keepNext/>
              <w:keepLines/>
              <w:spacing w:line="200" w:lineRule="exact"/>
              <w:jc w:val="center"/>
              <w:rPr>
                <w:sz w:val="18"/>
                <w:lang w:val="en-US"/>
              </w:rPr>
            </w:pPr>
            <w:r>
              <w:rPr>
                <w:sz w:val="18"/>
                <w:lang w:val="en-US"/>
              </w:rPr>
              <w:t>−12.8</w:t>
            </w:r>
          </w:p>
        </w:tc>
        <w:tc>
          <w:tcPr>
            <w:tcW w:w="1789" w:type="dxa"/>
          </w:tcPr>
          <w:p w14:paraId="21FDBB99" w14:textId="77777777" w:rsidR="00CE0E58" w:rsidRDefault="00CE0E58" w:rsidP="0056075E">
            <w:pPr>
              <w:pStyle w:val="Tabletext"/>
              <w:keepNext/>
              <w:keepLines/>
              <w:spacing w:line="200" w:lineRule="exact"/>
              <w:jc w:val="center"/>
              <w:rPr>
                <w:sz w:val="18"/>
                <w:lang w:val="en-US"/>
              </w:rPr>
            </w:pPr>
            <w:r>
              <w:rPr>
                <w:sz w:val="18"/>
                <w:lang w:val="en-US"/>
              </w:rPr>
              <w:t>−9.6</w:t>
            </w:r>
          </w:p>
        </w:tc>
        <w:tc>
          <w:tcPr>
            <w:tcW w:w="2217" w:type="dxa"/>
          </w:tcPr>
          <w:p w14:paraId="1E128F03" w14:textId="77777777" w:rsidR="00CE0E58" w:rsidRDefault="00CE0E58" w:rsidP="0056075E">
            <w:pPr>
              <w:pStyle w:val="Tabletext"/>
              <w:keepNext/>
              <w:keepLines/>
              <w:spacing w:line="200" w:lineRule="exact"/>
              <w:jc w:val="center"/>
              <w:rPr>
                <w:sz w:val="18"/>
                <w:lang w:val="en-US"/>
              </w:rPr>
            </w:pPr>
            <w:r>
              <w:rPr>
                <w:sz w:val="18"/>
                <w:lang w:val="en-US"/>
              </w:rPr>
              <w:t>−21.2</w:t>
            </w:r>
          </w:p>
        </w:tc>
        <w:tc>
          <w:tcPr>
            <w:tcW w:w="1194" w:type="dxa"/>
          </w:tcPr>
          <w:p w14:paraId="490522EE" w14:textId="77777777" w:rsidR="00CE0E58" w:rsidRDefault="00CE0E58" w:rsidP="0056075E">
            <w:pPr>
              <w:pStyle w:val="Tabletext"/>
              <w:keepNext/>
              <w:keepLines/>
              <w:spacing w:line="200" w:lineRule="exact"/>
              <w:jc w:val="center"/>
              <w:rPr>
                <w:sz w:val="18"/>
              </w:rPr>
            </w:pPr>
            <w:r>
              <w:rPr>
                <w:i/>
                <w:iCs/>
                <w:sz w:val="18"/>
              </w:rPr>
              <w:t>T</w:t>
            </w:r>
            <w:r>
              <w:rPr>
                <w:sz w:val="18"/>
              </w:rPr>
              <w:t xml:space="preserve"> </w:t>
            </w:r>
            <w:r>
              <w:rPr>
                <w:rFonts w:ascii="Symbol" w:hAnsi="Symbol"/>
                <w:sz w:val="18"/>
              </w:rPr>
              <w:t></w:t>
            </w:r>
            <w:r>
              <w:rPr>
                <w:sz w:val="18"/>
              </w:rPr>
              <w:t xml:space="preserve"> 1 565 K</w:t>
            </w:r>
          </w:p>
        </w:tc>
        <w:tc>
          <w:tcPr>
            <w:tcW w:w="1194" w:type="dxa"/>
          </w:tcPr>
          <w:p w14:paraId="6519F12E" w14:textId="77777777" w:rsidR="00CE0E58" w:rsidRDefault="00CE0E58" w:rsidP="0056075E">
            <w:pPr>
              <w:pStyle w:val="Tabletext"/>
              <w:keepNext/>
              <w:keepLines/>
              <w:spacing w:line="200" w:lineRule="exact"/>
              <w:jc w:val="center"/>
              <w:rPr>
                <w:sz w:val="18"/>
              </w:rPr>
            </w:pPr>
            <w:r>
              <w:rPr>
                <w:i/>
                <w:iCs/>
                <w:sz w:val="18"/>
              </w:rPr>
              <w:t>T</w:t>
            </w:r>
            <w:r>
              <w:rPr>
                <w:sz w:val="18"/>
              </w:rPr>
              <w:t xml:space="preserve"> </w:t>
            </w:r>
            <w:r>
              <w:rPr>
                <w:rFonts w:ascii="Symbol" w:hAnsi="Symbol"/>
                <w:sz w:val="18"/>
              </w:rPr>
              <w:t></w:t>
            </w:r>
            <w:r>
              <w:rPr>
                <w:sz w:val="18"/>
              </w:rPr>
              <w:t xml:space="preserve"> 505 K</w:t>
            </w:r>
          </w:p>
        </w:tc>
        <w:tc>
          <w:tcPr>
            <w:tcW w:w="1418" w:type="dxa"/>
          </w:tcPr>
          <w:p w14:paraId="2F46610E" w14:textId="77777777" w:rsidR="00CE0E58" w:rsidRDefault="00CE0E58" w:rsidP="0056075E">
            <w:pPr>
              <w:pStyle w:val="Tabletext"/>
              <w:keepNext/>
              <w:keepLines/>
              <w:spacing w:line="200" w:lineRule="exact"/>
              <w:jc w:val="center"/>
              <w:rPr>
                <w:sz w:val="18"/>
              </w:rPr>
            </w:pPr>
            <w:r>
              <w:rPr>
                <w:sz w:val="18"/>
                <w:lang w:val="en-US"/>
              </w:rPr>
              <w:t>−</w:t>
            </w:r>
            <w:r>
              <w:rPr>
                <w:sz w:val="18"/>
              </w:rPr>
              <w:t>18.9</w:t>
            </w:r>
          </w:p>
        </w:tc>
      </w:tr>
      <w:tr w:rsidR="00CE0E58" w14:paraId="01890CEA" w14:textId="77777777" w:rsidTr="0056075E">
        <w:trPr>
          <w:cantSplit/>
          <w:trHeight w:val="160"/>
          <w:jc w:val="center"/>
        </w:trPr>
        <w:tc>
          <w:tcPr>
            <w:tcW w:w="2283" w:type="dxa"/>
          </w:tcPr>
          <w:p w14:paraId="19F0AE34" w14:textId="77777777" w:rsidR="00CE0E58" w:rsidRDefault="00CE0E58" w:rsidP="0056075E">
            <w:pPr>
              <w:pStyle w:val="Tabletext"/>
              <w:keepNext/>
              <w:keepLines/>
              <w:rPr>
                <w:sz w:val="18"/>
              </w:rPr>
            </w:pPr>
            <w:r>
              <w:rPr>
                <w:sz w:val="18"/>
              </w:rPr>
              <w:t>Maximum Rx antenna gain (</w:t>
            </w:r>
            <w:proofErr w:type="spellStart"/>
            <w:r>
              <w:rPr>
                <w:sz w:val="18"/>
              </w:rPr>
              <w:t>dBi</w:t>
            </w:r>
            <w:proofErr w:type="spellEnd"/>
            <w:r>
              <w:rPr>
                <w:sz w:val="18"/>
              </w:rPr>
              <w:t>)</w:t>
            </w:r>
          </w:p>
        </w:tc>
        <w:tc>
          <w:tcPr>
            <w:tcW w:w="1834" w:type="dxa"/>
          </w:tcPr>
          <w:p w14:paraId="4157C78C" w14:textId="77777777" w:rsidR="00CE0E58" w:rsidRDefault="00CE0E58" w:rsidP="0056075E">
            <w:pPr>
              <w:pStyle w:val="Tabletext"/>
              <w:keepNext/>
              <w:keepLines/>
              <w:jc w:val="center"/>
              <w:rPr>
                <w:sz w:val="18"/>
                <w:lang w:val="en-US"/>
              </w:rPr>
            </w:pPr>
            <w:r>
              <w:rPr>
                <w:sz w:val="18"/>
                <w:lang w:val="en-US"/>
              </w:rPr>
              <w:t>5.7</w:t>
            </w:r>
          </w:p>
        </w:tc>
        <w:tc>
          <w:tcPr>
            <w:tcW w:w="2246" w:type="dxa"/>
          </w:tcPr>
          <w:p w14:paraId="5F8F2AB6" w14:textId="77777777" w:rsidR="00CE0E58" w:rsidRDefault="00CE0E58" w:rsidP="0056075E">
            <w:pPr>
              <w:pStyle w:val="Tabletext"/>
              <w:keepNext/>
              <w:keepLines/>
              <w:jc w:val="center"/>
              <w:rPr>
                <w:sz w:val="18"/>
                <w:lang w:val="en-US"/>
              </w:rPr>
            </w:pPr>
            <w:r>
              <w:rPr>
                <w:sz w:val="18"/>
                <w:lang w:val="en-US"/>
              </w:rPr>
              <w:t>17, RHCP</w:t>
            </w:r>
          </w:p>
        </w:tc>
        <w:tc>
          <w:tcPr>
            <w:tcW w:w="1789" w:type="dxa"/>
          </w:tcPr>
          <w:p w14:paraId="126674B1" w14:textId="77777777" w:rsidR="00CE0E58" w:rsidRDefault="00CE0E58" w:rsidP="0056075E">
            <w:pPr>
              <w:pStyle w:val="Tabletext"/>
              <w:keepNext/>
              <w:keepLines/>
              <w:jc w:val="center"/>
              <w:rPr>
                <w:sz w:val="18"/>
                <w:lang w:val="en-US"/>
              </w:rPr>
            </w:pPr>
            <w:r>
              <w:rPr>
                <w:sz w:val="18"/>
                <w:lang w:val="en-US"/>
              </w:rPr>
              <w:t>14</w:t>
            </w:r>
          </w:p>
        </w:tc>
        <w:tc>
          <w:tcPr>
            <w:tcW w:w="2217" w:type="dxa"/>
          </w:tcPr>
          <w:p w14:paraId="7F976557" w14:textId="77777777" w:rsidR="00CE0E58" w:rsidRDefault="00CE0E58" w:rsidP="0056075E">
            <w:pPr>
              <w:pStyle w:val="Tabletext"/>
              <w:keepNext/>
              <w:keepLines/>
              <w:jc w:val="center"/>
              <w:rPr>
                <w:sz w:val="18"/>
                <w:lang w:val="en-US"/>
              </w:rPr>
            </w:pPr>
            <w:r>
              <w:rPr>
                <w:sz w:val="18"/>
                <w:lang w:val="en-US"/>
              </w:rPr>
              <w:t>7.6</w:t>
            </w:r>
          </w:p>
        </w:tc>
        <w:tc>
          <w:tcPr>
            <w:tcW w:w="2388" w:type="dxa"/>
            <w:gridSpan w:val="2"/>
          </w:tcPr>
          <w:p w14:paraId="6E17BFE7" w14:textId="77777777" w:rsidR="00CE0E58" w:rsidRDefault="00CE0E58" w:rsidP="0056075E">
            <w:pPr>
              <w:pStyle w:val="Tabletext"/>
              <w:keepNext/>
              <w:keepLines/>
              <w:jc w:val="center"/>
              <w:rPr>
                <w:sz w:val="18"/>
                <w:lang w:val="en-US"/>
              </w:rPr>
            </w:pPr>
            <w:r>
              <w:rPr>
                <w:sz w:val="18"/>
                <w:lang w:val="en-US"/>
              </w:rPr>
              <w:t>12</w:t>
            </w:r>
          </w:p>
        </w:tc>
        <w:tc>
          <w:tcPr>
            <w:tcW w:w="1418" w:type="dxa"/>
          </w:tcPr>
          <w:p w14:paraId="2029E027" w14:textId="77777777" w:rsidR="00CE0E58" w:rsidRDefault="00CE0E58" w:rsidP="0056075E">
            <w:pPr>
              <w:pStyle w:val="Tabletext"/>
              <w:keepNext/>
              <w:keepLines/>
              <w:jc w:val="center"/>
              <w:rPr>
                <w:sz w:val="18"/>
                <w:lang w:val="en-US"/>
              </w:rPr>
            </w:pPr>
            <w:r>
              <w:rPr>
                <w:sz w:val="18"/>
                <w:lang w:val="en-US"/>
              </w:rPr>
              <w:t>7</w:t>
            </w:r>
          </w:p>
        </w:tc>
      </w:tr>
      <w:tr w:rsidR="00CE0E58" w14:paraId="5346D4C6" w14:textId="77777777" w:rsidTr="0056075E">
        <w:trPr>
          <w:cantSplit/>
          <w:trHeight w:val="160"/>
          <w:jc w:val="center"/>
        </w:trPr>
        <w:tc>
          <w:tcPr>
            <w:tcW w:w="2283" w:type="dxa"/>
          </w:tcPr>
          <w:p w14:paraId="01C13132" w14:textId="77777777" w:rsidR="00CE0E58" w:rsidRDefault="00CE0E58" w:rsidP="00A45B1C">
            <w:pPr>
              <w:pStyle w:val="Tabletext"/>
              <w:rPr>
                <w:sz w:val="18"/>
                <w:lang w:val="en-US"/>
              </w:rPr>
            </w:pPr>
            <w:r>
              <w:rPr>
                <w:i/>
                <w:iCs/>
                <w:sz w:val="18"/>
                <w:lang w:val="en-US"/>
              </w:rPr>
              <w:t>C</w:t>
            </w:r>
            <w:r>
              <w:rPr>
                <w:sz w:val="18"/>
                <w:lang w:val="en-US"/>
              </w:rPr>
              <w:t>/(</w:t>
            </w:r>
            <w:r>
              <w:rPr>
                <w:i/>
                <w:iCs/>
                <w:sz w:val="18"/>
                <w:lang w:val="en-US"/>
              </w:rPr>
              <w:t>I</w:t>
            </w:r>
            <w:r>
              <w:rPr>
                <w:sz w:val="18"/>
                <w:lang w:val="en-US"/>
              </w:rPr>
              <w:t xml:space="preserve"> </w:t>
            </w:r>
            <w:r>
              <w:rPr>
                <w:rFonts w:ascii="Symbol" w:hAnsi="Symbol"/>
                <w:sz w:val="18"/>
              </w:rPr>
              <w:t></w:t>
            </w:r>
            <w:r>
              <w:rPr>
                <w:sz w:val="18"/>
                <w:lang w:val="en-US"/>
              </w:rPr>
              <w:t xml:space="preserve"> </w:t>
            </w:r>
            <w:r>
              <w:rPr>
                <w:i/>
                <w:iCs/>
                <w:sz w:val="18"/>
                <w:lang w:val="en-US"/>
              </w:rPr>
              <w:t>N</w:t>
            </w:r>
            <w:r>
              <w:rPr>
                <w:sz w:val="18"/>
                <w:lang w:val="en-US"/>
              </w:rPr>
              <w:t>) (dB)</w:t>
            </w:r>
          </w:p>
        </w:tc>
        <w:tc>
          <w:tcPr>
            <w:tcW w:w="1834" w:type="dxa"/>
          </w:tcPr>
          <w:p w14:paraId="6B8909E1" w14:textId="77777777" w:rsidR="00CE0E58" w:rsidRDefault="00CE0E58" w:rsidP="00A45B1C">
            <w:pPr>
              <w:pStyle w:val="Tabletext"/>
              <w:jc w:val="center"/>
              <w:rPr>
                <w:sz w:val="18"/>
              </w:rPr>
            </w:pPr>
            <w:r>
              <w:rPr>
                <w:sz w:val="18"/>
              </w:rPr>
              <w:t>8.5</w:t>
            </w:r>
          </w:p>
        </w:tc>
        <w:tc>
          <w:tcPr>
            <w:tcW w:w="2246" w:type="dxa"/>
          </w:tcPr>
          <w:p w14:paraId="034CE35B" w14:textId="77777777" w:rsidR="00CE0E58" w:rsidRDefault="00CE0E58" w:rsidP="00A45B1C">
            <w:pPr>
              <w:pStyle w:val="Tabletext"/>
              <w:jc w:val="center"/>
              <w:rPr>
                <w:sz w:val="18"/>
              </w:rPr>
            </w:pPr>
            <w:r>
              <w:rPr>
                <w:sz w:val="18"/>
              </w:rPr>
              <w:t>Rec. ITU-R M.1232</w:t>
            </w:r>
          </w:p>
        </w:tc>
        <w:tc>
          <w:tcPr>
            <w:tcW w:w="1789" w:type="dxa"/>
          </w:tcPr>
          <w:p w14:paraId="37BAC07F" w14:textId="77777777" w:rsidR="00CE0E58" w:rsidRDefault="00CE0E58" w:rsidP="00A45B1C">
            <w:pPr>
              <w:pStyle w:val="Tabletext"/>
              <w:jc w:val="center"/>
              <w:rPr>
                <w:sz w:val="18"/>
                <w:lang w:val="en-US"/>
              </w:rPr>
            </w:pPr>
            <w:r>
              <w:rPr>
                <w:sz w:val="18"/>
                <w:lang w:val="en-US"/>
              </w:rPr>
              <w:t>8</w:t>
            </w:r>
          </w:p>
        </w:tc>
        <w:tc>
          <w:tcPr>
            <w:tcW w:w="2217" w:type="dxa"/>
          </w:tcPr>
          <w:p w14:paraId="1277A8F3" w14:textId="77777777" w:rsidR="00CE0E58" w:rsidRDefault="00CE0E58" w:rsidP="00A45B1C">
            <w:pPr>
              <w:pStyle w:val="Tabletext"/>
              <w:ind w:left="-57" w:right="-57"/>
              <w:jc w:val="center"/>
              <w:rPr>
                <w:sz w:val="18"/>
                <w:lang w:val="en-US"/>
              </w:rPr>
            </w:pPr>
            <w:r>
              <w:rPr>
                <w:i/>
                <w:iCs/>
                <w:sz w:val="18"/>
                <w:lang w:val="en-US"/>
              </w:rPr>
              <w:t>C</w:t>
            </w:r>
            <w:r>
              <w:rPr>
                <w:sz w:val="18"/>
                <w:lang w:val="en-US"/>
              </w:rPr>
              <w:t>/(</w:t>
            </w:r>
            <w:r>
              <w:rPr>
                <w:i/>
                <w:iCs/>
                <w:sz w:val="18"/>
                <w:lang w:val="en-US"/>
              </w:rPr>
              <w:t>N</w:t>
            </w:r>
            <w:r>
              <w:rPr>
                <w:sz w:val="18"/>
                <w:vertAlign w:val="subscript"/>
                <w:lang w:val="en-US"/>
              </w:rPr>
              <w:t>0</w:t>
            </w:r>
            <w:r>
              <w:rPr>
                <w:sz w:val="18"/>
                <w:lang w:val="en-US"/>
              </w:rPr>
              <w:t xml:space="preserve"> </w:t>
            </w:r>
            <w:r>
              <w:rPr>
                <w:rFonts w:ascii="Symbol" w:hAnsi="Symbol"/>
                <w:sz w:val="18"/>
              </w:rPr>
              <w:t></w:t>
            </w:r>
            <w:r>
              <w:rPr>
                <w:sz w:val="18"/>
                <w:lang w:val="en-US"/>
              </w:rPr>
              <w:t xml:space="preserve"> </w:t>
            </w:r>
            <w:r>
              <w:rPr>
                <w:i/>
                <w:iCs/>
                <w:sz w:val="18"/>
                <w:lang w:val="en-US"/>
              </w:rPr>
              <w:t>I</w:t>
            </w:r>
            <w:r>
              <w:rPr>
                <w:sz w:val="18"/>
                <w:vertAlign w:val="subscript"/>
                <w:lang w:val="en-US"/>
              </w:rPr>
              <w:t>0</w:t>
            </w:r>
            <w:r>
              <w:rPr>
                <w:sz w:val="18"/>
                <w:lang w:val="en-US"/>
              </w:rPr>
              <w:t xml:space="preserve">) </w:t>
            </w:r>
            <w:r>
              <w:rPr>
                <w:rFonts w:ascii="Symbol" w:hAnsi="Symbol"/>
                <w:sz w:val="18"/>
              </w:rPr>
              <w:t></w:t>
            </w:r>
            <w:r>
              <w:rPr>
                <w:sz w:val="18"/>
                <w:lang w:val="en-US"/>
              </w:rPr>
              <w:t xml:space="preserve"> 3.7 dB(Hz)</w:t>
            </w:r>
          </w:p>
        </w:tc>
        <w:tc>
          <w:tcPr>
            <w:tcW w:w="2388" w:type="dxa"/>
            <w:gridSpan w:val="2"/>
          </w:tcPr>
          <w:p w14:paraId="13993079" w14:textId="77777777" w:rsidR="00CE0E58" w:rsidRDefault="00CE0E58" w:rsidP="00A45B1C">
            <w:pPr>
              <w:pStyle w:val="Tabletext"/>
              <w:jc w:val="center"/>
              <w:rPr>
                <w:sz w:val="18"/>
                <w:lang w:val="en-US"/>
              </w:rPr>
            </w:pPr>
            <w:r>
              <w:rPr>
                <w:i/>
                <w:iCs/>
                <w:caps/>
                <w:sz w:val="18"/>
                <w:lang w:val="en-US"/>
              </w:rPr>
              <w:t>E</w:t>
            </w:r>
            <w:r>
              <w:rPr>
                <w:i/>
                <w:iCs/>
                <w:sz w:val="18"/>
                <w:vertAlign w:val="subscript"/>
                <w:lang w:val="en-US"/>
              </w:rPr>
              <w:t>b</w:t>
            </w:r>
            <w:r>
              <w:rPr>
                <w:rFonts w:ascii="Tms Rmn" w:hAnsi="Tms Rmn"/>
                <w:i/>
                <w:iCs/>
                <w:sz w:val="12"/>
                <w:vertAlign w:val="subscript"/>
                <w:lang w:val="en-US"/>
              </w:rPr>
              <w:t> </w:t>
            </w:r>
            <w:r>
              <w:rPr>
                <w:caps/>
                <w:sz w:val="18"/>
                <w:lang w:val="en-US"/>
              </w:rPr>
              <w:t>/</w:t>
            </w:r>
            <w:r>
              <w:rPr>
                <w:i/>
                <w:iCs/>
                <w:caps/>
                <w:sz w:val="18"/>
                <w:lang w:val="en-US"/>
              </w:rPr>
              <w:t>N</w:t>
            </w:r>
            <w:r>
              <w:rPr>
                <w:sz w:val="18"/>
                <w:vertAlign w:val="subscript"/>
                <w:lang w:val="en-US"/>
              </w:rPr>
              <w:t>0</w:t>
            </w:r>
            <w:r>
              <w:rPr>
                <w:caps/>
                <w:sz w:val="18"/>
                <w:lang w:val="en-US"/>
              </w:rPr>
              <w:t xml:space="preserve"> </w:t>
            </w:r>
            <w:r>
              <w:rPr>
                <w:rFonts w:ascii="Symbol" w:hAnsi="Symbol"/>
                <w:caps/>
                <w:sz w:val="18"/>
              </w:rPr>
              <w:t></w:t>
            </w:r>
            <w:r>
              <w:rPr>
                <w:caps/>
                <w:sz w:val="18"/>
                <w:lang w:val="en-US"/>
              </w:rPr>
              <w:t xml:space="preserve"> </w:t>
            </w:r>
            <w:r>
              <w:rPr>
                <w:sz w:val="18"/>
                <w:lang w:val="en-US"/>
              </w:rPr>
              <w:t>13.5 dB</w:t>
            </w:r>
          </w:p>
        </w:tc>
        <w:tc>
          <w:tcPr>
            <w:tcW w:w="1418" w:type="dxa"/>
          </w:tcPr>
          <w:p w14:paraId="76E53C4A" w14:textId="77777777" w:rsidR="00CE0E58" w:rsidRDefault="00CE0E58" w:rsidP="00A45B1C">
            <w:pPr>
              <w:pStyle w:val="Tabletext"/>
              <w:jc w:val="center"/>
              <w:rPr>
                <w:sz w:val="18"/>
                <w:lang w:val="en-US"/>
              </w:rPr>
            </w:pPr>
            <w:r>
              <w:rPr>
                <w:i/>
                <w:iCs/>
                <w:caps/>
                <w:sz w:val="18"/>
                <w:lang w:val="en-US"/>
              </w:rPr>
              <w:t>E</w:t>
            </w:r>
            <w:r>
              <w:rPr>
                <w:i/>
                <w:iCs/>
                <w:sz w:val="18"/>
                <w:vertAlign w:val="subscript"/>
                <w:lang w:val="en-US"/>
              </w:rPr>
              <w:t>b</w:t>
            </w:r>
            <w:r>
              <w:rPr>
                <w:rFonts w:ascii="Tms Rmn" w:hAnsi="Tms Rmn"/>
                <w:i/>
                <w:iCs/>
                <w:sz w:val="12"/>
                <w:vertAlign w:val="subscript"/>
                <w:lang w:val="en-US"/>
              </w:rPr>
              <w:t> </w:t>
            </w:r>
            <w:r>
              <w:rPr>
                <w:caps/>
                <w:sz w:val="18"/>
                <w:lang w:val="en-US"/>
              </w:rPr>
              <w:t>/</w:t>
            </w:r>
            <w:r>
              <w:rPr>
                <w:i/>
                <w:iCs/>
                <w:caps/>
                <w:sz w:val="18"/>
                <w:lang w:val="en-US"/>
              </w:rPr>
              <w:t>N</w:t>
            </w:r>
            <w:r>
              <w:rPr>
                <w:sz w:val="18"/>
                <w:vertAlign w:val="subscript"/>
                <w:lang w:val="en-US"/>
              </w:rPr>
              <w:t>0</w:t>
            </w:r>
            <w:r>
              <w:rPr>
                <w:caps/>
                <w:sz w:val="18"/>
                <w:lang w:val="en-US"/>
              </w:rPr>
              <w:t xml:space="preserve"> </w:t>
            </w:r>
            <w:r>
              <w:rPr>
                <w:rFonts w:ascii="Symbol" w:hAnsi="Symbol"/>
                <w:caps/>
                <w:sz w:val="18"/>
              </w:rPr>
              <w:t></w:t>
            </w:r>
            <w:r>
              <w:rPr>
                <w:caps/>
                <w:sz w:val="18"/>
                <w:lang w:val="en-US"/>
              </w:rPr>
              <w:t xml:space="preserve"> </w:t>
            </w:r>
            <w:r>
              <w:rPr>
                <w:sz w:val="18"/>
                <w:lang w:val="en-US"/>
              </w:rPr>
              <w:t>13.4 dB</w:t>
            </w:r>
          </w:p>
        </w:tc>
      </w:tr>
      <w:tr w:rsidR="00CE0E58" w14:paraId="23051608" w14:textId="77777777" w:rsidTr="0056075E">
        <w:trPr>
          <w:cantSplit/>
          <w:trHeight w:val="160"/>
          <w:jc w:val="center"/>
        </w:trPr>
        <w:tc>
          <w:tcPr>
            <w:tcW w:w="14175" w:type="dxa"/>
            <w:gridSpan w:val="8"/>
          </w:tcPr>
          <w:p w14:paraId="5F5D8D5D" w14:textId="77777777" w:rsidR="00CE0E58" w:rsidRDefault="00CE0E58" w:rsidP="00A45B1C">
            <w:pPr>
              <w:pStyle w:val="Tabletext"/>
              <w:rPr>
                <w:sz w:val="18"/>
                <w:lang w:val="en-US"/>
              </w:rPr>
            </w:pPr>
            <w:r>
              <w:rPr>
                <w:i/>
                <w:iCs/>
                <w:sz w:val="18"/>
                <w:lang w:val="en-US"/>
              </w:rPr>
              <w:br w:type="page"/>
            </w:r>
            <w:r>
              <w:rPr>
                <w:bCs/>
                <w:i/>
                <w:iCs/>
                <w:sz w:val="18"/>
                <w:lang w:val="en-US"/>
              </w:rPr>
              <w:t>Gateway uplink</w:t>
            </w:r>
          </w:p>
        </w:tc>
      </w:tr>
      <w:tr w:rsidR="00CE0E58" w14:paraId="0C96719F" w14:textId="77777777" w:rsidTr="0056075E">
        <w:trPr>
          <w:cantSplit/>
          <w:trHeight w:val="160"/>
          <w:jc w:val="center"/>
        </w:trPr>
        <w:tc>
          <w:tcPr>
            <w:tcW w:w="2283" w:type="dxa"/>
          </w:tcPr>
          <w:p w14:paraId="152B044E" w14:textId="77777777" w:rsidR="00CE0E58" w:rsidRDefault="00CE0E58" w:rsidP="00A45B1C">
            <w:pPr>
              <w:pStyle w:val="Tabletext"/>
              <w:rPr>
                <w:sz w:val="18"/>
              </w:rPr>
            </w:pPr>
            <w:r>
              <w:rPr>
                <w:sz w:val="18"/>
              </w:rPr>
              <w:t>Band (MHz)</w:t>
            </w:r>
          </w:p>
        </w:tc>
        <w:tc>
          <w:tcPr>
            <w:tcW w:w="5869" w:type="dxa"/>
            <w:gridSpan w:val="3"/>
          </w:tcPr>
          <w:p w14:paraId="2E50DE2F" w14:textId="77777777" w:rsidR="00CE0E58" w:rsidRDefault="00CE0E58" w:rsidP="00A45B1C">
            <w:pPr>
              <w:pStyle w:val="Tabletext"/>
              <w:jc w:val="center"/>
              <w:rPr>
                <w:sz w:val="18"/>
              </w:rPr>
            </w:pPr>
            <w:r>
              <w:rPr>
                <w:sz w:val="18"/>
              </w:rPr>
              <w:t>148-150.05</w:t>
            </w:r>
          </w:p>
        </w:tc>
        <w:tc>
          <w:tcPr>
            <w:tcW w:w="2217" w:type="dxa"/>
          </w:tcPr>
          <w:p w14:paraId="6F686D3D" w14:textId="77777777" w:rsidR="00CE0E58" w:rsidRDefault="00CE0E58" w:rsidP="00A45B1C">
            <w:pPr>
              <w:pStyle w:val="Tabletext"/>
              <w:jc w:val="center"/>
              <w:rPr>
                <w:sz w:val="18"/>
              </w:rPr>
            </w:pPr>
            <w:r>
              <w:rPr>
                <w:sz w:val="18"/>
              </w:rPr>
              <w:t>148-148.855</w:t>
            </w:r>
          </w:p>
        </w:tc>
        <w:tc>
          <w:tcPr>
            <w:tcW w:w="2388" w:type="dxa"/>
            <w:gridSpan w:val="2"/>
          </w:tcPr>
          <w:p w14:paraId="1433B7E5" w14:textId="77777777" w:rsidR="00CE0E58" w:rsidRDefault="00CE0E58" w:rsidP="00A45B1C">
            <w:pPr>
              <w:pStyle w:val="Tabletext"/>
              <w:jc w:val="center"/>
              <w:rPr>
                <w:sz w:val="18"/>
              </w:rPr>
            </w:pPr>
            <w:r>
              <w:rPr>
                <w:sz w:val="18"/>
              </w:rPr>
              <w:t>148-150.05</w:t>
            </w:r>
          </w:p>
        </w:tc>
        <w:tc>
          <w:tcPr>
            <w:tcW w:w="1418" w:type="dxa"/>
          </w:tcPr>
          <w:p w14:paraId="1F22940D" w14:textId="77777777" w:rsidR="00CE0E58" w:rsidRDefault="00CE0E58" w:rsidP="00A45B1C">
            <w:pPr>
              <w:pStyle w:val="Tabletext"/>
              <w:jc w:val="center"/>
              <w:rPr>
                <w:sz w:val="18"/>
              </w:rPr>
            </w:pPr>
            <w:r>
              <w:rPr>
                <w:sz w:val="18"/>
              </w:rPr>
              <w:t>399.9-400.05</w:t>
            </w:r>
          </w:p>
        </w:tc>
      </w:tr>
      <w:tr w:rsidR="00CE0E58" w14:paraId="39C8BAC4" w14:textId="77777777" w:rsidTr="0056075E">
        <w:trPr>
          <w:cantSplit/>
          <w:trHeight w:val="160"/>
          <w:jc w:val="center"/>
        </w:trPr>
        <w:tc>
          <w:tcPr>
            <w:tcW w:w="2283" w:type="dxa"/>
          </w:tcPr>
          <w:p w14:paraId="02918B66" w14:textId="77777777" w:rsidR="00CE0E58" w:rsidRDefault="00CE0E58" w:rsidP="00A45B1C">
            <w:pPr>
              <w:pStyle w:val="Tabletext"/>
              <w:rPr>
                <w:sz w:val="18"/>
                <w:lang w:val="en-US"/>
              </w:rPr>
            </w:pPr>
            <w:r>
              <w:rPr>
                <w:sz w:val="18"/>
                <w:lang w:val="en-US"/>
              </w:rPr>
              <w:t>Tx power (W)</w:t>
            </w:r>
          </w:p>
        </w:tc>
        <w:tc>
          <w:tcPr>
            <w:tcW w:w="1834" w:type="dxa"/>
          </w:tcPr>
          <w:p w14:paraId="249D8918" w14:textId="77777777" w:rsidR="00CE0E58" w:rsidRDefault="00CE0E58" w:rsidP="00A45B1C">
            <w:pPr>
              <w:pStyle w:val="Tabletext"/>
              <w:jc w:val="center"/>
              <w:rPr>
                <w:sz w:val="18"/>
                <w:lang w:val="en-US"/>
              </w:rPr>
            </w:pPr>
            <w:r>
              <w:rPr>
                <w:sz w:val="18"/>
                <w:lang w:val="en-US"/>
              </w:rPr>
              <w:t>1.2</w:t>
            </w:r>
          </w:p>
        </w:tc>
        <w:tc>
          <w:tcPr>
            <w:tcW w:w="2246" w:type="dxa"/>
            <w:vAlign w:val="center"/>
          </w:tcPr>
          <w:p w14:paraId="4AA12AAC" w14:textId="77777777" w:rsidR="00CE0E58" w:rsidRDefault="00CE0E58" w:rsidP="00A45B1C">
            <w:pPr>
              <w:pStyle w:val="Tabletext"/>
              <w:jc w:val="center"/>
              <w:rPr>
                <w:sz w:val="18"/>
              </w:rPr>
            </w:pPr>
            <w:r>
              <w:rPr>
                <w:sz w:val="18"/>
              </w:rPr>
              <w:t>250 (peak)</w:t>
            </w:r>
          </w:p>
        </w:tc>
        <w:tc>
          <w:tcPr>
            <w:tcW w:w="1789" w:type="dxa"/>
          </w:tcPr>
          <w:p w14:paraId="23EEE7DF" w14:textId="77777777" w:rsidR="00CE0E58" w:rsidRDefault="00CE0E58" w:rsidP="00A45B1C">
            <w:pPr>
              <w:pStyle w:val="Tabletext"/>
              <w:jc w:val="center"/>
              <w:rPr>
                <w:sz w:val="18"/>
              </w:rPr>
            </w:pPr>
            <w:r>
              <w:rPr>
                <w:sz w:val="18"/>
              </w:rPr>
              <w:t>5</w:t>
            </w:r>
          </w:p>
        </w:tc>
        <w:tc>
          <w:tcPr>
            <w:tcW w:w="2217" w:type="dxa"/>
          </w:tcPr>
          <w:p w14:paraId="1F421242" w14:textId="77777777" w:rsidR="00CE0E58" w:rsidRDefault="00CE0E58" w:rsidP="00A45B1C">
            <w:pPr>
              <w:pStyle w:val="Tabletext"/>
              <w:jc w:val="center"/>
              <w:rPr>
                <w:sz w:val="18"/>
              </w:rPr>
            </w:pPr>
            <w:r>
              <w:rPr>
                <w:sz w:val="18"/>
              </w:rPr>
              <w:t>1</w:t>
            </w:r>
          </w:p>
        </w:tc>
        <w:tc>
          <w:tcPr>
            <w:tcW w:w="2388" w:type="dxa"/>
            <w:gridSpan w:val="2"/>
          </w:tcPr>
          <w:p w14:paraId="44C322F3" w14:textId="77777777" w:rsidR="00CE0E58" w:rsidRDefault="00CE0E58" w:rsidP="00A45B1C">
            <w:pPr>
              <w:pStyle w:val="Tabletext"/>
              <w:jc w:val="center"/>
              <w:rPr>
                <w:sz w:val="18"/>
              </w:rPr>
            </w:pPr>
            <w:r>
              <w:rPr>
                <w:sz w:val="18"/>
              </w:rPr>
              <w:t>150</w:t>
            </w:r>
          </w:p>
        </w:tc>
        <w:tc>
          <w:tcPr>
            <w:tcW w:w="1418" w:type="dxa"/>
          </w:tcPr>
          <w:p w14:paraId="0D20AE3B" w14:textId="77777777" w:rsidR="00CE0E58" w:rsidRDefault="00CE0E58" w:rsidP="00A45B1C">
            <w:pPr>
              <w:pStyle w:val="Tabletext"/>
              <w:jc w:val="center"/>
              <w:rPr>
                <w:sz w:val="18"/>
              </w:rPr>
            </w:pPr>
            <w:r>
              <w:rPr>
                <w:sz w:val="18"/>
              </w:rPr>
              <w:t>10</w:t>
            </w:r>
          </w:p>
        </w:tc>
      </w:tr>
      <w:tr w:rsidR="00CE0E58" w14:paraId="2250138A" w14:textId="77777777" w:rsidTr="0056075E">
        <w:trPr>
          <w:cantSplit/>
          <w:trHeight w:val="160"/>
          <w:jc w:val="center"/>
        </w:trPr>
        <w:tc>
          <w:tcPr>
            <w:tcW w:w="2283" w:type="dxa"/>
          </w:tcPr>
          <w:p w14:paraId="64B1C6EB" w14:textId="77777777" w:rsidR="00CE0E58" w:rsidRDefault="00CE0E58" w:rsidP="00A45B1C">
            <w:pPr>
              <w:pStyle w:val="Tabletext"/>
              <w:rPr>
                <w:sz w:val="18"/>
                <w:lang w:val="es-ES_tradnl"/>
              </w:rPr>
            </w:pPr>
            <w:proofErr w:type="spellStart"/>
            <w:r>
              <w:rPr>
                <w:sz w:val="18"/>
                <w:lang w:val="es-ES_tradnl"/>
              </w:rPr>
              <w:t>Tx</w:t>
            </w:r>
            <w:proofErr w:type="spellEnd"/>
            <w:r>
              <w:rPr>
                <w:sz w:val="18"/>
                <w:lang w:val="es-ES_tradnl"/>
              </w:rPr>
              <w:t xml:space="preserve"> </w:t>
            </w:r>
            <w:proofErr w:type="spellStart"/>
            <w:r>
              <w:rPr>
                <w:sz w:val="18"/>
                <w:lang w:val="es-ES_tradnl"/>
              </w:rPr>
              <w:t>e.i.r.p</w:t>
            </w:r>
            <w:proofErr w:type="spellEnd"/>
            <w:r>
              <w:rPr>
                <w:sz w:val="18"/>
                <w:lang w:val="es-ES_tradnl"/>
              </w:rPr>
              <w:t>. (</w:t>
            </w:r>
            <w:proofErr w:type="spellStart"/>
            <w:r>
              <w:rPr>
                <w:sz w:val="18"/>
                <w:lang w:val="es-ES_tradnl"/>
              </w:rPr>
              <w:t>dBW</w:t>
            </w:r>
            <w:proofErr w:type="spellEnd"/>
            <w:r>
              <w:rPr>
                <w:sz w:val="18"/>
                <w:lang w:val="es-ES_tradnl"/>
              </w:rPr>
              <w:t>)</w:t>
            </w:r>
          </w:p>
        </w:tc>
        <w:tc>
          <w:tcPr>
            <w:tcW w:w="1834" w:type="dxa"/>
          </w:tcPr>
          <w:p w14:paraId="13291DC9" w14:textId="77777777" w:rsidR="00CE0E58" w:rsidRDefault="00CE0E58" w:rsidP="00A45B1C">
            <w:pPr>
              <w:pStyle w:val="Tabletext"/>
              <w:jc w:val="center"/>
              <w:rPr>
                <w:sz w:val="18"/>
              </w:rPr>
            </w:pPr>
            <w:r>
              <w:rPr>
                <w:sz w:val="18"/>
              </w:rPr>
              <w:t>13.8</w:t>
            </w:r>
          </w:p>
        </w:tc>
        <w:tc>
          <w:tcPr>
            <w:tcW w:w="2246" w:type="dxa"/>
            <w:vAlign w:val="center"/>
          </w:tcPr>
          <w:p w14:paraId="2B685787" w14:textId="77777777" w:rsidR="00CE0E58" w:rsidRDefault="00CE0E58" w:rsidP="00A45B1C">
            <w:pPr>
              <w:pStyle w:val="Tabletext"/>
              <w:jc w:val="center"/>
              <w:rPr>
                <w:sz w:val="18"/>
              </w:rPr>
            </w:pPr>
            <w:r>
              <w:rPr>
                <w:sz w:val="18"/>
              </w:rPr>
              <w:t>40 (peak)</w:t>
            </w:r>
          </w:p>
        </w:tc>
        <w:tc>
          <w:tcPr>
            <w:tcW w:w="1789" w:type="dxa"/>
          </w:tcPr>
          <w:p w14:paraId="5CF28FA9" w14:textId="77777777" w:rsidR="00CE0E58" w:rsidRDefault="00CE0E58" w:rsidP="00A45B1C">
            <w:pPr>
              <w:pStyle w:val="Tabletext"/>
              <w:jc w:val="center"/>
              <w:rPr>
                <w:sz w:val="18"/>
              </w:rPr>
            </w:pPr>
            <w:r>
              <w:rPr>
                <w:sz w:val="18"/>
              </w:rPr>
              <w:t>21</w:t>
            </w:r>
          </w:p>
        </w:tc>
        <w:tc>
          <w:tcPr>
            <w:tcW w:w="2217" w:type="dxa"/>
          </w:tcPr>
          <w:p w14:paraId="607E3A62" w14:textId="77777777" w:rsidR="00CE0E58" w:rsidRDefault="00CE0E58" w:rsidP="00A45B1C">
            <w:pPr>
              <w:pStyle w:val="Tabletext"/>
              <w:jc w:val="center"/>
              <w:rPr>
                <w:sz w:val="18"/>
              </w:rPr>
            </w:pPr>
            <w:r>
              <w:rPr>
                <w:sz w:val="18"/>
              </w:rPr>
              <w:t>7.3</w:t>
            </w:r>
          </w:p>
        </w:tc>
        <w:tc>
          <w:tcPr>
            <w:tcW w:w="2388" w:type="dxa"/>
            <w:gridSpan w:val="2"/>
          </w:tcPr>
          <w:p w14:paraId="6592A255" w14:textId="77777777" w:rsidR="00CE0E58" w:rsidRDefault="00CE0E58" w:rsidP="00A45B1C">
            <w:pPr>
              <w:pStyle w:val="Tabletext"/>
              <w:jc w:val="center"/>
              <w:rPr>
                <w:sz w:val="18"/>
              </w:rPr>
            </w:pPr>
            <w:r>
              <w:rPr>
                <w:sz w:val="18"/>
              </w:rPr>
              <w:t>32.8</w:t>
            </w:r>
          </w:p>
        </w:tc>
        <w:tc>
          <w:tcPr>
            <w:tcW w:w="1418" w:type="dxa"/>
          </w:tcPr>
          <w:p w14:paraId="456A83D3" w14:textId="77777777" w:rsidR="00CE0E58" w:rsidRDefault="00CE0E58" w:rsidP="00A45B1C">
            <w:pPr>
              <w:pStyle w:val="Tabletext"/>
              <w:jc w:val="center"/>
              <w:rPr>
                <w:sz w:val="18"/>
              </w:rPr>
            </w:pPr>
            <w:r>
              <w:rPr>
                <w:sz w:val="18"/>
              </w:rPr>
              <w:t>18</w:t>
            </w:r>
          </w:p>
        </w:tc>
      </w:tr>
      <w:tr w:rsidR="00CE0E58" w14:paraId="26DC2F11" w14:textId="77777777" w:rsidTr="0056075E">
        <w:trPr>
          <w:cantSplit/>
          <w:trHeight w:val="160"/>
          <w:jc w:val="center"/>
        </w:trPr>
        <w:tc>
          <w:tcPr>
            <w:tcW w:w="2283" w:type="dxa"/>
          </w:tcPr>
          <w:p w14:paraId="750A5F75" w14:textId="77777777" w:rsidR="00CE0E58" w:rsidRDefault="00CE0E58" w:rsidP="00A45B1C">
            <w:pPr>
              <w:pStyle w:val="Tabletext"/>
              <w:rPr>
                <w:sz w:val="18"/>
                <w:lang w:val="en-US"/>
              </w:rPr>
            </w:pPr>
            <w:r>
              <w:rPr>
                <w:sz w:val="18"/>
                <w:lang w:val="en-US"/>
              </w:rPr>
              <w:t>Maximum Tx antenna gain (</w:t>
            </w:r>
            <w:proofErr w:type="spellStart"/>
            <w:r>
              <w:rPr>
                <w:sz w:val="18"/>
                <w:lang w:val="en-US"/>
              </w:rPr>
              <w:t>dBi</w:t>
            </w:r>
            <w:proofErr w:type="spellEnd"/>
            <w:r>
              <w:rPr>
                <w:sz w:val="18"/>
                <w:lang w:val="en-US"/>
              </w:rPr>
              <w:t>)</w:t>
            </w:r>
          </w:p>
        </w:tc>
        <w:tc>
          <w:tcPr>
            <w:tcW w:w="1834" w:type="dxa"/>
          </w:tcPr>
          <w:p w14:paraId="29FD12E7" w14:textId="77777777" w:rsidR="00CE0E58" w:rsidRDefault="00CE0E58" w:rsidP="00A45B1C">
            <w:pPr>
              <w:pStyle w:val="Tabletext"/>
              <w:jc w:val="center"/>
              <w:rPr>
                <w:sz w:val="18"/>
                <w:lang w:val="en-US"/>
              </w:rPr>
            </w:pPr>
            <w:r>
              <w:rPr>
                <w:sz w:val="18"/>
                <w:lang w:val="en-US"/>
              </w:rPr>
              <w:t>18</w:t>
            </w:r>
          </w:p>
        </w:tc>
        <w:tc>
          <w:tcPr>
            <w:tcW w:w="2246" w:type="dxa"/>
          </w:tcPr>
          <w:p w14:paraId="6CCAE415" w14:textId="77777777" w:rsidR="00CE0E58" w:rsidRDefault="00CE0E58" w:rsidP="00A45B1C">
            <w:pPr>
              <w:pStyle w:val="Tabletext"/>
              <w:jc w:val="center"/>
              <w:rPr>
                <w:sz w:val="18"/>
              </w:rPr>
            </w:pPr>
            <w:r>
              <w:rPr>
                <w:sz w:val="18"/>
              </w:rPr>
              <w:t>17</w:t>
            </w:r>
          </w:p>
        </w:tc>
        <w:tc>
          <w:tcPr>
            <w:tcW w:w="1789" w:type="dxa"/>
          </w:tcPr>
          <w:p w14:paraId="3E9CF45D" w14:textId="77777777" w:rsidR="00CE0E58" w:rsidRDefault="00CE0E58" w:rsidP="00A45B1C">
            <w:pPr>
              <w:pStyle w:val="Tabletext"/>
              <w:jc w:val="center"/>
              <w:rPr>
                <w:sz w:val="18"/>
              </w:rPr>
            </w:pPr>
            <w:r>
              <w:rPr>
                <w:sz w:val="18"/>
              </w:rPr>
              <w:t>14</w:t>
            </w:r>
          </w:p>
        </w:tc>
        <w:tc>
          <w:tcPr>
            <w:tcW w:w="2217" w:type="dxa"/>
          </w:tcPr>
          <w:p w14:paraId="26575BA5" w14:textId="77777777" w:rsidR="00CE0E58" w:rsidRDefault="00CE0E58" w:rsidP="00A45B1C">
            <w:pPr>
              <w:pStyle w:val="Tabletext"/>
              <w:jc w:val="center"/>
              <w:rPr>
                <w:sz w:val="18"/>
              </w:rPr>
            </w:pPr>
            <w:r>
              <w:rPr>
                <w:sz w:val="18"/>
              </w:rPr>
              <w:t>8.3</w:t>
            </w:r>
          </w:p>
        </w:tc>
        <w:tc>
          <w:tcPr>
            <w:tcW w:w="2388" w:type="dxa"/>
            <w:gridSpan w:val="2"/>
          </w:tcPr>
          <w:p w14:paraId="006383D7" w14:textId="77777777" w:rsidR="00CE0E58" w:rsidRDefault="00CE0E58" w:rsidP="00A45B1C">
            <w:pPr>
              <w:pStyle w:val="Tabletext"/>
              <w:jc w:val="center"/>
              <w:rPr>
                <w:sz w:val="18"/>
              </w:rPr>
            </w:pPr>
            <w:r>
              <w:rPr>
                <w:sz w:val="18"/>
              </w:rPr>
              <w:t>12</w:t>
            </w:r>
          </w:p>
        </w:tc>
        <w:tc>
          <w:tcPr>
            <w:tcW w:w="1418" w:type="dxa"/>
          </w:tcPr>
          <w:p w14:paraId="04C579BE" w14:textId="77777777" w:rsidR="00CE0E58" w:rsidRDefault="00CE0E58" w:rsidP="00A45B1C">
            <w:pPr>
              <w:pStyle w:val="Tabletext"/>
              <w:jc w:val="center"/>
              <w:rPr>
                <w:sz w:val="18"/>
              </w:rPr>
            </w:pPr>
            <w:r>
              <w:rPr>
                <w:sz w:val="18"/>
              </w:rPr>
              <w:t>7</w:t>
            </w:r>
          </w:p>
        </w:tc>
      </w:tr>
      <w:tr w:rsidR="00CE0E58" w14:paraId="51B0F11E" w14:textId="77777777" w:rsidTr="0056075E">
        <w:trPr>
          <w:cantSplit/>
          <w:trHeight w:val="160"/>
          <w:jc w:val="center"/>
        </w:trPr>
        <w:tc>
          <w:tcPr>
            <w:tcW w:w="2283" w:type="dxa"/>
          </w:tcPr>
          <w:p w14:paraId="68065422" w14:textId="77777777" w:rsidR="00CE0E58" w:rsidRDefault="00CE0E58" w:rsidP="00A45B1C">
            <w:pPr>
              <w:pStyle w:val="Tabletext"/>
              <w:rPr>
                <w:sz w:val="18"/>
                <w:lang w:val="en-US"/>
              </w:rPr>
            </w:pPr>
            <w:r>
              <w:rPr>
                <w:sz w:val="18"/>
                <w:lang w:val="en-US"/>
              </w:rPr>
              <w:t>Channel bandwidth (kHz)</w:t>
            </w:r>
          </w:p>
        </w:tc>
        <w:tc>
          <w:tcPr>
            <w:tcW w:w="4080" w:type="dxa"/>
            <w:gridSpan w:val="2"/>
          </w:tcPr>
          <w:p w14:paraId="55D695C6" w14:textId="77777777" w:rsidR="00CE0E58" w:rsidRDefault="00CE0E58" w:rsidP="00A45B1C">
            <w:pPr>
              <w:pStyle w:val="Tabletext"/>
              <w:jc w:val="center"/>
              <w:rPr>
                <w:sz w:val="18"/>
              </w:rPr>
            </w:pPr>
            <w:r>
              <w:rPr>
                <w:sz w:val="18"/>
              </w:rPr>
              <w:t>50</w:t>
            </w:r>
          </w:p>
        </w:tc>
        <w:tc>
          <w:tcPr>
            <w:tcW w:w="1789" w:type="dxa"/>
          </w:tcPr>
          <w:p w14:paraId="243CA100" w14:textId="77777777" w:rsidR="00CE0E58" w:rsidRDefault="00CE0E58" w:rsidP="00A45B1C">
            <w:pPr>
              <w:pStyle w:val="Tabletext"/>
              <w:jc w:val="center"/>
              <w:rPr>
                <w:sz w:val="18"/>
              </w:rPr>
            </w:pPr>
            <w:r>
              <w:rPr>
                <w:sz w:val="18"/>
              </w:rPr>
              <w:t>30-90</w:t>
            </w:r>
          </w:p>
        </w:tc>
        <w:tc>
          <w:tcPr>
            <w:tcW w:w="2217" w:type="dxa"/>
          </w:tcPr>
          <w:p w14:paraId="44F94F32" w14:textId="77777777" w:rsidR="00CE0E58" w:rsidRDefault="00CE0E58" w:rsidP="00A45B1C">
            <w:pPr>
              <w:pStyle w:val="Tabletext"/>
              <w:jc w:val="center"/>
              <w:rPr>
                <w:sz w:val="18"/>
              </w:rPr>
            </w:pPr>
            <w:r>
              <w:rPr>
                <w:sz w:val="18"/>
              </w:rPr>
              <w:t>855</w:t>
            </w:r>
          </w:p>
        </w:tc>
        <w:tc>
          <w:tcPr>
            <w:tcW w:w="2388" w:type="dxa"/>
            <w:gridSpan w:val="2"/>
          </w:tcPr>
          <w:p w14:paraId="2B6014F8" w14:textId="77777777" w:rsidR="00CE0E58" w:rsidRDefault="00CE0E58" w:rsidP="00A45B1C">
            <w:pPr>
              <w:pStyle w:val="Tabletext"/>
              <w:jc w:val="center"/>
              <w:rPr>
                <w:sz w:val="18"/>
              </w:rPr>
            </w:pPr>
            <w:r>
              <w:rPr>
                <w:sz w:val="18"/>
              </w:rPr>
              <w:t>50</w:t>
            </w:r>
          </w:p>
        </w:tc>
        <w:tc>
          <w:tcPr>
            <w:tcW w:w="1418" w:type="dxa"/>
          </w:tcPr>
          <w:p w14:paraId="201145D6" w14:textId="77777777" w:rsidR="00CE0E58" w:rsidRDefault="00CE0E58" w:rsidP="00A45B1C">
            <w:pPr>
              <w:pStyle w:val="Tabletext"/>
              <w:jc w:val="center"/>
              <w:rPr>
                <w:sz w:val="18"/>
              </w:rPr>
            </w:pPr>
            <w:r>
              <w:rPr>
                <w:sz w:val="18"/>
              </w:rPr>
              <w:t>150</w:t>
            </w:r>
          </w:p>
        </w:tc>
      </w:tr>
      <w:tr w:rsidR="00CE0E58" w14:paraId="6EBEFF10" w14:textId="77777777" w:rsidTr="0056075E">
        <w:trPr>
          <w:cantSplit/>
          <w:trHeight w:val="160"/>
          <w:jc w:val="center"/>
        </w:trPr>
        <w:tc>
          <w:tcPr>
            <w:tcW w:w="2283" w:type="dxa"/>
          </w:tcPr>
          <w:p w14:paraId="0C1EE597" w14:textId="77777777" w:rsidR="00CE0E58" w:rsidRDefault="00CE0E58" w:rsidP="00A45B1C">
            <w:pPr>
              <w:pStyle w:val="Tabletext"/>
              <w:rPr>
                <w:sz w:val="18"/>
                <w:lang w:val="en-US"/>
              </w:rPr>
            </w:pPr>
            <w:r>
              <w:rPr>
                <w:sz w:val="18"/>
                <w:lang w:val="en-US"/>
              </w:rPr>
              <w:t>Rate (kbit/s)</w:t>
            </w:r>
          </w:p>
        </w:tc>
        <w:tc>
          <w:tcPr>
            <w:tcW w:w="1834" w:type="dxa"/>
          </w:tcPr>
          <w:p w14:paraId="185A9598" w14:textId="77777777" w:rsidR="00CE0E58" w:rsidRDefault="00CE0E58" w:rsidP="00A45B1C">
            <w:pPr>
              <w:pStyle w:val="Tabletext"/>
              <w:jc w:val="center"/>
              <w:rPr>
                <w:sz w:val="18"/>
                <w:lang w:val="en-US"/>
              </w:rPr>
            </w:pPr>
            <w:r>
              <w:rPr>
                <w:sz w:val="18"/>
                <w:lang w:val="en-US"/>
              </w:rPr>
              <w:t>50/OQPSK</w:t>
            </w:r>
          </w:p>
        </w:tc>
        <w:tc>
          <w:tcPr>
            <w:tcW w:w="2246" w:type="dxa"/>
          </w:tcPr>
          <w:p w14:paraId="6629A37C" w14:textId="77777777" w:rsidR="00CE0E58" w:rsidRDefault="00CE0E58" w:rsidP="00A45B1C">
            <w:pPr>
              <w:pStyle w:val="Tabletext"/>
              <w:jc w:val="center"/>
              <w:rPr>
                <w:sz w:val="18"/>
                <w:lang w:val="en-US"/>
              </w:rPr>
            </w:pPr>
            <w:r>
              <w:rPr>
                <w:sz w:val="18"/>
                <w:lang w:val="en-US"/>
              </w:rPr>
              <w:t>57.6/OQPSK</w:t>
            </w:r>
          </w:p>
        </w:tc>
        <w:tc>
          <w:tcPr>
            <w:tcW w:w="1789" w:type="dxa"/>
          </w:tcPr>
          <w:p w14:paraId="6671BFE2" w14:textId="77777777" w:rsidR="00CE0E58" w:rsidRDefault="00CE0E58" w:rsidP="00A45B1C">
            <w:pPr>
              <w:pStyle w:val="Tabletext"/>
              <w:jc w:val="center"/>
              <w:rPr>
                <w:sz w:val="18"/>
                <w:lang w:val="en-US"/>
              </w:rPr>
            </w:pPr>
            <w:r>
              <w:rPr>
                <w:sz w:val="18"/>
                <w:lang w:val="en-US"/>
              </w:rPr>
              <w:t>9.6. 19.2/FSK</w:t>
            </w:r>
          </w:p>
        </w:tc>
        <w:tc>
          <w:tcPr>
            <w:tcW w:w="2217" w:type="dxa"/>
          </w:tcPr>
          <w:p w14:paraId="34DB3A43" w14:textId="77777777" w:rsidR="00CE0E58" w:rsidRDefault="00CE0E58" w:rsidP="00A45B1C">
            <w:pPr>
              <w:pStyle w:val="Tabletext"/>
              <w:jc w:val="center"/>
              <w:rPr>
                <w:sz w:val="18"/>
                <w:lang w:val="en-US"/>
              </w:rPr>
            </w:pPr>
            <w:r>
              <w:rPr>
                <w:sz w:val="18"/>
                <w:lang w:val="en-US"/>
              </w:rPr>
              <w:t>1/QPSK</w:t>
            </w:r>
          </w:p>
        </w:tc>
        <w:tc>
          <w:tcPr>
            <w:tcW w:w="2388" w:type="dxa"/>
            <w:gridSpan w:val="2"/>
          </w:tcPr>
          <w:p w14:paraId="5956EB2A" w14:textId="77777777" w:rsidR="00CE0E58" w:rsidRDefault="00CE0E58" w:rsidP="00A45B1C">
            <w:pPr>
              <w:pStyle w:val="Tabletext"/>
              <w:jc w:val="center"/>
              <w:rPr>
                <w:sz w:val="18"/>
                <w:lang w:val="en-US"/>
              </w:rPr>
            </w:pPr>
            <w:r>
              <w:rPr>
                <w:sz w:val="18"/>
                <w:lang w:val="en-US"/>
              </w:rPr>
              <w:t>30/GMSK</w:t>
            </w:r>
          </w:p>
        </w:tc>
        <w:tc>
          <w:tcPr>
            <w:tcW w:w="1418" w:type="dxa"/>
          </w:tcPr>
          <w:p w14:paraId="76888764" w14:textId="77777777" w:rsidR="00CE0E58" w:rsidRDefault="00CE0E58" w:rsidP="00A45B1C">
            <w:pPr>
              <w:pStyle w:val="Tabletext"/>
              <w:jc w:val="center"/>
              <w:rPr>
                <w:sz w:val="18"/>
                <w:lang w:val="en-US"/>
              </w:rPr>
            </w:pPr>
            <w:r>
              <w:rPr>
                <w:sz w:val="18"/>
                <w:lang w:val="en-US"/>
              </w:rPr>
              <w:t>4.8/MSK</w:t>
            </w:r>
          </w:p>
        </w:tc>
      </w:tr>
      <w:tr w:rsidR="00CE0E58" w14:paraId="6F9E042A" w14:textId="77777777" w:rsidTr="0056075E">
        <w:trPr>
          <w:cantSplit/>
          <w:trHeight w:val="160"/>
          <w:jc w:val="center"/>
        </w:trPr>
        <w:tc>
          <w:tcPr>
            <w:tcW w:w="2283" w:type="dxa"/>
          </w:tcPr>
          <w:p w14:paraId="304BECD8" w14:textId="77777777" w:rsidR="00CE0E58" w:rsidRDefault="00CE0E58" w:rsidP="00A45B1C">
            <w:pPr>
              <w:pStyle w:val="Tabletext"/>
              <w:rPr>
                <w:sz w:val="18"/>
                <w:lang w:val="en-US"/>
              </w:rPr>
            </w:pPr>
            <w:r>
              <w:rPr>
                <w:sz w:val="18"/>
                <w:lang w:val="en-US"/>
              </w:rPr>
              <w:t>Polarization (Tx wave)</w:t>
            </w:r>
          </w:p>
        </w:tc>
        <w:tc>
          <w:tcPr>
            <w:tcW w:w="5869" w:type="dxa"/>
            <w:gridSpan w:val="3"/>
          </w:tcPr>
          <w:p w14:paraId="6BC9E0D3" w14:textId="77777777" w:rsidR="00CE0E58" w:rsidRDefault="00CE0E58" w:rsidP="00A45B1C">
            <w:pPr>
              <w:pStyle w:val="Tabletext"/>
              <w:jc w:val="center"/>
              <w:rPr>
                <w:sz w:val="18"/>
              </w:rPr>
            </w:pPr>
            <w:r>
              <w:rPr>
                <w:sz w:val="18"/>
              </w:rPr>
              <w:t>RHCP</w:t>
            </w:r>
          </w:p>
        </w:tc>
        <w:tc>
          <w:tcPr>
            <w:tcW w:w="2217" w:type="dxa"/>
          </w:tcPr>
          <w:p w14:paraId="3AC2EDFF" w14:textId="77777777" w:rsidR="00CE0E58" w:rsidRDefault="00CE0E58" w:rsidP="00A45B1C">
            <w:pPr>
              <w:pStyle w:val="Tabletext"/>
              <w:jc w:val="center"/>
              <w:rPr>
                <w:sz w:val="18"/>
              </w:rPr>
            </w:pPr>
            <w:r>
              <w:rPr>
                <w:sz w:val="18"/>
              </w:rPr>
              <w:t>LHCP</w:t>
            </w:r>
          </w:p>
        </w:tc>
        <w:tc>
          <w:tcPr>
            <w:tcW w:w="3806" w:type="dxa"/>
            <w:gridSpan w:val="3"/>
          </w:tcPr>
          <w:p w14:paraId="6331267A" w14:textId="77777777" w:rsidR="00CE0E58" w:rsidRDefault="00CE0E58" w:rsidP="00A45B1C">
            <w:pPr>
              <w:pStyle w:val="Tabletext"/>
              <w:jc w:val="center"/>
              <w:rPr>
                <w:sz w:val="18"/>
              </w:rPr>
            </w:pPr>
            <w:r>
              <w:rPr>
                <w:sz w:val="18"/>
              </w:rPr>
              <w:t>RHCP</w:t>
            </w:r>
          </w:p>
        </w:tc>
      </w:tr>
      <w:tr w:rsidR="00CE0E58" w14:paraId="3C3AD262" w14:textId="77777777" w:rsidTr="0056075E">
        <w:trPr>
          <w:cantSplit/>
          <w:trHeight w:val="160"/>
          <w:jc w:val="center"/>
        </w:trPr>
        <w:tc>
          <w:tcPr>
            <w:tcW w:w="2283" w:type="dxa"/>
          </w:tcPr>
          <w:p w14:paraId="1C12A40A" w14:textId="77777777" w:rsidR="00CE0E58" w:rsidRDefault="00CE0E58" w:rsidP="00A45B1C">
            <w:pPr>
              <w:pStyle w:val="Tabletext"/>
              <w:spacing w:line="200" w:lineRule="exact"/>
              <w:rPr>
                <w:sz w:val="18"/>
                <w:lang w:val="fr-CH"/>
              </w:rPr>
            </w:pPr>
            <w:r>
              <w:rPr>
                <w:sz w:val="18"/>
                <w:lang w:val="fr-CH"/>
              </w:rPr>
              <w:t xml:space="preserve">Satellite </w:t>
            </w:r>
            <w:proofErr w:type="spellStart"/>
            <w:r>
              <w:rPr>
                <w:sz w:val="18"/>
                <w:lang w:val="fr-CH"/>
              </w:rPr>
              <w:t>Rx</w:t>
            </w:r>
            <w:proofErr w:type="spellEnd"/>
            <w:r>
              <w:rPr>
                <w:sz w:val="18"/>
                <w:lang w:val="fr-CH"/>
              </w:rPr>
              <w:t xml:space="preserve"> </w:t>
            </w:r>
            <w:r>
              <w:rPr>
                <w:i/>
                <w:iCs/>
                <w:sz w:val="18"/>
                <w:lang w:val="fr-CH"/>
              </w:rPr>
              <w:t>G</w:t>
            </w:r>
            <w:r>
              <w:rPr>
                <w:sz w:val="18"/>
                <w:lang w:val="fr-CH"/>
              </w:rPr>
              <w:t>/</w:t>
            </w:r>
            <w:r>
              <w:rPr>
                <w:i/>
                <w:iCs/>
                <w:sz w:val="18"/>
                <w:lang w:val="fr-CH"/>
              </w:rPr>
              <w:t>T</w:t>
            </w:r>
            <w:r>
              <w:rPr>
                <w:sz w:val="18"/>
                <w:lang w:val="fr-CH"/>
              </w:rPr>
              <w:t xml:space="preserve"> (dB(K</w:t>
            </w:r>
            <w:r>
              <w:rPr>
                <w:sz w:val="18"/>
                <w:vertAlign w:val="superscript"/>
                <w:lang w:val="fr-CH"/>
              </w:rPr>
              <w:t>–1</w:t>
            </w:r>
            <w:r>
              <w:rPr>
                <w:sz w:val="18"/>
                <w:lang w:val="fr-CH"/>
              </w:rPr>
              <w:t>))</w:t>
            </w:r>
          </w:p>
        </w:tc>
        <w:tc>
          <w:tcPr>
            <w:tcW w:w="1834" w:type="dxa"/>
          </w:tcPr>
          <w:p w14:paraId="122BD2F3" w14:textId="77777777" w:rsidR="00CE0E58" w:rsidRDefault="00CE0E58" w:rsidP="00A45B1C">
            <w:pPr>
              <w:pStyle w:val="Tabletext"/>
              <w:spacing w:line="200" w:lineRule="exact"/>
              <w:jc w:val="center"/>
              <w:rPr>
                <w:sz w:val="18"/>
              </w:rPr>
            </w:pPr>
            <w:r>
              <w:rPr>
                <w:sz w:val="18"/>
                <w:lang w:val="en-US"/>
              </w:rPr>
              <w:t>−</w:t>
            </w:r>
            <w:r>
              <w:rPr>
                <w:sz w:val="18"/>
              </w:rPr>
              <w:t>22.9</w:t>
            </w:r>
          </w:p>
        </w:tc>
        <w:tc>
          <w:tcPr>
            <w:tcW w:w="2246" w:type="dxa"/>
          </w:tcPr>
          <w:p w14:paraId="36487A69" w14:textId="77777777" w:rsidR="00CE0E58" w:rsidRDefault="00CE0E58" w:rsidP="00A45B1C">
            <w:pPr>
              <w:pStyle w:val="Tabletext"/>
              <w:spacing w:line="200" w:lineRule="exact"/>
              <w:jc w:val="center"/>
              <w:rPr>
                <w:sz w:val="18"/>
              </w:rPr>
            </w:pPr>
            <w:r>
              <w:rPr>
                <w:sz w:val="18"/>
                <w:lang w:val="en-US"/>
              </w:rPr>
              <w:t>−</w:t>
            </w:r>
            <w:r>
              <w:rPr>
                <w:sz w:val="18"/>
              </w:rPr>
              <w:t>33.3</w:t>
            </w:r>
          </w:p>
        </w:tc>
        <w:tc>
          <w:tcPr>
            <w:tcW w:w="1789" w:type="dxa"/>
          </w:tcPr>
          <w:p w14:paraId="158CE896" w14:textId="77777777" w:rsidR="00CE0E58" w:rsidRDefault="00CE0E58" w:rsidP="00A45B1C">
            <w:pPr>
              <w:pStyle w:val="Tabletext"/>
              <w:spacing w:line="200" w:lineRule="exact"/>
              <w:jc w:val="center"/>
              <w:rPr>
                <w:sz w:val="18"/>
              </w:rPr>
            </w:pPr>
            <w:r>
              <w:rPr>
                <w:sz w:val="18"/>
                <w:lang w:val="en-US"/>
              </w:rPr>
              <w:t>−</w:t>
            </w:r>
            <w:r>
              <w:rPr>
                <w:sz w:val="18"/>
              </w:rPr>
              <w:t>30</w:t>
            </w:r>
          </w:p>
        </w:tc>
        <w:tc>
          <w:tcPr>
            <w:tcW w:w="2217" w:type="dxa"/>
          </w:tcPr>
          <w:p w14:paraId="59C37F2F" w14:textId="77777777" w:rsidR="00CE0E58" w:rsidRDefault="00CE0E58" w:rsidP="00A45B1C">
            <w:pPr>
              <w:pStyle w:val="Tabletext"/>
              <w:spacing w:line="200" w:lineRule="exact"/>
              <w:jc w:val="center"/>
              <w:rPr>
                <w:sz w:val="18"/>
              </w:rPr>
            </w:pPr>
            <w:r>
              <w:rPr>
                <w:sz w:val="18"/>
                <w:lang w:val="en-US"/>
              </w:rPr>
              <w:t>−</w:t>
            </w:r>
            <w:r>
              <w:rPr>
                <w:sz w:val="18"/>
              </w:rPr>
              <w:t>23.1</w:t>
            </w:r>
          </w:p>
        </w:tc>
        <w:tc>
          <w:tcPr>
            <w:tcW w:w="2388" w:type="dxa"/>
            <w:gridSpan w:val="2"/>
          </w:tcPr>
          <w:p w14:paraId="3BF30CDC" w14:textId="77777777" w:rsidR="00CE0E58" w:rsidRDefault="00CE0E58" w:rsidP="00A45B1C">
            <w:pPr>
              <w:pStyle w:val="Tabletext"/>
              <w:spacing w:line="200" w:lineRule="exact"/>
              <w:jc w:val="center"/>
              <w:rPr>
                <w:sz w:val="18"/>
              </w:rPr>
            </w:pPr>
            <w:r>
              <w:rPr>
                <w:i/>
                <w:iCs/>
                <w:sz w:val="18"/>
              </w:rPr>
              <w:t>T</w:t>
            </w:r>
            <w:r>
              <w:rPr>
                <w:sz w:val="18"/>
              </w:rPr>
              <w:t xml:space="preserve"> </w:t>
            </w:r>
            <w:r>
              <w:rPr>
                <w:rFonts w:ascii="Symbol" w:hAnsi="Symbol"/>
                <w:sz w:val="18"/>
              </w:rPr>
              <w:t></w:t>
            </w:r>
            <w:r>
              <w:rPr>
                <w:sz w:val="18"/>
              </w:rPr>
              <w:t xml:space="preserve"> 940 K</w:t>
            </w:r>
          </w:p>
        </w:tc>
        <w:tc>
          <w:tcPr>
            <w:tcW w:w="1418" w:type="dxa"/>
          </w:tcPr>
          <w:p w14:paraId="76412524" w14:textId="77777777" w:rsidR="00CE0E58" w:rsidRDefault="00CE0E58" w:rsidP="00A45B1C">
            <w:pPr>
              <w:pStyle w:val="Tabletext"/>
              <w:spacing w:line="200" w:lineRule="exact"/>
              <w:jc w:val="center"/>
              <w:rPr>
                <w:sz w:val="18"/>
              </w:rPr>
            </w:pPr>
            <w:r>
              <w:rPr>
                <w:sz w:val="18"/>
                <w:lang w:val="en-US"/>
              </w:rPr>
              <w:t>−</w:t>
            </w:r>
            <w:r>
              <w:rPr>
                <w:sz w:val="18"/>
              </w:rPr>
              <w:t>20.4</w:t>
            </w:r>
          </w:p>
        </w:tc>
      </w:tr>
      <w:tr w:rsidR="00CE0E58" w14:paraId="09B21E84" w14:textId="77777777" w:rsidTr="0056075E">
        <w:trPr>
          <w:cantSplit/>
          <w:trHeight w:val="160"/>
          <w:jc w:val="center"/>
        </w:trPr>
        <w:tc>
          <w:tcPr>
            <w:tcW w:w="2283" w:type="dxa"/>
          </w:tcPr>
          <w:p w14:paraId="37A5E0A1" w14:textId="77777777" w:rsidR="00CE0E58" w:rsidRDefault="00CE0E58" w:rsidP="00A45B1C">
            <w:pPr>
              <w:pStyle w:val="Tabletext"/>
              <w:rPr>
                <w:sz w:val="18"/>
              </w:rPr>
            </w:pPr>
            <w:r>
              <w:rPr>
                <w:sz w:val="18"/>
              </w:rPr>
              <w:t>Maximum Rx antenna gain (</w:t>
            </w:r>
            <w:proofErr w:type="spellStart"/>
            <w:r>
              <w:rPr>
                <w:sz w:val="18"/>
              </w:rPr>
              <w:t>dBi</w:t>
            </w:r>
            <w:proofErr w:type="spellEnd"/>
            <w:r>
              <w:rPr>
                <w:sz w:val="18"/>
              </w:rPr>
              <w:t>)</w:t>
            </w:r>
          </w:p>
        </w:tc>
        <w:tc>
          <w:tcPr>
            <w:tcW w:w="1834" w:type="dxa"/>
          </w:tcPr>
          <w:p w14:paraId="71A750F5" w14:textId="77777777" w:rsidR="00CE0E58" w:rsidRDefault="00CE0E58" w:rsidP="00A45B1C">
            <w:pPr>
              <w:pStyle w:val="Tabletext"/>
              <w:jc w:val="center"/>
              <w:rPr>
                <w:sz w:val="18"/>
              </w:rPr>
            </w:pPr>
            <w:r>
              <w:rPr>
                <w:sz w:val="18"/>
              </w:rPr>
              <w:t>16</w:t>
            </w:r>
          </w:p>
        </w:tc>
        <w:tc>
          <w:tcPr>
            <w:tcW w:w="2246" w:type="dxa"/>
          </w:tcPr>
          <w:p w14:paraId="3AD9CA5B" w14:textId="77777777" w:rsidR="00CE0E58" w:rsidRDefault="00CE0E58" w:rsidP="00A45B1C">
            <w:pPr>
              <w:pStyle w:val="Tabletext"/>
              <w:jc w:val="center"/>
              <w:rPr>
                <w:sz w:val="18"/>
              </w:rPr>
            </w:pPr>
            <w:r>
              <w:rPr>
                <w:sz w:val="18"/>
              </w:rPr>
              <w:t>0, RHCP</w:t>
            </w:r>
          </w:p>
        </w:tc>
        <w:tc>
          <w:tcPr>
            <w:tcW w:w="1789" w:type="dxa"/>
          </w:tcPr>
          <w:p w14:paraId="5034C891" w14:textId="77777777" w:rsidR="00CE0E58" w:rsidRDefault="00CE0E58" w:rsidP="00A45B1C">
            <w:pPr>
              <w:pStyle w:val="Tabletext"/>
              <w:jc w:val="center"/>
              <w:rPr>
                <w:sz w:val="18"/>
              </w:rPr>
            </w:pPr>
            <w:r>
              <w:rPr>
                <w:sz w:val="18"/>
              </w:rPr>
              <w:t>0</w:t>
            </w:r>
          </w:p>
        </w:tc>
        <w:tc>
          <w:tcPr>
            <w:tcW w:w="2217" w:type="dxa"/>
          </w:tcPr>
          <w:p w14:paraId="13FF55C5" w14:textId="77777777" w:rsidR="00CE0E58" w:rsidRDefault="00CE0E58" w:rsidP="00A45B1C">
            <w:pPr>
              <w:pStyle w:val="Tabletext"/>
              <w:jc w:val="center"/>
              <w:rPr>
                <w:sz w:val="18"/>
              </w:rPr>
            </w:pPr>
            <w:r>
              <w:rPr>
                <w:sz w:val="18"/>
              </w:rPr>
              <w:t>5.7</w:t>
            </w:r>
          </w:p>
        </w:tc>
        <w:tc>
          <w:tcPr>
            <w:tcW w:w="2388" w:type="dxa"/>
            <w:gridSpan w:val="2"/>
          </w:tcPr>
          <w:p w14:paraId="458A1A0B" w14:textId="77777777" w:rsidR="00CE0E58" w:rsidRDefault="00CE0E58" w:rsidP="00A45B1C">
            <w:pPr>
              <w:pStyle w:val="Tabletext"/>
              <w:jc w:val="center"/>
              <w:rPr>
                <w:sz w:val="18"/>
                <w:lang w:val="en-US"/>
              </w:rPr>
            </w:pPr>
            <w:r>
              <w:rPr>
                <w:sz w:val="18"/>
                <w:lang w:val="en-US"/>
              </w:rPr>
              <w:t xml:space="preserve">6 maximum, </w:t>
            </w:r>
            <w:proofErr w:type="spellStart"/>
            <w:r>
              <w:rPr>
                <w:sz w:val="18"/>
                <w:lang w:val="en-US"/>
              </w:rPr>
              <w:t>isoflux</w:t>
            </w:r>
            <w:proofErr w:type="spellEnd"/>
            <w:r>
              <w:rPr>
                <w:sz w:val="18"/>
                <w:lang w:val="en-US"/>
              </w:rPr>
              <w:t>,</w:t>
            </w:r>
            <w:r>
              <w:rPr>
                <w:sz w:val="18"/>
                <w:lang w:val="en-US"/>
              </w:rPr>
              <w:br/>
              <w:t>−3 at nadir</w:t>
            </w:r>
          </w:p>
        </w:tc>
        <w:tc>
          <w:tcPr>
            <w:tcW w:w="1418" w:type="dxa"/>
          </w:tcPr>
          <w:p w14:paraId="5E15E9AB" w14:textId="77777777" w:rsidR="00CE0E58" w:rsidRDefault="00CE0E58" w:rsidP="00A45B1C">
            <w:pPr>
              <w:pStyle w:val="Tabletext"/>
              <w:jc w:val="center"/>
              <w:rPr>
                <w:sz w:val="18"/>
                <w:lang w:val="en-US"/>
              </w:rPr>
            </w:pPr>
            <w:r>
              <w:rPr>
                <w:sz w:val="18"/>
                <w:lang w:val="en-US"/>
              </w:rPr>
              <w:t>7</w:t>
            </w:r>
          </w:p>
        </w:tc>
      </w:tr>
      <w:tr w:rsidR="00CE0E58" w14:paraId="4C8B4A38" w14:textId="77777777" w:rsidTr="0056075E">
        <w:trPr>
          <w:cantSplit/>
          <w:trHeight w:val="160"/>
          <w:jc w:val="center"/>
        </w:trPr>
        <w:tc>
          <w:tcPr>
            <w:tcW w:w="2283" w:type="dxa"/>
            <w:tcBorders>
              <w:bottom w:val="single" w:sz="4" w:space="0" w:color="auto"/>
            </w:tcBorders>
          </w:tcPr>
          <w:p w14:paraId="114955D1" w14:textId="77777777" w:rsidR="00CE0E58" w:rsidRDefault="00CE0E58" w:rsidP="00A45B1C">
            <w:pPr>
              <w:pStyle w:val="Tabletext"/>
              <w:spacing w:line="200" w:lineRule="exact"/>
              <w:rPr>
                <w:sz w:val="18"/>
                <w:lang w:val="en-US"/>
              </w:rPr>
            </w:pPr>
            <w:r>
              <w:rPr>
                <w:i/>
                <w:iCs/>
                <w:sz w:val="18"/>
                <w:lang w:val="en-US"/>
              </w:rPr>
              <w:t>C</w:t>
            </w:r>
            <w:r>
              <w:rPr>
                <w:sz w:val="18"/>
                <w:lang w:val="en-US"/>
              </w:rPr>
              <w:t>/(</w:t>
            </w:r>
            <w:r>
              <w:rPr>
                <w:i/>
                <w:iCs/>
                <w:sz w:val="18"/>
                <w:lang w:val="en-US"/>
              </w:rPr>
              <w:t>I</w:t>
            </w:r>
            <w:r>
              <w:rPr>
                <w:sz w:val="18"/>
                <w:lang w:val="en-US"/>
              </w:rPr>
              <w:t xml:space="preserve"> </w:t>
            </w:r>
            <w:r>
              <w:rPr>
                <w:rFonts w:ascii="Symbol" w:hAnsi="Symbol"/>
                <w:sz w:val="18"/>
              </w:rPr>
              <w:t></w:t>
            </w:r>
            <w:r>
              <w:rPr>
                <w:sz w:val="18"/>
                <w:lang w:val="en-US"/>
              </w:rPr>
              <w:t xml:space="preserve"> </w:t>
            </w:r>
            <w:r>
              <w:rPr>
                <w:i/>
                <w:iCs/>
                <w:sz w:val="18"/>
                <w:lang w:val="en-US"/>
              </w:rPr>
              <w:t>N</w:t>
            </w:r>
            <w:r>
              <w:rPr>
                <w:sz w:val="18"/>
                <w:lang w:val="en-US"/>
              </w:rPr>
              <w:t>) (dB)</w:t>
            </w:r>
          </w:p>
        </w:tc>
        <w:tc>
          <w:tcPr>
            <w:tcW w:w="1834" w:type="dxa"/>
            <w:tcBorders>
              <w:bottom w:val="single" w:sz="4" w:space="0" w:color="auto"/>
            </w:tcBorders>
          </w:tcPr>
          <w:p w14:paraId="456DFEAE" w14:textId="77777777" w:rsidR="00CE0E58" w:rsidRDefault="00CE0E58" w:rsidP="00A45B1C">
            <w:pPr>
              <w:pStyle w:val="Tabletext"/>
              <w:spacing w:line="200" w:lineRule="exact"/>
              <w:jc w:val="center"/>
              <w:rPr>
                <w:sz w:val="18"/>
                <w:lang w:val="en-US"/>
              </w:rPr>
            </w:pPr>
            <w:r>
              <w:rPr>
                <w:sz w:val="18"/>
                <w:lang w:val="en-US"/>
              </w:rPr>
              <w:t>8.5</w:t>
            </w:r>
          </w:p>
        </w:tc>
        <w:tc>
          <w:tcPr>
            <w:tcW w:w="2246" w:type="dxa"/>
            <w:tcBorders>
              <w:bottom w:val="single" w:sz="4" w:space="0" w:color="auto"/>
            </w:tcBorders>
          </w:tcPr>
          <w:p w14:paraId="27D02531" w14:textId="77777777" w:rsidR="00CE0E58" w:rsidRDefault="00CE0E58" w:rsidP="00A45B1C">
            <w:pPr>
              <w:pStyle w:val="Tabletext"/>
              <w:spacing w:line="200" w:lineRule="exact"/>
              <w:jc w:val="center"/>
              <w:rPr>
                <w:sz w:val="18"/>
                <w:lang w:val="en-US"/>
              </w:rPr>
            </w:pPr>
            <w:r>
              <w:rPr>
                <w:sz w:val="18"/>
                <w:lang w:val="en-US"/>
              </w:rPr>
              <w:t>10.6</w:t>
            </w:r>
          </w:p>
        </w:tc>
        <w:tc>
          <w:tcPr>
            <w:tcW w:w="1789" w:type="dxa"/>
            <w:tcBorders>
              <w:bottom w:val="single" w:sz="4" w:space="0" w:color="auto"/>
            </w:tcBorders>
          </w:tcPr>
          <w:p w14:paraId="772F8351" w14:textId="77777777" w:rsidR="00CE0E58" w:rsidRDefault="00CE0E58" w:rsidP="00A45B1C">
            <w:pPr>
              <w:pStyle w:val="Tabletext"/>
              <w:spacing w:line="200" w:lineRule="exact"/>
              <w:jc w:val="center"/>
              <w:rPr>
                <w:sz w:val="18"/>
                <w:lang w:val="en-US"/>
              </w:rPr>
            </w:pPr>
            <w:r>
              <w:rPr>
                <w:sz w:val="18"/>
                <w:lang w:val="en-US"/>
              </w:rPr>
              <w:t>8</w:t>
            </w:r>
          </w:p>
        </w:tc>
        <w:tc>
          <w:tcPr>
            <w:tcW w:w="2217" w:type="dxa"/>
            <w:tcBorders>
              <w:bottom w:val="single" w:sz="4" w:space="0" w:color="auto"/>
            </w:tcBorders>
          </w:tcPr>
          <w:p w14:paraId="74CDB54E" w14:textId="77777777" w:rsidR="00CE0E58" w:rsidRDefault="00CE0E58" w:rsidP="00A45B1C">
            <w:pPr>
              <w:pStyle w:val="Tabletext"/>
              <w:spacing w:line="200" w:lineRule="exact"/>
              <w:jc w:val="center"/>
              <w:rPr>
                <w:sz w:val="18"/>
                <w:lang w:val="en-US"/>
              </w:rPr>
            </w:pPr>
            <w:r>
              <w:rPr>
                <w:i/>
                <w:iCs/>
                <w:sz w:val="18"/>
                <w:lang w:val="en-US"/>
              </w:rPr>
              <w:t>C</w:t>
            </w:r>
            <w:r>
              <w:rPr>
                <w:sz w:val="18"/>
                <w:lang w:val="en-US"/>
              </w:rPr>
              <w:t>/(</w:t>
            </w:r>
            <w:r>
              <w:rPr>
                <w:i/>
                <w:iCs/>
                <w:sz w:val="18"/>
                <w:lang w:val="en-US"/>
              </w:rPr>
              <w:t>N</w:t>
            </w:r>
            <w:r>
              <w:rPr>
                <w:sz w:val="18"/>
                <w:vertAlign w:val="subscript"/>
                <w:lang w:val="en-US"/>
              </w:rPr>
              <w:t>0</w:t>
            </w:r>
            <w:r>
              <w:rPr>
                <w:sz w:val="18"/>
                <w:lang w:val="en-US"/>
              </w:rPr>
              <w:t xml:space="preserve"> </w:t>
            </w:r>
            <w:r>
              <w:rPr>
                <w:rFonts w:ascii="Symbol" w:hAnsi="Symbol"/>
                <w:sz w:val="18"/>
              </w:rPr>
              <w:t></w:t>
            </w:r>
            <w:r>
              <w:rPr>
                <w:sz w:val="18"/>
                <w:lang w:val="en-US"/>
              </w:rPr>
              <w:t xml:space="preserve"> </w:t>
            </w:r>
            <w:r>
              <w:rPr>
                <w:i/>
                <w:iCs/>
                <w:sz w:val="18"/>
                <w:lang w:val="en-US"/>
              </w:rPr>
              <w:t>I</w:t>
            </w:r>
            <w:r>
              <w:rPr>
                <w:sz w:val="18"/>
                <w:vertAlign w:val="subscript"/>
                <w:lang w:val="en-US"/>
              </w:rPr>
              <w:t>0</w:t>
            </w:r>
            <w:r>
              <w:rPr>
                <w:sz w:val="18"/>
                <w:lang w:val="en-US"/>
              </w:rPr>
              <w:t xml:space="preserve">) </w:t>
            </w:r>
            <w:r>
              <w:rPr>
                <w:rFonts w:ascii="Symbol" w:hAnsi="Symbol"/>
                <w:sz w:val="18"/>
              </w:rPr>
              <w:t></w:t>
            </w:r>
            <w:r>
              <w:rPr>
                <w:sz w:val="18"/>
                <w:lang w:val="en-US"/>
              </w:rPr>
              <w:t xml:space="preserve"> 42.5 dB(Hz)</w:t>
            </w:r>
          </w:p>
        </w:tc>
        <w:tc>
          <w:tcPr>
            <w:tcW w:w="2388" w:type="dxa"/>
            <w:gridSpan w:val="2"/>
            <w:tcBorders>
              <w:bottom w:val="single" w:sz="4" w:space="0" w:color="auto"/>
            </w:tcBorders>
          </w:tcPr>
          <w:p w14:paraId="12B16D58" w14:textId="77777777" w:rsidR="00CE0E58" w:rsidRDefault="00CE0E58" w:rsidP="00A45B1C">
            <w:pPr>
              <w:pStyle w:val="Tabletext"/>
              <w:spacing w:line="200" w:lineRule="exact"/>
              <w:jc w:val="center"/>
              <w:rPr>
                <w:sz w:val="18"/>
                <w:lang w:val="en-US"/>
              </w:rPr>
            </w:pPr>
            <w:r>
              <w:rPr>
                <w:i/>
                <w:iCs/>
                <w:caps/>
                <w:sz w:val="18"/>
                <w:lang w:val="en-US"/>
              </w:rPr>
              <w:t>E</w:t>
            </w:r>
            <w:r>
              <w:rPr>
                <w:i/>
                <w:iCs/>
                <w:sz w:val="18"/>
                <w:vertAlign w:val="subscript"/>
                <w:lang w:val="en-US"/>
              </w:rPr>
              <w:t>b</w:t>
            </w:r>
            <w:r>
              <w:rPr>
                <w:rFonts w:ascii="Tms Rmn" w:hAnsi="Tms Rmn"/>
                <w:i/>
                <w:iCs/>
                <w:sz w:val="12"/>
                <w:vertAlign w:val="subscript"/>
                <w:lang w:val="en-US"/>
              </w:rPr>
              <w:t> </w:t>
            </w:r>
            <w:r>
              <w:rPr>
                <w:caps/>
                <w:sz w:val="18"/>
                <w:lang w:val="en-US"/>
              </w:rPr>
              <w:t>/</w:t>
            </w:r>
            <w:r>
              <w:rPr>
                <w:i/>
                <w:iCs/>
                <w:caps/>
                <w:sz w:val="18"/>
                <w:lang w:val="en-US"/>
              </w:rPr>
              <w:t>N</w:t>
            </w:r>
            <w:r>
              <w:rPr>
                <w:sz w:val="18"/>
                <w:vertAlign w:val="subscript"/>
                <w:lang w:val="en-US"/>
              </w:rPr>
              <w:t>0</w:t>
            </w:r>
            <w:r>
              <w:rPr>
                <w:caps/>
                <w:sz w:val="18"/>
                <w:lang w:val="en-US"/>
              </w:rPr>
              <w:t xml:space="preserve"> </w:t>
            </w:r>
            <w:r>
              <w:rPr>
                <w:rFonts w:ascii="Symbol" w:hAnsi="Symbol"/>
                <w:caps/>
                <w:sz w:val="18"/>
              </w:rPr>
              <w:t></w:t>
            </w:r>
            <w:r>
              <w:rPr>
                <w:caps/>
                <w:sz w:val="18"/>
                <w:lang w:val="en-US"/>
              </w:rPr>
              <w:t xml:space="preserve"> </w:t>
            </w:r>
            <w:r>
              <w:rPr>
                <w:sz w:val="18"/>
                <w:lang w:val="en-US"/>
              </w:rPr>
              <w:t>13.5 dB</w:t>
            </w:r>
          </w:p>
        </w:tc>
        <w:tc>
          <w:tcPr>
            <w:tcW w:w="1418" w:type="dxa"/>
            <w:tcBorders>
              <w:bottom w:val="single" w:sz="4" w:space="0" w:color="auto"/>
            </w:tcBorders>
          </w:tcPr>
          <w:p w14:paraId="3BBC941F" w14:textId="77777777" w:rsidR="00CE0E58" w:rsidRDefault="00CE0E58" w:rsidP="00A45B1C">
            <w:pPr>
              <w:pStyle w:val="Tabletext"/>
              <w:spacing w:line="200" w:lineRule="exact"/>
              <w:jc w:val="center"/>
              <w:rPr>
                <w:sz w:val="18"/>
                <w:lang w:val="en-US"/>
              </w:rPr>
            </w:pPr>
            <w:r>
              <w:rPr>
                <w:i/>
                <w:iCs/>
                <w:caps/>
                <w:sz w:val="18"/>
                <w:lang w:val="en-US"/>
              </w:rPr>
              <w:t>E</w:t>
            </w:r>
            <w:r>
              <w:rPr>
                <w:i/>
                <w:iCs/>
                <w:sz w:val="18"/>
                <w:vertAlign w:val="subscript"/>
                <w:lang w:val="en-US"/>
              </w:rPr>
              <w:t>b</w:t>
            </w:r>
            <w:r>
              <w:rPr>
                <w:rFonts w:ascii="Tms Rmn" w:hAnsi="Tms Rmn"/>
                <w:i/>
                <w:iCs/>
                <w:sz w:val="12"/>
                <w:vertAlign w:val="subscript"/>
                <w:lang w:val="en-US"/>
              </w:rPr>
              <w:t> </w:t>
            </w:r>
            <w:r>
              <w:rPr>
                <w:caps/>
                <w:sz w:val="18"/>
                <w:lang w:val="en-US"/>
              </w:rPr>
              <w:t>/</w:t>
            </w:r>
            <w:r>
              <w:rPr>
                <w:i/>
                <w:iCs/>
                <w:caps/>
                <w:sz w:val="18"/>
                <w:lang w:val="en-US"/>
              </w:rPr>
              <w:t>N</w:t>
            </w:r>
            <w:r>
              <w:rPr>
                <w:sz w:val="18"/>
                <w:vertAlign w:val="subscript"/>
                <w:lang w:val="en-US"/>
              </w:rPr>
              <w:t>0</w:t>
            </w:r>
            <w:r>
              <w:rPr>
                <w:caps/>
                <w:sz w:val="18"/>
                <w:lang w:val="en-US"/>
              </w:rPr>
              <w:t xml:space="preserve"> </w:t>
            </w:r>
            <w:r>
              <w:rPr>
                <w:rFonts w:ascii="Symbol" w:hAnsi="Symbol"/>
                <w:caps/>
                <w:sz w:val="18"/>
              </w:rPr>
              <w:t></w:t>
            </w:r>
            <w:r>
              <w:rPr>
                <w:caps/>
                <w:sz w:val="18"/>
                <w:lang w:val="en-US"/>
              </w:rPr>
              <w:t xml:space="preserve"> </w:t>
            </w:r>
            <w:r>
              <w:rPr>
                <w:sz w:val="18"/>
                <w:lang w:val="en-US"/>
              </w:rPr>
              <w:t>13.4 dB</w:t>
            </w:r>
          </w:p>
        </w:tc>
      </w:tr>
      <w:tr w:rsidR="00CE0E58" w:rsidRPr="001316E2" w14:paraId="7BF578FA" w14:textId="77777777" w:rsidTr="0056075E">
        <w:trPr>
          <w:cantSplit/>
          <w:trHeight w:val="160"/>
          <w:jc w:val="center"/>
        </w:trPr>
        <w:tc>
          <w:tcPr>
            <w:tcW w:w="14175" w:type="dxa"/>
            <w:gridSpan w:val="8"/>
            <w:tcBorders>
              <w:left w:val="nil"/>
              <w:bottom w:val="nil"/>
              <w:right w:val="nil"/>
            </w:tcBorders>
          </w:tcPr>
          <w:p w14:paraId="16AB21D6" w14:textId="77777777" w:rsidR="00CE0E58" w:rsidRPr="0094199F" w:rsidRDefault="00CE0E58" w:rsidP="0094199F">
            <w:pPr>
              <w:pStyle w:val="Tabletext"/>
              <w:rPr>
                <w:sz w:val="18"/>
                <w:szCs w:val="18"/>
                <w:lang w:val="en-US"/>
              </w:rPr>
            </w:pPr>
            <w:r w:rsidRPr="0094199F">
              <w:rPr>
                <w:sz w:val="18"/>
                <w:szCs w:val="18"/>
                <w:vertAlign w:val="superscript"/>
                <w:lang w:val="en-US"/>
              </w:rPr>
              <w:t>(1)</w:t>
            </w:r>
            <w:r w:rsidRPr="0094199F">
              <w:rPr>
                <w:sz w:val="18"/>
                <w:szCs w:val="18"/>
                <w:lang w:val="en-US"/>
              </w:rPr>
              <w:tab/>
              <w:t>MSS networks using dynamic channel assignment techniques, such as those described in Recommendation ITU-R M.1039.</w:t>
            </w:r>
          </w:p>
          <w:p w14:paraId="3E3DB9E7" w14:textId="77777777" w:rsidR="00CE0E58" w:rsidRPr="0094199F" w:rsidRDefault="00CE0E58" w:rsidP="0094199F">
            <w:pPr>
              <w:pStyle w:val="Tabletext"/>
              <w:rPr>
                <w:sz w:val="18"/>
                <w:szCs w:val="18"/>
                <w:lang w:val="en-US"/>
              </w:rPr>
            </w:pPr>
            <w:r w:rsidRPr="0094199F">
              <w:rPr>
                <w:sz w:val="18"/>
                <w:szCs w:val="18"/>
                <w:lang w:val="en-US"/>
              </w:rPr>
              <w:t>GMSK:</w:t>
            </w:r>
            <w:r w:rsidRPr="0094199F">
              <w:rPr>
                <w:sz w:val="18"/>
                <w:szCs w:val="18"/>
                <w:lang w:val="en-US"/>
              </w:rPr>
              <w:tab/>
              <w:t>Gaussian filtered MSK.</w:t>
            </w:r>
          </w:p>
          <w:p w14:paraId="61119E5E" w14:textId="77777777" w:rsidR="00CE0E58" w:rsidRDefault="00CE0E58" w:rsidP="0094199F">
            <w:pPr>
              <w:pStyle w:val="Tabletext"/>
              <w:rPr>
                <w:lang w:val="en-US"/>
              </w:rPr>
            </w:pPr>
            <w:r w:rsidRPr="0094199F">
              <w:rPr>
                <w:sz w:val="18"/>
                <w:szCs w:val="18"/>
                <w:lang w:val="en-US"/>
              </w:rPr>
              <w:t>SDPSK:</w:t>
            </w:r>
            <w:r w:rsidRPr="0094199F">
              <w:rPr>
                <w:sz w:val="18"/>
                <w:szCs w:val="18"/>
                <w:lang w:val="en-US"/>
              </w:rPr>
              <w:tab/>
              <w:t>Symmetrical differential PSK.</w:t>
            </w:r>
          </w:p>
        </w:tc>
      </w:tr>
    </w:tbl>
    <w:p w14:paraId="132F0031" w14:textId="77777777" w:rsidR="00CE0E58" w:rsidRDefault="00CE0E58" w:rsidP="00183118">
      <w:pPr>
        <w:pStyle w:val="Tablefin"/>
      </w:pPr>
    </w:p>
    <w:p w14:paraId="0D270489" w14:textId="3954B4AE" w:rsidR="00CE0E58" w:rsidRDefault="007E4318" w:rsidP="007E4318">
      <w:pPr>
        <w:jc w:val="center"/>
        <w:rPr>
          <w:lang w:val="en-US"/>
        </w:rPr>
      </w:pPr>
      <w:r>
        <w:rPr>
          <w:lang w:val="en-US"/>
        </w:rPr>
        <w:t>_______________</w:t>
      </w:r>
    </w:p>
    <w:bookmarkEnd w:id="406"/>
    <w:sectPr w:rsidR="00CE0E58" w:rsidSect="00CE0E58">
      <w:headerReference w:type="default" r:id="rId23"/>
      <w:footerReference w:type="default" r:id="rId24"/>
      <w:headerReference w:type="first" r:id="rId25"/>
      <w:footerReference w:type="first" r:id="rId26"/>
      <w:pgSz w:w="16834" w:h="11907" w:orient="landscape"/>
      <w:pgMar w:top="1134" w:right="1418" w:bottom="1134" w:left="1418" w:header="720" w:footer="720" w:gutter="0"/>
      <w:paperSrc w:first="15" w:other="1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32FA81" w14:textId="77777777" w:rsidR="003A2817" w:rsidRDefault="003A2817">
      <w:r>
        <w:separator/>
      </w:r>
    </w:p>
  </w:endnote>
  <w:endnote w:type="continuationSeparator" w:id="0">
    <w:p w14:paraId="4B8A7600" w14:textId="77777777" w:rsidR="003A2817" w:rsidRDefault="003A2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UI Gothic">
    <w:panose1 w:val="020B0600070205080204"/>
    <w:charset w:val="80"/>
    <w:family w:val="swiss"/>
    <w:pitch w:val="variable"/>
    <w:sig w:usb0="E00002FF" w:usb1="6AC7FDFB" w:usb2="08000012" w:usb3="00000000" w:csb0="0002009F" w:csb1="00000000"/>
  </w:font>
  <w:font w:name="LMMNHP+BookmanOldStyle">
    <w:altName w:val="Bookman Old Style"/>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plified Arabic">
    <w:panose1 w:val="02020603050405020304"/>
    <w:charset w:val="00"/>
    <w:family w:val="roman"/>
    <w:pitch w:val="variable"/>
    <w:sig w:usb0="00002003" w:usb1="00000000" w:usb2="00000000" w:usb3="00000000" w:csb0="00000041" w:csb1="00000000"/>
  </w:font>
  <w:font w:name="Helvetica-Light">
    <w:altName w:val="Arial Unicode MS"/>
    <w:panose1 w:val="00000000000000000000"/>
    <w:charset w:val="00"/>
    <w:family w:val="swiss"/>
    <w:notTrueType/>
    <w:pitch w:val="default"/>
    <w:sig w:usb0="00000000" w:usb1="09060000" w:usb2="00000010" w:usb3="00000000" w:csb0="00080001" w:csb1="00000000"/>
  </w:font>
  <w:font w:name="Tms Rmn">
    <w:altName w:val="Times New Roma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66E87" w14:textId="1D533D53" w:rsidR="00CE0E58" w:rsidRPr="00E8684F" w:rsidRDefault="00CE0E58" w:rsidP="00E8684F">
    <w:pPr>
      <w:pStyle w:val="Footer"/>
    </w:pPr>
    <w:r>
      <w:fldChar w:fldCharType="begin"/>
    </w:r>
    <w:r>
      <w:instrText xml:space="preserve"> FILENAME \p \* MERGEFORMAT </w:instrText>
    </w:r>
    <w:r>
      <w:fldChar w:fldCharType="separate"/>
    </w:r>
    <w:r w:rsidRPr="00CE0E58">
      <w:rPr>
        <w:lang w:val="en-US"/>
      </w:rPr>
      <w:t>M</w:t>
    </w:r>
    <w:r>
      <w:t>:\BRSGD\TEXT2023\SG04\WP4C\100\184e.docx</w:t>
    </w:r>
    <w:r>
      <w:fldChar w:fldCharType="end"/>
    </w:r>
    <w:r>
      <w:t xml:space="preserve"> ( )</w:t>
    </w:r>
    <w:r w:rsidRPr="002F7CB3">
      <w:rPr>
        <w:lang w:val="en-US"/>
      </w:rPr>
      <w:tab/>
    </w:r>
    <w:r>
      <w:fldChar w:fldCharType="begin"/>
    </w:r>
    <w:r>
      <w:instrText xml:space="preserve"> savedate \@ dd.MM.yy </w:instrText>
    </w:r>
    <w:r>
      <w:fldChar w:fldCharType="separate"/>
    </w:r>
    <w:r>
      <w:t>01.10.24</w:t>
    </w:r>
    <w:r>
      <w:fldChar w:fldCharType="end"/>
    </w:r>
    <w:r w:rsidRPr="002F7CB3">
      <w:rPr>
        <w:lang w:val="en-US"/>
      </w:rPr>
      <w:tab/>
    </w:r>
    <w:r>
      <w:fldChar w:fldCharType="begin"/>
    </w:r>
    <w:r>
      <w:instrText xml:space="preserve"> printdate \@ dd.MM.yy </w:instrText>
    </w:r>
    <w:r>
      <w:fldChar w:fldCharType="separate"/>
    </w:r>
    <w:r>
      <w:t>21.02.08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0D47BB" w14:textId="1D645027" w:rsidR="00CE0E58" w:rsidRPr="00E8684F" w:rsidRDefault="00CE0E58" w:rsidP="00E8684F">
    <w:pPr>
      <w:pStyle w:val="Footer"/>
    </w:pPr>
    <w:r>
      <w:fldChar w:fldCharType="begin"/>
    </w:r>
    <w:r>
      <w:instrText xml:space="preserve"> FILENAME \p \* MERGEFORMAT </w:instrText>
    </w:r>
    <w:r>
      <w:fldChar w:fldCharType="separate"/>
    </w:r>
    <w:r w:rsidRPr="00CE0E58">
      <w:rPr>
        <w:lang w:val="en-US"/>
      </w:rPr>
      <w:t>M</w:t>
    </w:r>
    <w:r>
      <w:t>:\BRSGD\TEXT2023\SG04\WP4C\100\184e.docx</w:t>
    </w:r>
    <w:r>
      <w:fldChar w:fldCharType="end"/>
    </w:r>
    <w:r>
      <w:t xml:space="preserve"> ( )</w:t>
    </w:r>
    <w:r w:rsidRPr="002F7CB3">
      <w:rPr>
        <w:lang w:val="en-US"/>
      </w:rPr>
      <w:tab/>
    </w:r>
    <w:r>
      <w:fldChar w:fldCharType="begin"/>
    </w:r>
    <w:r>
      <w:instrText xml:space="preserve"> savedate \@ dd.MM.yy </w:instrText>
    </w:r>
    <w:r>
      <w:fldChar w:fldCharType="separate"/>
    </w:r>
    <w:r>
      <w:t>01.10.24</w:t>
    </w:r>
    <w:r>
      <w:fldChar w:fldCharType="end"/>
    </w:r>
    <w:r w:rsidRPr="002F7CB3">
      <w:rPr>
        <w:lang w:val="en-US"/>
      </w:rPr>
      <w:tab/>
    </w:r>
    <w:r>
      <w:fldChar w:fldCharType="begin"/>
    </w:r>
    <w:r>
      <w:instrText xml:space="preserve"> printdate \@ dd.MM.yy </w:instrText>
    </w:r>
    <w:r>
      <w:fldChar w:fldCharType="separate"/>
    </w:r>
    <w:r>
      <w:t>21.02.08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7BE5F" w14:textId="2EE83558" w:rsidR="00CE0E58" w:rsidRPr="00E8684F" w:rsidRDefault="00CE0E58" w:rsidP="00E8684F">
    <w:pPr>
      <w:pStyle w:val="Footer"/>
    </w:pPr>
    <w:r>
      <w:fldChar w:fldCharType="begin"/>
    </w:r>
    <w:r>
      <w:instrText xml:space="preserve"> FILENAME \p \* MERGEFORMAT </w:instrText>
    </w:r>
    <w:r>
      <w:fldChar w:fldCharType="separate"/>
    </w:r>
    <w:r w:rsidRPr="00CE0E58">
      <w:rPr>
        <w:lang w:val="en-US"/>
      </w:rPr>
      <w:t>M</w:t>
    </w:r>
    <w:r>
      <w:t>:\BRSGD\TEXT2023\SG04\WP4C\100\184e.docx</w:t>
    </w:r>
    <w:r>
      <w:fldChar w:fldCharType="end"/>
    </w:r>
    <w:r>
      <w:t xml:space="preserve"> ( )</w:t>
    </w:r>
    <w:r w:rsidRPr="002F7CB3">
      <w:rPr>
        <w:lang w:val="en-US"/>
      </w:rPr>
      <w:tab/>
    </w:r>
    <w:r>
      <w:fldChar w:fldCharType="begin"/>
    </w:r>
    <w:r>
      <w:instrText xml:space="preserve"> savedate \@ dd.MM.yy </w:instrText>
    </w:r>
    <w:r>
      <w:fldChar w:fldCharType="separate"/>
    </w:r>
    <w:r>
      <w:t>01.10.24</w:t>
    </w:r>
    <w:r>
      <w:fldChar w:fldCharType="end"/>
    </w:r>
    <w:r w:rsidRPr="002F7CB3">
      <w:rPr>
        <w:lang w:val="en-US"/>
      </w:rPr>
      <w:tab/>
    </w:r>
    <w:r>
      <w:fldChar w:fldCharType="begin"/>
    </w:r>
    <w:r>
      <w:instrText xml:space="preserve"> printdate \@ dd.MM.yy </w:instrText>
    </w:r>
    <w:r>
      <w:fldChar w:fldCharType="separate"/>
    </w:r>
    <w:r>
      <w:t>21.02.08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3EA9F6" w14:textId="5DAC1D2D" w:rsidR="00CE0E58" w:rsidRPr="00E8684F" w:rsidRDefault="00CE0E58" w:rsidP="00E8684F">
    <w:pPr>
      <w:pStyle w:val="Footer"/>
    </w:pPr>
    <w:r>
      <w:fldChar w:fldCharType="begin"/>
    </w:r>
    <w:r>
      <w:instrText xml:space="preserve"> FILENAME \p \* MERGEFORMAT </w:instrText>
    </w:r>
    <w:r>
      <w:fldChar w:fldCharType="separate"/>
    </w:r>
    <w:r w:rsidRPr="00CE0E58">
      <w:rPr>
        <w:lang w:val="en-US"/>
      </w:rPr>
      <w:t>M</w:t>
    </w:r>
    <w:r>
      <w:t>:\BRSGD\TEXT2023\SG04\WP4C\100\184e.docx</w:t>
    </w:r>
    <w:r>
      <w:fldChar w:fldCharType="end"/>
    </w:r>
    <w:r>
      <w:t xml:space="preserve"> ( )</w:t>
    </w:r>
    <w:r w:rsidRPr="002F7CB3">
      <w:rPr>
        <w:lang w:val="en-US"/>
      </w:rPr>
      <w:tab/>
    </w:r>
    <w:r>
      <w:fldChar w:fldCharType="begin"/>
    </w:r>
    <w:r>
      <w:instrText xml:space="preserve"> savedate \@ dd.MM.yy </w:instrText>
    </w:r>
    <w:r>
      <w:fldChar w:fldCharType="separate"/>
    </w:r>
    <w:r>
      <w:t>01.10.24</w:t>
    </w:r>
    <w:r>
      <w:fldChar w:fldCharType="end"/>
    </w:r>
    <w:r w:rsidRPr="002F7CB3">
      <w:rPr>
        <w:lang w:val="en-US"/>
      </w:rPr>
      <w:tab/>
    </w:r>
    <w:r>
      <w:fldChar w:fldCharType="begin"/>
    </w:r>
    <w:r>
      <w:instrText xml:space="preserve"> printdate \@ dd.MM.yy </w:instrText>
    </w:r>
    <w:r>
      <w:fldChar w:fldCharType="separate"/>
    </w:r>
    <w:r>
      <w:t>21.02.08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D9268B" w14:textId="0DBAE2E1" w:rsidR="00FA124A" w:rsidRPr="002F7CB3" w:rsidRDefault="009C185B">
    <w:pPr>
      <w:pStyle w:val="Footer"/>
      <w:rPr>
        <w:lang w:val="en-US"/>
      </w:rPr>
    </w:pPr>
    <w:fldSimple w:instr=" FILENAME \p \* MERGEFORMAT ">
      <w:r w:rsidR="00CE0E58" w:rsidRPr="00CE0E58">
        <w:rPr>
          <w:lang w:val="en-US"/>
        </w:rPr>
        <w:t>M</w:t>
      </w:r>
      <w:r w:rsidR="00CE0E58">
        <w:t>:\BRSGD\TEXT2023\SG04\WP4C\100\184e.docx</w:t>
      </w:r>
    </w:fldSimple>
    <w:r w:rsidR="00FA124A">
      <w:t xml:space="preserve"> </w:t>
    </w:r>
    <w:r w:rsidR="00E6257C">
      <w:t>( )</w:t>
    </w:r>
    <w:r w:rsidR="00FA124A" w:rsidRPr="002F7CB3">
      <w:rPr>
        <w:lang w:val="en-US"/>
      </w:rPr>
      <w:tab/>
    </w:r>
    <w:r w:rsidR="00D02712">
      <w:fldChar w:fldCharType="begin"/>
    </w:r>
    <w:r w:rsidR="00FA124A">
      <w:instrText xml:space="preserve"> savedate \@ dd.MM.yy </w:instrText>
    </w:r>
    <w:r w:rsidR="00D02712">
      <w:fldChar w:fldCharType="separate"/>
    </w:r>
    <w:r w:rsidR="00CE0E58">
      <w:t>01.10.24</w:t>
    </w:r>
    <w:r w:rsidR="00D02712">
      <w:fldChar w:fldCharType="end"/>
    </w:r>
    <w:r w:rsidR="00FA124A" w:rsidRPr="002F7CB3">
      <w:rPr>
        <w:lang w:val="en-US"/>
      </w:rPr>
      <w:tab/>
    </w:r>
    <w:r w:rsidR="00D02712">
      <w:fldChar w:fldCharType="begin"/>
    </w:r>
    <w:r w:rsidR="00FA124A">
      <w:instrText xml:space="preserve"> printdate \@ dd.MM.yy </w:instrText>
    </w:r>
    <w:r w:rsidR="00D02712">
      <w:fldChar w:fldCharType="separate"/>
    </w:r>
    <w:r w:rsidR="00CE0E58">
      <w:t>21.02.08</w:t>
    </w:r>
    <w:r w:rsidR="00D02712">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1E10C0" w14:textId="6341397F" w:rsidR="00FA124A" w:rsidRPr="002F7CB3" w:rsidRDefault="009C185B" w:rsidP="00E6257C">
    <w:pPr>
      <w:pStyle w:val="Footer"/>
      <w:rPr>
        <w:lang w:val="en-US"/>
      </w:rPr>
    </w:pPr>
    <w:fldSimple w:instr=" FILENAME \p \* MERGEFORMAT ">
      <w:r w:rsidR="00CE0E58" w:rsidRPr="00CE0E58">
        <w:rPr>
          <w:lang w:val="en-US"/>
        </w:rPr>
        <w:t>M</w:t>
      </w:r>
      <w:r w:rsidR="00CE0E58">
        <w:t>:\BRSGD\TEXT2023\SG04\WP4C\100\184e.docx</w:t>
      </w:r>
    </w:fldSimple>
    <w:r w:rsidR="00E6257C">
      <w:t xml:space="preserve"> ( )</w:t>
    </w:r>
    <w:r w:rsidR="00FA124A" w:rsidRPr="002F7CB3">
      <w:rPr>
        <w:lang w:val="en-US"/>
      </w:rPr>
      <w:tab/>
    </w:r>
    <w:r w:rsidR="00D02712">
      <w:fldChar w:fldCharType="begin"/>
    </w:r>
    <w:r w:rsidR="00FA124A">
      <w:instrText xml:space="preserve"> savedate \@ dd.MM.yy </w:instrText>
    </w:r>
    <w:r w:rsidR="00D02712">
      <w:fldChar w:fldCharType="separate"/>
    </w:r>
    <w:r w:rsidR="00CE0E58">
      <w:t>01.10.24</w:t>
    </w:r>
    <w:r w:rsidR="00D02712">
      <w:fldChar w:fldCharType="end"/>
    </w:r>
    <w:r w:rsidR="00FA124A" w:rsidRPr="002F7CB3">
      <w:rPr>
        <w:lang w:val="en-US"/>
      </w:rPr>
      <w:tab/>
    </w:r>
    <w:r w:rsidR="00D02712">
      <w:fldChar w:fldCharType="begin"/>
    </w:r>
    <w:r w:rsidR="00FA124A">
      <w:instrText xml:space="preserve"> printdate \@ dd.MM.yy </w:instrText>
    </w:r>
    <w:r w:rsidR="00D02712">
      <w:fldChar w:fldCharType="separate"/>
    </w:r>
    <w:r w:rsidR="00CE0E58">
      <w:t>21.02.08</w:t>
    </w:r>
    <w:r w:rsidR="00D0271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0829CD" w14:textId="77777777" w:rsidR="003A2817" w:rsidRDefault="003A2817">
      <w:r>
        <w:t>____________________</w:t>
      </w:r>
    </w:p>
  </w:footnote>
  <w:footnote w:type="continuationSeparator" w:id="0">
    <w:p w14:paraId="462464D6" w14:textId="77777777" w:rsidR="003A2817" w:rsidRDefault="003A2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2E8572" w14:textId="5339CD86" w:rsidR="00CE0E58" w:rsidRPr="00FC42AF" w:rsidRDefault="00CE0E58" w:rsidP="007913D0">
    <w:pPr>
      <w:tabs>
        <w:tab w:val="center" w:pos="4848"/>
        <w:tab w:val="center" w:pos="9696"/>
      </w:tabs>
    </w:pPr>
    <w:r>
      <w:rPr>
        <w:rStyle w:val="PageNumber"/>
        <w:b/>
        <w:bCs/>
      </w:rPr>
      <w:fldChar w:fldCharType="begin"/>
    </w:r>
    <w:r w:rsidRPr="00FC42AF">
      <w:rPr>
        <w:rStyle w:val="PageNumber"/>
        <w:b/>
        <w:bCs/>
      </w:rPr>
      <w:instrText xml:space="preserve"> PAGE </w:instrText>
    </w:r>
    <w:r>
      <w:rPr>
        <w:rStyle w:val="PageNumber"/>
        <w:b/>
        <w:bCs/>
      </w:rPr>
      <w:fldChar w:fldCharType="separate"/>
    </w:r>
    <w:r>
      <w:rPr>
        <w:rStyle w:val="PageNumber"/>
        <w:b/>
        <w:bCs/>
        <w:noProof/>
      </w:rPr>
      <w:t>2</w:t>
    </w:r>
    <w:r>
      <w:rPr>
        <w:rStyle w:val="PageNumber"/>
        <w:b/>
        <w:bCs/>
      </w:rPr>
      <w:fldChar w:fldCharType="end"/>
    </w:r>
    <w:r w:rsidRPr="00FC42AF">
      <w:tab/>
    </w:r>
    <w:fldSimple w:instr=" DOCPROPERTY &quot;Header&quot; \* MERGEFORMAT ">
      <w:r w:rsidRPr="000141C0">
        <w:rPr>
          <w:b/>
          <w:bCs/>
        </w:rPr>
        <w:t xml:space="preserve">Rec. </w:t>
      </w:r>
    </w:fldSimple>
    <w:r>
      <w:rPr>
        <w:b/>
        <w:bCs/>
      </w:rPr>
      <w:t xml:space="preserve"> </w:t>
    </w:r>
    <w:r>
      <w:rPr>
        <w:b/>
        <w:bCs/>
      </w:rPr>
      <w:fldChar w:fldCharType="begin"/>
    </w:r>
    <w:r w:rsidRPr="00FC42AF">
      <w:rPr>
        <w:b/>
        <w:bCs/>
      </w:rPr>
      <w:instrText>styleref href</w:instrText>
    </w:r>
    <w:r>
      <w:rPr>
        <w:b/>
        <w:bCs/>
      </w:rPr>
      <w:fldChar w:fldCharType="separate"/>
    </w:r>
    <w:r>
      <w:rPr>
        <w:b/>
        <w:bCs/>
        <w:noProof/>
      </w:rPr>
      <w:t>ITU-R  M.1184-3</w:t>
    </w:r>
    <w:r>
      <w:rPr>
        <w:b/>
        <w:bC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2F74D4" w14:textId="77777777" w:rsidR="00CE0E58" w:rsidRDefault="00CE0E58" w:rsidP="00CE0E58">
    <w:pPr>
      <w:pStyle w:val="Header"/>
      <w:rPr>
        <w:rStyle w:val="PageNumber"/>
      </w:rPr>
    </w:pPr>
    <w:r>
      <w:rPr>
        <w:lang w:val="en-U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r>
      <w:rPr>
        <w:rStyle w:val="PageNumber"/>
      </w:rPr>
      <w:t xml:space="preserve"> -</w:t>
    </w:r>
  </w:p>
  <w:p w14:paraId="5BD24E7F" w14:textId="1CA1BE79" w:rsidR="00CE0E58" w:rsidRPr="00CE0E58" w:rsidRDefault="00CE0E58" w:rsidP="00CE0E58">
    <w:pPr>
      <w:pStyle w:val="Header"/>
    </w:pPr>
    <w:proofErr w:type="spellStart"/>
    <w:r>
      <w:rPr>
        <w:lang w:val="en-US"/>
      </w:rPr>
      <w:t>4C</w:t>
    </w:r>
    <w:proofErr w:type="spellEnd"/>
    <w:r>
      <w:rPr>
        <w:lang w:val="en-US"/>
      </w:rPr>
      <w:t>/184-E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B9CD5" w14:textId="77777777" w:rsidR="00CE0E58" w:rsidRPr="00FC42AF" w:rsidRDefault="00CE0E58" w:rsidP="00A45B1C">
    <w:pPr>
      <w:tabs>
        <w:tab w:val="center" w:pos="7371"/>
      </w:tabs>
    </w:pPr>
    <w:r>
      <w:rPr>
        <w:rStyle w:val="PageNumber"/>
        <w:b/>
        <w:bCs/>
      </w:rPr>
      <w:fldChar w:fldCharType="begin"/>
    </w:r>
    <w:r w:rsidRPr="00FC42AF">
      <w:rPr>
        <w:rStyle w:val="PageNumber"/>
        <w:b/>
        <w:bCs/>
      </w:rPr>
      <w:instrText xml:space="preserve"> PAGE </w:instrText>
    </w:r>
    <w:r>
      <w:rPr>
        <w:rStyle w:val="PageNumber"/>
        <w:b/>
        <w:bCs/>
      </w:rPr>
      <w:fldChar w:fldCharType="separate"/>
    </w:r>
    <w:r>
      <w:rPr>
        <w:rStyle w:val="PageNumber"/>
        <w:b/>
        <w:bCs/>
        <w:noProof/>
      </w:rPr>
      <w:t>8</w:t>
    </w:r>
    <w:r>
      <w:rPr>
        <w:rStyle w:val="PageNumber"/>
        <w:b/>
        <w:bCs/>
      </w:rPr>
      <w:fldChar w:fldCharType="end"/>
    </w:r>
    <w:r w:rsidRPr="00FC42AF">
      <w:tab/>
    </w:r>
    <w:fldSimple w:instr=" DOCPROPERTY &quot;Header&quot; \* MERGEFORMAT ">
      <w:r w:rsidRPr="000141C0">
        <w:rPr>
          <w:b/>
          <w:bCs/>
        </w:rPr>
        <w:t xml:space="preserve">Rec. </w:t>
      </w:r>
    </w:fldSimple>
    <w:r>
      <w:rPr>
        <w:b/>
        <w:bCs/>
      </w:rPr>
      <w:t xml:space="preserve"> </w:t>
    </w:r>
    <w:r>
      <w:rPr>
        <w:b/>
        <w:bCs/>
      </w:rPr>
      <w:fldChar w:fldCharType="begin"/>
    </w:r>
    <w:r w:rsidRPr="00FC42AF">
      <w:rPr>
        <w:b/>
        <w:bCs/>
      </w:rPr>
      <w:instrText>styleref href</w:instrText>
    </w:r>
    <w:r>
      <w:rPr>
        <w:b/>
        <w:bCs/>
      </w:rPr>
      <w:fldChar w:fldCharType="separate"/>
    </w:r>
    <w:r>
      <w:rPr>
        <w:b/>
        <w:bCs/>
        <w:noProof/>
      </w:rPr>
      <w:t>ITU-R  M.1184-3</w:t>
    </w:r>
    <w:r>
      <w:rPr>
        <w:b/>
        <w:bCs/>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FF2638" w14:textId="77777777" w:rsidR="00CE0E58" w:rsidRDefault="00CE0E58" w:rsidP="00CE0E58">
    <w:pPr>
      <w:pStyle w:val="Header"/>
      <w:rPr>
        <w:rStyle w:val="PageNumber"/>
      </w:rPr>
    </w:pPr>
    <w:r>
      <w:rPr>
        <w:lang w:val="en-U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r>
      <w:rPr>
        <w:rStyle w:val="PageNumber"/>
      </w:rPr>
      <w:t xml:space="preserve"> -</w:t>
    </w:r>
  </w:p>
  <w:p w14:paraId="570773A4" w14:textId="006A1301" w:rsidR="00CE0E58" w:rsidRPr="00CE0E58" w:rsidRDefault="00CE0E58" w:rsidP="00CE0E58">
    <w:pPr>
      <w:pStyle w:val="Header"/>
    </w:pPr>
    <w:proofErr w:type="spellStart"/>
    <w:r>
      <w:rPr>
        <w:lang w:val="en-US"/>
      </w:rPr>
      <w:t>4C</w:t>
    </w:r>
    <w:proofErr w:type="spellEnd"/>
    <w:r>
      <w:rPr>
        <w:lang w:val="en-US"/>
      </w:rPr>
      <w:t>/184-E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D170EB" w14:textId="77777777" w:rsidR="00CE0E58" w:rsidRPr="00FC42AF" w:rsidRDefault="00CE0E58" w:rsidP="00A45B1C">
    <w:pPr>
      <w:tabs>
        <w:tab w:val="center" w:pos="7371"/>
        <w:tab w:val="right" w:pos="14566"/>
      </w:tabs>
    </w:pPr>
    <w:r>
      <w:tab/>
    </w:r>
    <w:fldSimple w:instr=" DOCPROPERTY &quot;Header&quot; \* MERGEFORMAT ">
      <w:r w:rsidRPr="000141C0">
        <w:rPr>
          <w:b/>
          <w:bCs/>
        </w:rPr>
        <w:t xml:space="preserve">Rec. </w:t>
      </w:r>
    </w:fldSimple>
    <w:r>
      <w:rPr>
        <w:b/>
        <w:bCs/>
      </w:rPr>
      <w:t xml:space="preserve"> </w:t>
    </w:r>
    <w:r>
      <w:rPr>
        <w:b/>
        <w:bCs/>
      </w:rPr>
      <w:fldChar w:fldCharType="begin"/>
    </w:r>
    <w:r w:rsidRPr="00FC42AF">
      <w:rPr>
        <w:b/>
        <w:bCs/>
      </w:rPr>
      <w:instrText>styleref href</w:instrText>
    </w:r>
    <w:r>
      <w:rPr>
        <w:b/>
        <w:bCs/>
      </w:rPr>
      <w:fldChar w:fldCharType="separate"/>
    </w:r>
    <w:r>
      <w:rPr>
        <w:b/>
        <w:bCs/>
        <w:noProof/>
      </w:rPr>
      <w:t>ITU-R  M.1184-3</w:t>
    </w:r>
    <w:r>
      <w:rPr>
        <w:b/>
        <w:bCs/>
      </w:rPr>
      <w:fldChar w:fldCharType="end"/>
    </w:r>
    <w:r>
      <w:rPr>
        <w:b/>
        <w:bCs/>
      </w:rPr>
      <w:tab/>
    </w:r>
    <w:r>
      <w:rPr>
        <w:rStyle w:val="PageNumber"/>
        <w:b/>
        <w:bCs/>
      </w:rPr>
      <w:fldChar w:fldCharType="begin"/>
    </w:r>
    <w:r w:rsidRPr="00FC42AF">
      <w:rPr>
        <w:rStyle w:val="PageNumber"/>
        <w:b/>
        <w:bCs/>
      </w:rPr>
      <w:instrText xml:space="preserve"> PAGE </w:instrText>
    </w:r>
    <w:r>
      <w:rPr>
        <w:rStyle w:val="PageNumber"/>
        <w:b/>
        <w:bCs/>
      </w:rPr>
      <w:fldChar w:fldCharType="separate"/>
    </w:r>
    <w:r>
      <w:rPr>
        <w:rStyle w:val="PageNumber"/>
        <w:b/>
        <w:bCs/>
        <w:noProof/>
      </w:rPr>
      <w:t>4</w:t>
    </w:r>
    <w:r>
      <w:rPr>
        <w:rStyle w:val="PageNumber"/>
        <w:b/>
        <w:bC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D8EA4D" w14:textId="77777777" w:rsidR="00CE0E58" w:rsidRPr="00FC42AF" w:rsidRDefault="00CE0E58" w:rsidP="007913D0">
    <w:pPr>
      <w:tabs>
        <w:tab w:val="center" w:pos="4848"/>
        <w:tab w:val="center" w:pos="9696"/>
      </w:tabs>
    </w:pPr>
    <w:r>
      <w:rPr>
        <w:rStyle w:val="PageNumber"/>
        <w:b/>
        <w:bCs/>
      </w:rPr>
      <w:fldChar w:fldCharType="begin"/>
    </w:r>
    <w:r w:rsidRPr="00FC42AF">
      <w:rPr>
        <w:rStyle w:val="PageNumber"/>
        <w:b/>
        <w:bCs/>
      </w:rPr>
      <w:instrText xml:space="preserve"> PAGE </w:instrText>
    </w:r>
    <w:r>
      <w:rPr>
        <w:rStyle w:val="PageNumber"/>
        <w:b/>
        <w:bCs/>
      </w:rPr>
      <w:fldChar w:fldCharType="separate"/>
    </w:r>
    <w:r>
      <w:rPr>
        <w:rStyle w:val="PageNumber"/>
        <w:b/>
        <w:bCs/>
        <w:noProof/>
      </w:rPr>
      <w:t>10</w:t>
    </w:r>
    <w:r>
      <w:rPr>
        <w:rStyle w:val="PageNumber"/>
        <w:b/>
        <w:bCs/>
      </w:rPr>
      <w:fldChar w:fldCharType="end"/>
    </w:r>
    <w:r w:rsidRPr="00FC42AF">
      <w:tab/>
    </w:r>
    <w:fldSimple w:instr=" DOCPROPERTY &quot;Header&quot; \* MERGEFORMAT ">
      <w:r w:rsidRPr="000141C0">
        <w:rPr>
          <w:b/>
          <w:bCs/>
        </w:rPr>
        <w:t xml:space="preserve">Rec. </w:t>
      </w:r>
    </w:fldSimple>
    <w:r>
      <w:rPr>
        <w:b/>
        <w:bCs/>
      </w:rPr>
      <w:t xml:space="preserve"> </w:t>
    </w:r>
    <w:r>
      <w:rPr>
        <w:b/>
        <w:bCs/>
      </w:rPr>
      <w:fldChar w:fldCharType="begin"/>
    </w:r>
    <w:r w:rsidRPr="00FC42AF">
      <w:rPr>
        <w:b/>
        <w:bCs/>
      </w:rPr>
      <w:instrText>styleref href</w:instrText>
    </w:r>
    <w:r>
      <w:rPr>
        <w:b/>
        <w:bCs/>
      </w:rPr>
      <w:fldChar w:fldCharType="separate"/>
    </w:r>
    <w:r>
      <w:rPr>
        <w:b/>
        <w:bCs/>
        <w:noProof/>
      </w:rPr>
      <w:t>ITU-R  M.1184-3</w:t>
    </w:r>
    <w:r>
      <w:rPr>
        <w:b/>
        <w:bCs/>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3A205" w14:textId="77777777" w:rsidR="00CE0E58" w:rsidRDefault="00CE0E58" w:rsidP="00CE0E58">
    <w:pPr>
      <w:pStyle w:val="Header"/>
      <w:rPr>
        <w:rStyle w:val="PageNumber"/>
      </w:rPr>
    </w:pPr>
    <w:r>
      <w:rPr>
        <w:lang w:val="en-U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r>
      <w:rPr>
        <w:rStyle w:val="PageNumber"/>
      </w:rPr>
      <w:t xml:space="preserve"> -</w:t>
    </w:r>
  </w:p>
  <w:p w14:paraId="24E07B5F" w14:textId="27BB8245" w:rsidR="00CE0E58" w:rsidRPr="00CE0E58" w:rsidRDefault="00CE0E58" w:rsidP="00CE0E58">
    <w:pPr>
      <w:pStyle w:val="Header"/>
    </w:pPr>
    <w:proofErr w:type="spellStart"/>
    <w:r>
      <w:rPr>
        <w:lang w:val="en-US"/>
      </w:rPr>
      <w:t>4C</w:t>
    </w:r>
    <w:proofErr w:type="spellEnd"/>
    <w:r>
      <w:rPr>
        <w:lang w:val="en-US"/>
      </w:rPr>
      <w:t>/184-E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4841C4" w14:textId="661FDDFC" w:rsidR="00CE0E58" w:rsidRDefault="00CE0E58" w:rsidP="00A45B1C">
    <w:pPr>
      <w:tabs>
        <w:tab w:val="center" w:pos="4848"/>
        <w:tab w:val="center" w:pos="9696"/>
      </w:tabs>
    </w:pPr>
    <w:r>
      <w:rPr>
        <w:rStyle w:val="PageNumber"/>
        <w:b/>
        <w:bCs/>
      </w:rPr>
      <w:fldChar w:fldCharType="begin"/>
    </w:r>
    <w:r w:rsidRPr="00FC42AF">
      <w:rPr>
        <w:rStyle w:val="PageNumber"/>
        <w:b/>
        <w:bCs/>
      </w:rPr>
      <w:instrText xml:space="preserve"> PAGE </w:instrText>
    </w:r>
    <w:r>
      <w:rPr>
        <w:rStyle w:val="PageNumber"/>
        <w:b/>
        <w:bCs/>
      </w:rPr>
      <w:fldChar w:fldCharType="separate"/>
    </w:r>
    <w:r>
      <w:rPr>
        <w:rStyle w:val="PageNumber"/>
        <w:b/>
        <w:bCs/>
        <w:noProof/>
      </w:rPr>
      <w:t>10</w:t>
    </w:r>
    <w:r>
      <w:rPr>
        <w:rStyle w:val="PageNumber"/>
        <w:b/>
        <w:bCs/>
      </w:rPr>
      <w:fldChar w:fldCharType="end"/>
    </w:r>
    <w:r w:rsidRPr="00FC42AF">
      <w:tab/>
    </w:r>
    <w:fldSimple w:instr=" DOCPROPERTY &quot;Header&quot; \* MERGEFORMAT ">
      <w:r w:rsidRPr="000141C0">
        <w:rPr>
          <w:b/>
          <w:bCs/>
        </w:rPr>
        <w:t xml:space="preserve">Rec. </w:t>
      </w:r>
    </w:fldSimple>
    <w:r>
      <w:rPr>
        <w:b/>
        <w:bCs/>
      </w:rPr>
      <w:t xml:space="preserve"> </w:t>
    </w:r>
    <w:r>
      <w:rPr>
        <w:b/>
        <w:bCs/>
      </w:rPr>
      <w:fldChar w:fldCharType="begin"/>
    </w:r>
    <w:r w:rsidRPr="00FC42AF">
      <w:rPr>
        <w:b/>
        <w:bCs/>
      </w:rPr>
      <w:instrText>styleref href</w:instrText>
    </w:r>
    <w:r>
      <w:rPr>
        <w:b/>
        <w:bCs/>
      </w:rPr>
      <w:fldChar w:fldCharType="separate"/>
    </w:r>
    <w:r>
      <w:rPr>
        <w:b/>
        <w:bCs/>
        <w:noProof/>
      </w:rPr>
      <w:t>ITU-R  M.1184-3</w:t>
    </w:r>
    <w:r>
      <w:rPr>
        <w:b/>
        <w:bCs/>
      </w:rPr>
      <w:fldChar w:fldCharType="end"/>
    </w:r>
    <w:r>
      <w:rPr>
        <w:b/>
        <w:bCs/>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E2DBCC" w14:textId="77777777" w:rsidR="00FA124A" w:rsidRDefault="00FA124A" w:rsidP="00330567">
    <w:pPr>
      <w:pStyle w:val="Header"/>
      <w:rPr>
        <w:rStyle w:val="PageNumber"/>
      </w:rPr>
    </w:pPr>
    <w:r>
      <w:rPr>
        <w:lang w:val="en-US"/>
      </w:rPr>
      <w:t xml:space="preserve">- </w:t>
    </w:r>
    <w:r w:rsidR="00D02712">
      <w:rPr>
        <w:rStyle w:val="PageNumber"/>
      </w:rPr>
      <w:fldChar w:fldCharType="begin"/>
    </w:r>
    <w:r>
      <w:rPr>
        <w:rStyle w:val="PageNumber"/>
      </w:rPr>
      <w:instrText xml:space="preserve"> PAGE </w:instrText>
    </w:r>
    <w:r w:rsidR="00D02712">
      <w:rPr>
        <w:rStyle w:val="PageNumber"/>
      </w:rPr>
      <w:fldChar w:fldCharType="separate"/>
    </w:r>
    <w:r w:rsidR="00E63C59">
      <w:rPr>
        <w:rStyle w:val="PageNumber"/>
        <w:noProof/>
      </w:rPr>
      <w:t>3</w:t>
    </w:r>
    <w:r w:rsidR="00D02712">
      <w:rPr>
        <w:rStyle w:val="PageNumber"/>
      </w:rPr>
      <w:fldChar w:fldCharType="end"/>
    </w:r>
    <w:r>
      <w:rPr>
        <w:rStyle w:val="PageNumber"/>
      </w:rPr>
      <w:t xml:space="preserve"> -</w:t>
    </w:r>
  </w:p>
  <w:p w14:paraId="0516FF26" w14:textId="5B6F2348" w:rsidR="00FA124A" w:rsidRDefault="003A2817">
    <w:pPr>
      <w:pStyle w:val="Header"/>
      <w:rPr>
        <w:lang w:val="en-US"/>
      </w:rPr>
    </w:pPr>
    <w:proofErr w:type="spellStart"/>
    <w:r>
      <w:rPr>
        <w:lang w:val="en-US"/>
      </w:rPr>
      <w:t>4C</w:t>
    </w:r>
    <w:proofErr w:type="spellEnd"/>
    <w:r>
      <w:rPr>
        <w:lang w:val="en-US"/>
      </w:rPr>
      <w:t>/184-E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6C5F28" w14:textId="77777777" w:rsidR="00CE0E58" w:rsidRDefault="00CE0E58" w:rsidP="00CE0E58">
    <w:pPr>
      <w:pStyle w:val="Header"/>
      <w:rPr>
        <w:rStyle w:val="PageNumber"/>
      </w:rPr>
    </w:pPr>
    <w:r>
      <w:rPr>
        <w:lang w:val="en-U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r>
      <w:rPr>
        <w:rStyle w:val="PageNumber"/>
      </w:rPr>
      <w:t xml:space="preserve"> -</w:t>
    </w:r>
  </w:p>
  <w:p w14:paraId="4F1D751C" w14:textId="568B4F88" w:rsidR="00CE0E58" w:rsidRPr="00CE0E58" w:rsidRDefault="00CE0E58" w:rsidP="00CE0E58">
    <w:pPr>
      <w:pStyle w:val="Header"/>
    </w:pPr>
    <w:proofErr w:type="spellStart"/>
    <w:r>
      <w:rPr>
        <w:lang w:val="en-US"/>
      </w:rPr>
      <w:t>4C</w:t>
    </w:r>
    <w:proofErr w:type="spellEnd"/>
    <w:r>
      <w:rPr>
        <w:lang w:val="en-US"/>
      </w:rPr>
      <w:t>/184-E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166BE9A"/>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339C7172"/>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154EC146"/>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3C5611B8"/>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3B8AAA4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9D2550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B7695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71CDF3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E3A97F0"/>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33964F9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F3910"/>
    <w:multiLevelType w:val="hybridMultilevel"/>
    <w:tmpl w:val="C2360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F44428"/>
    <w:multiLevelType w:val="multilevel"/>
    <w:tmpl w:val="591AD0C6"/>
    <w:lvl w:ilvl="0">
      <w:start w:val="1"/>
      <w:numFmt w:val="upperRoman"/>
      <w:pStyle w:val="ECCBulletsLv3"/>
      <w:lvlText w:val="Article %1."/>
      <w:lvlJc w:val="left"/>
      <w:pPr>
        <w:tabs>
          <w:tab w:val="num" w:pos="2520"/>
        </w:tabs>
        <w:ind w:left="0" w:firstLine="0"/>
      </w:pPr>
      <w:rPr>
        <w:rFonts w:hint="default"/>
      </w:rPr>
    </w:lvl>
    <w:lvl w:ilvl="1">
      <w:start w:val="1"/>
      <w:numFmt w:val="decimal"/>
      <w:lvlText w:val="%2."/>
      <w:lvlJc w:val="left"/>
      <w:pPr>
        <w:tabs>
          <w:tab w:val="num" w:pos="2520"/>
        </w:tabs>
        <w:ind w:left="0" w:firstLine="0"/>
      </w:pPr>
      <w:rPr>
        <w:rFonts w:hint="default"/>
      </w:rPr>
    </w:lvl>
    <w:lvl w:ilvl="2">
      <w:start w:val="1"/>
      <w:numFmt w:val="lowerLetter"/>
      <w:lvlText w:val="(%3)"/>
      <w:lvlJc w:val="left"/>
      <w:pPr>
        <w:tabs>
          <w:tab w:val="num" w:pos="1008"/>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2" w15:restartNumberingAfterBreak="0">
    <w:nsid w:val="079B6E67"/>
    <w:multiLevelType w:val="hybridMultilevel"/>
    <w:tmpl w:val="8AC895B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0EEE6E7B"/>
    <w:multiLevelType w:val="hybridMultilevel"/>
    <w:tmpl w:val="6E9CD4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0FEB4A7C"/>
    <w:multiLevelType w:val="hybridMultilevel"/>
    <w:tmpl w:val="B96CE56A"/>
    <w:lvl w:ilvl="0" w:tplc="91C4760E">
      <w:start w:val="1"/>
      <w:numFmt w:val="bullet"/>
      <w:pStyle w:val="ECCBulletsLv1"/>
      <w:lvlText w:val=""/>
      <w:lvlJc w:val="left"/>
      <w:pPr>
        <w:ind w:left="360" w:hanging="360"/>
      </w:pPr>
      <w:rPr>
        <w:rFonts w:ascii="Wingdings" w:hAnsi="Wingdings" w:hint="default"/>
        <w:color w:val="D2232A"/>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6BD08F8"/>
    <w:multiLevelType w:val="multilevel"/>
    <w:tmpl w:val="FCEC7FBC"/>
    <w:styleLink w:val="ECCBullets"/>
    <w:lvl w:ilvl="0">
      <w:start w:val="1"/>
      <w:numFmt w:val="bullet"/>
      <w:lvlText w:val=""/>
      <w:lvlJc w:val="left"/>
      <w:pPr>
        <w:tabs>
          <w:tab w:val="num" w:pos="340"/>
        </w:tabs>
        <w:ind w:left="340" w:hanging="340"/>
      </w:pPr>
      <w:rPr>
        <w:rFonts w:ascii="Wingdings" w:hAnsi="Wingdings" w:hint="default"/>
        <w:color w:val="D2232A"/>
      </w:rPr>
    </w:lvl>
    <w:lvl w:ilvl="1">
      <w:start w:val="1"/>
      <w:numFmt w:val="bullet"/>
      <w:lvlText w:val=""/>
      <w:lvlJc w:val="left"/>
      <w:pPr>
        <w:tabs>
          <w:tab w:val="num" w:pos="680"/>
        </w:tabs>
        <w:ind w:left="680" w:hanging="340"/>
      </w:pPr>
      <w:rPr>
        <w:rFonts w:ascii="Wingdings" w:hAnsi="Wingdings" w:hint="default"/>
        <w:color w:val="D2232A"/>
      </w:rPr>
    </w:lvl>
    <w:lvl w:ilvl="2">
      <w:start w:val="1"/>
      <w:numFmt w:val="bullet"/>
      <w:lvlText w:val=""/>
      <w:lvlJc w:val="left"/>
      <w:pPr>
        <w:tabs>
          <w:tab w:val="num" w:pos="1021"/>
        </w:tabs>
        <w:ind w:left="1021" w:hanging="341"/>
      </w:pPr>
      <w:rPr>
        <w:rFonts w:ascii="Wingdings" w:hAnsi="Wingdings" w:hint="default"/>
        <w:color w:val="D2232A"/>
      </w:rPr>
    </w:lvl>
    <w:lvl w:ilvl="3">
      <w:start w:val="1"/>
      <w:numFmt w:val="bullet"/>
      <w:lvlText w:val=""/>
      <w:lvlJc w:val="left"/>
      <w:pPr>
        <w:tabs>
          <w:tab w:val="num" w:pos="1361"/>
        </w:tabs>
        <w:ind w:left="1361" w:hanging="340"/>
      </w:pPr>
      <w:rPr>
        <w:rFonts w:ascii="Wingdings" w:hAnsi="Wingdings" w:hint="default"/>
        <w:color w:val="D2232A"/>
      </w:rPr>
    </w:lvl>
    <w:lvl w:ilvl="4">
      <w:start w:val="1"/>
      <w:numFmt w:val="bullet"/>
      <w:lvlText w:val="o"/>
      <w:lvlJc w:val="left"/>
      <w:pPr>
        <w:tabs>
          <w:tab w:val="num" w:pos="2579"/>
        </w:tabs>
        <w:ind w:left="2579" w:hanging="360"/>
      </w:pPr>
      <w:rPr>
        <w:rFonts w:ascii="Courier New" w:hAnsi="Courier New" w:hint="default"/>
      </w:rPr>
    </w:lvl>
    <w:lvl w:ilvl="5">
      <w:start w:val="1"/>
      <w:numFmt w:val="bullet"/>
      <w:lvlText w:val=""/>
      <w:lvlJc w:val="left"/>
      <w:pPr>
        <w:tabs>
          <w:tab w:val="num" w:pos="3299"/>
        </w:tabs>
        <w:ind w:left="3299" w:hanging="360"/>
      </w:pPr>
      <w:rPr>
        <w:rFonts w:ascii="Wingdings" w:hAnsi="Wingdings" w:hint="default"/>
      </w:rPr>
    </w:lvl>
    <w:lvl w:ilvl="6">
      <w:start w:val="1"/>
      <w:numFmt w:val="bullet"/>
      <w:lvlText w:val=""/>
      <w:lvlJc w:val="left"/>
      <w:pPr>
        <w:tabs>
          <w:tab w:val="num" w:pos="4019"/>
        </w:tabs>
        <w:ind w:left="4019" w:hanging="360"/>
      </w:pPr>
      <w:rPr>
        <w:rFonts w:ascii="Symbol" w:hAnsi="Symbol" w:hint="default"/>
      </w:rPr>
    </w:lvl>
    <w:lvl w:ilvl="7">
      <w:start w:val="1"/>
      <w:numFmt w:val="bullet"/>
      <w:lvlText w:val="o"/>
      <w:lvlJc w:val="left"/>
      <w:pPr>
        <w:tabs>
          <w:tab w:val="num" w:pos="4739"/>
        </w:tabs>
        <w:ind w:left="4739" w:hanging="360"/>
      </w:pPr>
      <w:rPr>
        <w:rFonts w:ascii="Courier New" w:hAnsi="Courier New" w:hint="default"/>
      </w:rPr>
    </w:lvl>
    <w:lvl w:ilvl="8">
      <w:start w:val="1"/>
      <w:numFmt w:val="bullet"/>
      <w:lvlText w:val=""/>
      <w:lvlJc w:val="left"/>
      <w:pPr>
        <w:tabs>
          <w:tab w:val="num" w:pos="5459"/>
        </w:tabs>
        <w:ind w:left="5459" w:hanging="360"/>
      </w:pPr>
      <w:rPr>
        <w:rFonts w:ascii="Wingdings" w:hAnsi="Wingdings" w:hint="default"/>
      </w:rPr>
    </w:lvl>
  </w:abstractNum>
  <w:abstractNum w:abstractNumId="16" w15:restartNumberingAfterBreak="0">
    <w:nsid w:val="172E0741"/>
    <w:multiLevelType w:val="hybridMultilevel"/>
    <w:tmpl w:val="73506790"/>
    <w:lvl w:ilvl="0" w:tplc="9FA02DF4">
      <w:numFmt w:val="bullet"/>
      <w:lvlText w:val="–"/>
      <w:lvlJc w:val="left"/>
      <w:pPr>
        <w:tabs>
          <w:tab w:val="num" w:pos="795"/>
        </w:tabs>
        <w:ind w:left="795" w:hanging="795"/>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18CE4C39"/>
    <w:multiLevelType w:val="hybridMultilevel"/>
    <w:tmpl w:val="0D90A292"/>
    <w:lvl w:ilvl="0" w:tplc="C8A4D9B2">
      <w:start w:val="1"/>
      <w:numFmt w:val="decimal"/>
      <w:lvlText w:val="%1)"/>
      <w:lvlJc w:val="left"/>
      <w:pPr>
        <w:ind w:left="360" w:hanging="360"/>
      </w:pPr>
      <w:rPr>
        <w:rFonts w:ascii="Times New Roman" w:eastAsiaTheme="minorEastAsia" w:hAnsi="Times New Roman" w:cs="Times New Roman" w:hint="default"/>
      </w:rPr>
    </w:lvl>
    <w:lvl w:ilvl="1" w:tplc="04090019">
      <w:start w:val="1"/>
      <w:numFmt w:val="lowerLetter"/>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lowerLetter"/>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lowerLetter"/>
      <w:lvlText w:val="%8)"/>
      <w:lvlJc w:val="left"/>
      <w:pPr>
        <w:ind w:left="3840" w:hanging="480"/>
      </w:pPr>
    </w:lvl>
    <w:lvl w:ilvl="8" w:tplc="0409001B">
      <w:start w:val="1"/>
      <w:numFmt w:val="lowerRoman"/>
      <w:lvlText w:val="%9."/>
      <w:lvlJc w:val="right"/>
      <w:pPr>
        <w:ind w:left="4320" w:hanging="480"/>
      </w:pPr>
    </w:lvl>
  </w:abstractNum>
  <w:abstractNum w:abstractNumId="18" w15:restartNumberingAfterBreak="0">
    <w:nsid w:val="1BB94B51"/>
    <w:multiLevelType w:val="multilevel"/>
    <w:tmpl w:val="474EDCA6"/>
    <w:lvl w:ilvl="0">
      <w:start w:val="1"/>
      <w:numFmt w:val="decimal"/>
      <w:lvlText w:val="%1.0"/>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9" w15:restartNumberingAfterBreak="0">
    <w:nsid w:val="212F4188"/>
    <w:multiLevelType w:val="multilevel"/>
    <w:tmpl w:val="DACE9904"/>
    <w:lvl w:ilvl="0">
      <w:start w:val="2"/>
      <w:numFmt w:val="decimal"/>
      <w:pStyle w:val="ECCAnnexheading1"/>
      <w:suff w:val="space"/>
      <w:lvlText w:val="ANNEX %1:"/>
      <w:lvlJc w:val="left"/>
      <w:pPr>
        <w:ind w:left="993" w:firstLine="0"/>
      </w:pPr>
      <w:rPr>
        <w:rFonts w:ascii="Times New Roman" w:hAnsi="Times New Roman" w:cs="Times New Roman" w:hint="default"/>
        <w:b/>
        <w:bCs w:val="0"/>
        <w:i w:val="0"/>
        <w:iCs w:val="0"/>
        <w:smallCaps w:val="0"/>
        <w:strike w:val="0"/>
        <w:dstrike w:val="0"/>
        <w:vanish w:val="0"/>
        <w:color w:val="D2232A"/>
        <w:spacing w:val="0"/>
        <w:position w:val="0"/>
        <w:sz w:val="24"/>
        <w:szCs w:val="24"/>
        <w:u w:val="none"/>
        <w:vertAlign w:val="baseline"/>
        <w:em w:val="none"/>
      </w:rPr>
    </w:lvl>
    <w:lvl w:ilvl="1">
      <w:start w:val="1"/>
      <w:numFmt w:val="decimal"/>
      <w:pStyle w:val="ECCAnnexheading2"/>
      <w:suff w:val="space"/>
      <w:lvlText w:val="A%1.%2"/>
      <w:lvlJc w:val="left"/>
      <w:pPr>
        <w:ind w:left="576" w:hanging="576"/>
      </w:pPr>
      <w:rPr>
        <w:rFonts w:hint="default"/>
      </w:rPr>
    </w:lvl>
    <w:lvl w:ilvl="2">
      <w:start w:val="1"/>
      <w:numFmt w:val="decimal"/>
      <w:pStyle w:val="ECCAnnexheading3"/>
      <w:lvlText w:val="A%1.%2.%3"/>
      <w:lvlJc w:val="left"/>
      <w:pPr>
        <w:tabs>
          <w:tab w:val="num" w:pos="720"/>
        </w:tabs>
        <w:ind w:left="720" w:hanging="720"/>
      </w:pPr>
      <w:rPr>
        <w:rFonts w:hint="default"/>
      </w:rPr>
    </w:lvl>
    <w:lvl w:ilvl="3">
      <w:start w:val="1"/>
      <w:numFmt w:val="decimal"/>
      <w:pStyle w:val="ECCAnnexheading4"/>
      <w:lvlText w:val="A%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21D04DE4"/>
    <w:multiLevelType w:val="multilevel"/>
    <w:tmpl w:val="C57A84DA"/>
    <w:styleLink w:val="LFO23"/>
    <w:lvl w:ilvl="0">
      <w:numFmt w:val="bullet"/>
      <w:pStyle w:val="CEOIndent-bulletsblackdot"/>
      <w:lvlText w:val=""/>
      <w:lvlJc w:val="left"/>
      <w:pPr>
        <w:ind w:left="284" w:hanging="284"/>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239B2D69"/>
    <w:multiLevelType w:val="hybridMultilevel"/>
    <w:tmpl w:val="8CFC2922"/>
    <w:lvl w:ilvl="0" w:tplc="08090001">
      <w:start w:val="1"/>
      <w:numFmt w:val="bullet"/>
      <w:lvlText w:val=""/>
      <w:lvlJc w:val="left"/>
      <w:pPr>
        <w:ind w:left="1434" w:hanging="360"/>
      </w:pPr>
      <w:rPr>
        <w:rFonts w:ascii="Symbol" w:hAnsi="Symbol" w:hint="default"/>
      </w:rPr>
    </w:lvl>
    <w:lvl w:ilvl="1" w:tplc="08090003">
      <w:start w:val="1"/>
      <w:numFmt w:val="bullet"/>
      <w:lvlText w:val="o"/>
      <w:lvlJc w:val="left"/>
      <w:pPr>
        <w:ind w:left="2154" w:hanging="360"/>
      </w:pPr>
      <w:rPr>
        <w:rFonts w:ascii="Courier New" w:hAnsi="Courier New" w:hint="default"/>
      </w:rPr>
    </w:lvl>
    <w:lvl w:ilvl="2" w:tplc="08090005">
      <w:start w:val="1"/>
      <w:numFmt w:val="bullet"/>
      <w:lvlText w:val=""/>
      <w:lvlJc w:val="left"/>
      <w:pPr>
        <w:ind w:left="2874" w:hanging="360"/>
      </w:pPr>
      <w:rPr>
        <w:rFonts w:ascii="Wingdings" w:hAnsi="Wingdings" w:hint="default"/>
      </w:rPr>
    </w:lvl>
    <w:lvl w:ilvl="3" w:tplc="08090001">
      <w:start w:val="1"/>
      <w:numFmt w:val="bullet"/>
      <w:lvlText w:val=""/>
      <w:lvlJc w:val="left"/>
      <w:pPr>
        <w:ind w:left="3594" w:hanging="360"/>
      </w:pPr>
      <w:rPr>
        <w:rFonts w:ascii="Symbol" w:hAnsi="Symbol" w:hint="default"/>
      </w:rPr>
    </w:lvl>
    <w:lvl w:ilvl="4" w:tplc="08090003">
      <w:start w:val="1"/>
      <w:numFmt w:val="bullet"/>
      <w:lvlText w:val="o"/>
      <w:lvlJc w:val="left"/>
      <w:pPr>
        <w:ind w:left="4314" w:hanging="360"/>
      </w:pPr>
      <w:rPr>
        <w:rFonts w:ascii="Courier New" w:hAnsi="Courier New" w:hint="default"/>
      </w:rPr>
    </w:lvl>
    <w:lvl w:ilvl="5" w:tplc="08090005">
      <w:start w:val="1"/>
      <w:numFmt w:val="bullet"/>
      <w:lvlText w:val=""/>
      <w:lvlJc w:val="left"/>
      <w:pPr>
        <w:ind w:left="5034" w:hanging="360"/>
      </w:pPr>
      <w:rPr>
        <w:rFonts w:ascii="Wingdings" w:hAnsi="Wingdings" w:hint="default"/>
      </w:rPr>
    </w:lvl>
    <w:lvl w:ilvl="6" w:tplc="08090001">
      <w:start w:val="1"/>
      <w:numFmt w:val="bullet"/>
      <w:lvlText w:val=""/>
      <w:lvlJc w:val="left"/>
      <w:pPr>
        <w:ind w:left="5754" w:hanging="360"/>
      </w:pPr>
      <w:rPr>
        <w:rFonts w:ascii="Symbol" w:hAnsi="Symbol" w:hint="default"/>
      </w:rPr>
    </w:lvl>
    <w:lvl w:ilvl="7" w:tplc="08090003">
      <w:start w:val="1"/>
      <w:numFmt w:val="bullet"/>
      <w:lvlText w:val="o"/>
      <w:lvlJc w:val="left"/>
      <w:pPr>
        <w:ind w:left="6474" w:hanging="360"/>
      </w:pPr>
      <w:rPr>
        <w:rFonts w:ascii="Courier New" w:hAnsi="Courier New" w:hint="default"/>
      </w:rPr>
    </w:lvl>
    <w:lvl w:ilvl="8" w:tplc="08090005">
      <w:start w:val="1"/>
      <w:numFmt w:val="bullet"/>
      <w:lvlText w:val=""/>
      <w:lvlJc w:val="left"/>
      <w:pPr>
        <w:ind w:left="7194" w:hanging="360"/>
      </w:pPr>
      <w:rPr>
        <w:rFonts w:ascii="Wingdings" w:hAnsi="Wingdings" w:hint="default"/>
      </w:rPr>
    </w:lvl>
  </w:abstractNum>
  <w:abstractNum w:abstractNumId="22" w15:restartNumberingAfterBreak="0">
    <w:nsid w:val="253D5F9F"/>
    <w:multiLevelType w:val="hybridMultilevel"/>
    <w:tmpl w:val="488C8D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2A0A7C33"/>
    <w:multiLevelType w:val="hybridMultilevel"/>
    <w:tmpl w:val="81E804EC"/>
    <w:lvl w:ilvl="0" w:tplc="2718434E">
      <w:start w:val="1"/>
      <w:numFmt w:val="decimal"/>
      <w:pStyle w:val="ECCEditorsNote"/>
      <w:lvlText w:val="Editor's Note %1:"/>
      <w:lvlJc w:val="left"/>
      <w:pPr>
        <w:tabs>
          <w:tab w:val="num" w:pos="1559"/>
        </w:tabs>
        <w:ind w:left="1559" w:hanging="1559"/>
      </w:pPr>
      <w:rPr>
        <w:rFonts w:hint="default"/>
        <w:caps w:val="0"/>
        <w:strike w:val="0"/>
        <w:dstrike w:val="0"/>
        <w:vanish w:val="0"/>
        <w:color w:val="auto"/>
        <w:u w:color="FFFF00"/>
        <w:vertAlign w:val="baselin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2FF16B59"/>
    <w:multiLevelType w:val="multilevel"/>
    <w:tmpl w:val="E3ACBBFC"/>
    <w:styleLink w:val="LFO22"/>
    <w:lvl w:ilvl="0">
      <w:start w:val="1"/>
      <w:numFmt w:val="decimal"/>
      <w:pStyle w:val="1"/>
      <w:lvlText w:val="[%1]"/>
      <w:lvlJc w:val="left"/>
      <w:pPr>
        <w:ind w:left="360" w:hanging="360"/>
      </w:pPr>
      <w:rPr>
        <w:rFonts w:cs="Times New Roman"/>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5" w15:restartNumberingAfterBreak="0">
    <w:nsid w:val="331D2CAF"/>
    <w:multiLevelType w:val="multilevel"/>
    <w:tmpl w:val="67C69F3A"/>
    <w:lvl w:ilvl="0">
      <w:start w:val="1"/>
      <w:numFmt w:val="decimal"/>
      <w:pStyle w:val="ECCNumberedList"/>
      <w:lvlText w:val="%1"/>
      <w:lvlJc w:val="left"/>
      <w:pPr>
        <w:ind w:left="360" w:hanging="360"/>
      </w:pPr>
      <w:rPr>
        <w:rFonts w:hint="default"/>
        <w:b w:val="0"/>
        <w:i w:val="0"/>
        <w:color w:val="D2232A"/>
        <w:sz w:val="20"/>
      </w:rPr>
    </w:lvl>
    <w:lvl w:ilvl="1">
      <w:start w:val="1"/>
      <w:numFmt w:val="bullet"/>
      <w:lvlText w:val=""/>
      <w:lvlJc w:val="left"/>
      <w:pPr>
        <w:tabs>
          <w:tab w:val="num" w:pos="680"/>
        </w:tabs>
        <w:ind w:left="680" w:hanging="340"/>
      </w:pPr>
      <w:rPr>
        <w:rFonts w:ascii="Wingdings" w:hAnsi="Wingdings" w:hint="default"/>
        <w:color w:val="D2232A"/>
      </w:rPr>
    </w:lvl>
    <w:lvl w:ilvl="2">
      <w:start w:val="1"/>
      <w:numFmt w:val="bullet"/>
      <w:lvlText w:val=""/>
      <w:lvlJc w:val="left"/>
      <w:pPr>
        <w:tabs>
          <w:tab w:val="num" w:pos="1021"/>
        </w:tabs>
        <w:ind w:left="1021" w:hanging="341"/>
      </w:pPr>
      <w:rPr>
        <w:rFonts w:ascii="Wingdings" w:hAnsi="Wingdings" w:hint="default"/>
        <w:color w:val="D2232A"/>
      </w:rPr>
    </w:lvl>
    <w:lvl w:ilvl="3">
      <w:start w:val="1"/>
      <w:numFmt w:val="decimal"/>
      <w:lvlText w:val="(%4)"/>
      <w:lvlJc w:val="left"/>
      <w:pPr>
        <w:ind w:left="1043" w:hanging="360"/>
      </w:pPr>
      <w:rPr>
        <w:rFonts w:hint="default"/>
      </w:rPr>
    </w:lvl>
    <w:lvl w:ilvl="4">
      <w:start w:val="1"/>
      <w:numFmt w:val="lowerLetter"/>
      <w:lvlText w:val="(%5)"/>
      <w:lvlJc w:val="left"/>
      <w:pPr>
        <w:ind w:left="1403" w:hanging="360"/>
      </w:pPr>
      <w:rPr>
        <w:rFonts w:hint="default"/>
      </w:rPr>
    </w:lvl>
    <w:lvl w:ilvl="5">
      <w:start w:val="1"/>
      <w:numFmt w:val="lowerRoman"/>
      <w:lvlText w:val="(%6)"/>
      <w:lvlJc w:val="left"/>
      <w:pPr>
        <w:ind w:left="1763" w:hanging="360"/>
      </w:pPr>
      <w:rPr>
        <w:rFonts w:hint="default"/>
      </w:rPr>
    </w:lvl>
    <w:lvl w:ilvl="6">
      <w:start w:val="1"/>
      <w:numFmt w:val="decimal"/>
      <w:lvlText w:val="%7."/>
      <w:lvlJc w:val="left"/>
      <w:pPr>
        <w:ind w:left="2123" w:hanging="360"/>
      </w:pPr>
      <w:rPr>
        <w:rFonts w:hint="default"/>
      </w:rPr>
    </w:lvl>
    <w:lvl w:ilvl="7">
      <w:start w:val="1"/>
      <w:numFmt w:val="lowerLetter"/>
      <w:lvlText w:val="%8."/>
      <w:lvlJc w:val="left"/>
      <w:pPr>
        <w:ind w:left="2483" w:hanging="360"/>
      </w:pPr>
      <w:rPr>
        <w:rFonts w:hint="default"/>
      </w:rPr>
    </w:lvl>
    <w:lvl w:ilvl="8">
      <w:start w:val="1"/>
      <w:numFmt w:val="lowerRoman"/>
      <w:lvlText w:val="%9."/>
      <w:lvlJc w:val="left"/>
      <w:pPr>
        <w:ind w:left="2843" w:hanging="360"/>
      </w:pPr>
      <w:rPr>
        <w:rFonts w:hint="default"/>
      </w:rPr>
    </w:lvl>
  </w:abstractNum>
  <w:abstractNum w:abstractNumId="26" w15:restartNumberingAfterBreak="0">
    <w:nsid w:val="3F5D1695"/>
    <w:multiLevelType w:val="hybridMultilevel"/>
    <w:tmpl w:val="F7AADBB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44553321"/>
    <w:multiLevelType w:val="multilevel"/>
    <w:tmpl w:val="8E40D2B0"/>
    <w:styleLink w:val="LFO21"/>
    <w:lvl w:ilvl="0">
      <w:numFmt w:val="bullet"/>
      <w:pStyle w:val="toc01"/>
      <w:lvlText w:val=""/>
      <w:lvlJc w:val="left"/>
      <w:pPr>
        <w:ind w:left="425" w:hanging="425"/>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8" w15:restartNumberingAfterBreak="0">
    <w:nsid w:val="46E6242A"/>
    <w:multiLevelType w:val="hybridMultilevel"/>
    <w:tmpl w:val="9146C086"/>
    <w:lvl w:ilvl="0" w:tplc="5D1C976A">
      <w:start w:val="1"/>
      <w:numFmt w:val="decimal"/>
      <w:pStyle w:val="ECCReference"/>
      <w:lvlText w:val="[%1]"/>
      <w:lvlJc w:val="left"/>
      <w:pPr>
        <w:tabs>
          <w:tab w:val="num" w:pos="397"/>
        </w:tabs>
        <w:ind w:left="397" w:hanging="397"/>
      </w:pPr>
      <w:rPr>
        <w:rFonts w:ascii="Arial" w:hAnsi="Arial" w:hint="default"/>
        <w:b w:val="0"/>
        <w:i w:val="0"/>
        <w:color w:val="D2232A"/>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9BE4C9A"/>
    <w:multiLevelType w:val="multilevel"/>
    <w:tmpl w:val="8FA093E4"/>
    <w:lvl w:ilvl="0">
      <w:start w:val="1"/>
      <w:numFmt w:val="decimal"/>
      <w:lvlText w:val="%1."/>
      <w:lvlJc w:val="left"/>
      <w:pPr>
        <w:tabs>
          <w:tab w:val="num" w:pos="340"/>
        </w:tabs>
        <w:ind w:left="340" w:hanging="340"/>
      </w:pPr>
      <w:rPr>
        <w:rFonts w:ascii="Arial" w:hAnsi="Arial" w:hint="default"/>
        <w:b w:val="0"/>
        <w:i w:val="0"/>
        <w:color w:val="D2232A"/>
        <w:sz w:val="20"/>
      </w:rPr>
    </w:lvl>
    <w:lvl w:ilvl="1">
      <w:start w:val="1"/>
      <w:numFmt w:val="lowerLetter"/>
      <w:pStyle w:val="ECCLetteredList"/>
      <w:lvlText w:val="%2)"/>
      <w:lvlJc w:val="left"/>
      <w:pPr>
        <w:tabs>
          <w:tab w:val="num" w:pos="680"/>
        </w:tabs>
        <w:ind w:left="680" w:hanging="340"/>
      </w:pPr>
      <w:rPr>
        <w:rFonts w:ascii="Arial" w:hAnsi="Arial" w:hint="default"/>
        <w:b w:val="0"/>
        <w:i w:val="0"/>
        <w:color w:val="D2232A"/>
        <w:sz w:val="20"/>
      </w:rPr>
    </w:lvl>
    <w:lvl w:ilvl="2">
      <w:start w:val="1"/>
      <w:numFmt w:val="bullet"/>
      <w:lvlText w:val=""/>
      <w:lvlJc w:val="left"/>
      <w:pPr>
        <w:tabs>
          <w:tab w:val="num" w:pos="1021"/>
        </w:tabs>
        <w:ind w:left="1021" w:hanging="341"/>
      </w:pPr>
      <w:rPr>
        <w:rFonts w:ascii="Wingdings" w:hAnsi="Wingdings" w:hint="default"/>
        <w:color w:val="D2232A"/>
      </w:rPr>
    </w:lvl>
    <w:lvl w:ilvl="3">
      <w:start w:val="1"/>
      <w:numFmt w:val="none"/>
      <w:lvlText w:val=""/>
      <w:lvlJc w:val="left"/>
      <w:pPr>
        <w:tabs>
          <w:tab w:val="num" w:pos="1077"/>
        </w:tabs>
        <w:ind w:left="1728" w:hanging="648"/>
      </w:pPr>
      <w:rPr>
        <w:rFonts w:hint="default"/>
      </w:rPr>
    </w:lvl>
    <w:lvl w:ilvl="4">
      <w:start w:val="1"/>
      <w:numFmt w:val="none"/>
      <w:lvlText w:val=""/>
      <w:lvlJc w:val="left"/>
      <w:pPr>
        <w:ind w:left="2232" w:hanging="792"/>
      </w:pPr>
      <w:rPr>
        <w:rFonts w:hint="default"/>
      </w:rPr>
    </w:lvl>
    <w:lvl w:ilvl="5">
      <w:start w:val="1"/>
      <w:numFmt w:val="none"/>
      <w:lvlText w:val=""/>
      <w:lvlJc w:val="left"/>
      <w:pPr>
        <w:ind w:left="2736" w:hanging="936"/>
      </w:pPr>
      <w:rPr>
        <w:rFonts w:hint="default"/>
      </w:rPr>
    </w:lvl>
    <w:lvl w:ilvl="6">
      <w:start w:val="1"/>
      <w:numFmt w:val="none"/>
      <w:lvlText w:val=""/>
      <w:lvlJc w:val="left"/>
      <w:pPr>
        <w:ind w:left="3240" w:hanging="1080"/>
      </w:pPr>
      <w:rPr>
        <w:rFonts w:hint="default"/>
      </w:rPr>
    </w:lvl>
    <w:lvl w:ilvl="7">
      <w:start w:val="1"/>
      <w:numFmt w:val="none"/>
      <w:lvlText w:val=""/>
      <w:lvlJc w:val="left"/>
      <w:pPr>
        <w:ind w:left="3744" w:hanging="1224"/>
      </w:pPr>
      <w:rPr>
        <w:rFonts w:hint="default"/>
      </w:rPr>
    </w:lvl>
    <w:lvl w:ilvl="8">
      <w:start w:val="1"/>
      <w:numFmt w:val="none"/>
      <w:lvlText w:val=""/>
      <w:lvlJc w:val="left"/>
      <w:pPr>
        <w:ind w:left="4320" w:hanging="1440"/>
      </w:pPr>
      <w:rPr>
        <w:rFonts w:hint="default"/>
      </w:rPr>
    </w:lvl>
  </w:abstractNum>
  <w:abstractNum w:abstractNumId="30" w15:restartNumberingAfterBreak="0">
    <w:nsid w:val="4A0D1ADC"/>
    <w:multiLevelType w:val="hybridMultilevel"/>
    <w:tmpl w:val="43907928"/>
    <w:lvl w:ilvl="0" w:tplc="6E38CC76">
      <w:start w:val="1"/>
      <w:numFmt w:val="decimal"/>
      <w:lvlText w:val="%1"/>
      <w:lvlJc w:val="left"/>
      <w:pPr>
        <w:ind w:left="1140" w:hanging="11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F466A4D"/>
    <w:multiLevelType w:val="hybridMultilevel"/>
    <w:tmpl w:val="C8CEFA64"/>
    <w:lvl w:ilvl="0" w:tplc="C8700C30">
      <w:start w:val="3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13C3258"/>
    <w:multiLevelType w:val="hybridMultilevel"/>
    <w:tmpl w:val="3710D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3B045D"/>
    <w:multiLevelType w:val="multilevel"/>
    <w:tmpl w:val="0D26EE66"/>
    <w:styleLink w:val="LFO20"/>
    <w:lvl w:ilvl="0">
      <w:numFmt w:val="bullet"/>
      <w:pStyle w:val="B1Sft"/>
      <w:lvlText w:val=""/>
      <w:lvlJc w:val="left"/>
      <w:pPr>
        <w:ind w:left="425" w:hanging="425"/>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4" w15:restartNumberingAfterBreak="0">
    <w:nsid w:val="572326EE"/>
    <w:multiLevelType w:val="multilevel"/>
    <w:tmpl w:val="2034D866"/>
    <w:styleLink w:val="ECCNumbers-Bullets"/>
    <w:lvl w:ilvl="0">
      <w:start w:val="1"/>
      <w:numFmt w:val="decimal"/>
      <w:pStyle w:val="ECCNumberedBullets"/>
      <w:lvlText w:val="%1."/>
      <w:lvlJc w:val="left"/>
      <w:pPr>
        <w:tabs>
          <w:tab w:val="num" w:pos="340"/>
        </w:tabs>
        <w:ind w:left="340" w:hanging="340"/>
      </w:pPr>
      <w:rPr>
        <w:rFonts w:ascii="Arial" w:hAnsi="Arial" w:hint="default"/>
        <w:b w:val="0"/>
        <w:i w:val="0"/>
        <w:color w:val="D2232A"/>
        <w:sz w:val="20"/>
      </w:rPr>
    </w:lvl>
    <w:lvl w:ilvl="1">
      <w:start w:val="1"/>
      <w:numFmt w:val="bullet"/>
      <w:lvlText w:val=""/>
      <w:lvlJc w:val="left"/>
      <w:pPr>
        <w:tabs>
          <w:tab w:val="num" w:pos="680"/>
        </w:tabs>
        <w:ind w:left="680" w:hanging="340"/>
      </w:pPr>
      <w:rPr>
        <w:rFonts w:ascii="Wingdings" w:hAnsi="Wingdings" w:hint="default"/>
        <w:color w:val="D2232A"/>
      </w:rPr>
    </w:lvl>
    <w:lvl w:ilvl="2">
      <w:start w:val="1"/>
      <w:numFmt w:val="bullet"/>
      <w:lvlText w:val=""/>
      <w:lvlJc w:val="left"/>
      <w:pPr>
        <w:tabs>
          <w:tab w:val="num" w:pos="1021"/>
        </w:tabs>
        <w:ind w:left="1021" w:hanging="341"/>
      </w:pPr>
      <w:rPr>
        <w:rFonts w:ascii="Wingdings" w:hAnsi="Wingdings" w:hint="default"/>
        <w:color w:val="D2232A"/>
      </w:rPr>
    </w:lvl>
    <w:lvl w:ilvl="3">
      <w:start w:val="1"/>
      <w:numFmt w:val="decimal"/>
      <w:lvlText w:val="(%4)"/>
      <w:lvlJc w:val="left"/>
      <w:pPr>
        <w:ind w:left="1043" w:hanging="360"/>
      </w:pPr>
      <w:rPr>
        <w:rFonts w:hint="default"/>
      </w:rPr>
    </w:lvl>
    <w:lvl w:ilvl="4">
      <w:start w:val="1"/>
      <w:numFmt w:val="lowerLetter"/>
      <w:lvlText w:val="(%5)"/>
      <w:lvlJc w:val="left"/>
      <w:pPr>
        <w:ind w:left="1403" w:hanging="360"/>
      </w:pPr>
      <w:rPr>
        <w:rFonts w:hint="default"/>
      </w:rPr>
    </w:lvl>
    <w:lvl w:ilvl="5">
      <w:start w:val="1"/>
      <w:numFmt w:val="lowerRoman"/>
      <w:lvlText w:val="(%6)"/>
      <w:lvlJc w:val="left"/>
      <w:pPr>
        <w:ind w:left="1763" w:hanging="360"/>
      </w:pPr>
      <w:rPr>
        <w:rFonts w:hint="default"/>
      </w:rPr>
    </w:lvl>
    <w:lvl w:ilvl="6">
      <w:start w:val="1"/>
      <w:numFmt w:val="decimal"/>
      <w:lvlText w:val="%7."/>
      <w:lvlJc w:val="left"/>
      <w:pPr>
        <w:ind w:left="2123" w:hanging="360"/>
      </w:pPr>
      <w:rPr>
        <w:rFonts w:hint="default"/>
      </w:rPr>
    </w:lvl>
    <w:lvl w:ilvl="7">
      <w:start w:val="1"/>
      <w:numFmt w:val="lowerLetter"/>
      <w:lvlText w:val="%8."/>
      <w:lvlJc w:val="left"/>
      <w:pPr>
        <w:ind w:left="2483" w:hanging="360"/>
      </w:pPr>
      <w:rPr>
        <w:rFonts w:hint="default"/>
      </w:rPr>
    </w:lvl>
    <w:lvl w:ilvl="8">
      <w:start w:val="1"/>
      <w:numFmt w:val="lowerRoman"/>
      <w:lvlText w:val="%9."/>
      <w:lvlJc w:val="left"/>
      <w:pPr>
        <w:ind w:left="2843" w:hanging="360"/>
      </w:pPr>
      <w:rPr>
        <w:rFonts w:hint="default"/>
      </w:rPr>
    </w:lvl>
  </w:abstractNum>
  <w:abstractNum w:abstractNumId="35" w15:restartNumberingAfterBreak="0">
    <w:nsid w:val="708858F6"/>
    <w:multiLevelType w:val="multilevel"/>
    <w:tmpl w:val="37FC2598"/>
    <w:styleLink w:val="LFO19"/>
    <w:lvl w:ilvl="0">
      <w:numFmt w:val="bullet"/>
      <w:pStyle w:val="Rientra1"/>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6" w15:restartNumberingAfterBreak="0">
    <w:nsid w:val="7B3212E4"/>
    <w:multiLevelType w:val="multilevel"/>
    <w:tmpl w:val="A724997C"/>
    <w:lvl w:ilvl="0">
      <w:start w:val="1"/>
      <w:numFmt w:val="decimal"/>
      <w:pStyle w:val="ECCTabletitle"/>
      <w:suff w:val="space"/>
      <w:lvlText w:val="Table %1:"/>
      <w:lvlJc w:val="left"/>
      <w:pPr>
        <w:ind w:left="360" w:hanging="360"/>
      </w:pPr>
      <w:rPr>
        <w:rFonts w:ascii="Arial" w:hAnsi="Arial" w:hint="default"/>
        <w:b/>
        <w:i w:val="0"/>
        <w:color w:val="D2232A"/>
        <w:sz w:val="2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226068319">
    <w:abstractNumId w:val="16"/>
  </w:num>
  <w:num w:numId="2" w16cid:durableId="37322467">
    <w:abstractNumId w:val="30"/>
  </w:num>
  <w:num w:numId="3" w16cid:durableId="1557232781">
    <w:abstractNumId w:val="35"/>
  </w:num>
  <w:num w:numId="4" w16cid:durableId="1703507278">
    <w:abstractNumId w:val="33"/>
  </w:num>
  <w:num w:numId="5" w16cid:durableId="1021667878">
    <w:abstractNumId w:val="27"/>
  </w:num>
  <w:num w:numId="6" w16cid:durableId="499538777">
    <w:abstractNumId w:val="24"/>
  </w:num>
  <w:num w:numId="7" w16cid:durableId="1423994650">
    <w:abstractNumId w:val="20"/>
  </w:num>
  <w:num w:numId="8" w16cid:durableId="686834602">
    <w:abstractNumId w:val="11"/>
  </w:num>
  <w:num w:numId="9" w16cid:durableId="1487209723">
    <w:abstractNumId w:val="36"/>
  </w:num>
  <w:num w:numId="10" w16cid:durableId="512576293">
    <w:abstractNumId w:val="15"/>
  </w:num>
  <w:num w:numId="11" w16cid:durableId="1477140373">
    <w:abstractNumId w:val="34"/>
  </w:num>
  <w:num w:numId="12" w16cid:durableId="1310138308">
    <w:abstractNumId w:val="14"/>
  </w:num>
  <w:num w:numId="13" w16cid:durableId="557253074">
    <w:abstractNumId w:val="25"/>
  </w:num>
  <w:num w:numId="14" w16cid:durableId="1791439467">
    <w:abstractNumId w:val="19"/>
  </w:num>
  <w:num w:numId="15" w16cid:durableId="1685548836">
    <w:abstractNumId w:val="29"/>
  </w:num>
  <w:num w:numId="16" w16cid:durableId="335232279">
    <w:abstractNumId w:val="28"/>
  </w:num>
  <w:num w:numId="17" w16cid:durableId="774835851">
    <w:abstractNumId w:val="23"/>
  </w:num>
  <w:num w:numId="18" w16cid:durableId="1665549583">
    <w:abstractNumId w:val="12"/>
  </w:num>
  <w:num w:numId="19" w16cid:durableId="1589732055">
    <w:abstractNumId w:val="26"/>
  </w:num>
  <w:num w:numId="20" w16cid:durableId="1978487553">
    <w:abstractNumId w:val="21"/>
  </w:num>
  <w:num w:numId="21" w16cid:durableId="813639527">
    <w:abstractNumId w:val="18"/>
  </w:num>
  <w:num w:numId="22" w16cid:durableId="1682010284">
    <w:abstractNumId w:val="22"/>
  </w:num>
  <w:num w:numId="23" w16cid:durableId="196967095">
    <w:abstractNumId w:val="13"/>
  </w:num>
  <w:num w:numId="24" w16cid:durableId="350184203">
    <w:abstractNumId w:val="32"/>
  </w:num>
  <w:num w:numId="25" w16cid:durableId="1852913993">
    <w:abstractNumId w:val="10"/>
  </w:num>
  <w:num w:numId="26" w16cid:durableId="659846756">
    <w:abstractNumId w:val="9"/>
  </w:num>
  <w:num w:numId="27" w16cid:durableId="875236459">
    <w:abstractNumId w:val="7"/>
  </w:num>
  <w:num w:numId="28" w16cid:durableId="1679498005">
    <w:abstractNumId w:val="6"/>
  </w:num>
  <w:num w:numId="29" w16cid:durableId="114759444">
    <w:abstractNumId w:val="5"/>
  </w:num>
  <w:num w:numId="30" w16cid:durableId="2141338729">
    <w:abstractNumId w:val="4"/>
  </w:num>
  <w:num w:numId="31" w16cid:durableId="1238437593">
    <w:abstractNumId w:val="8"/>
  </w:num>
  <w:num w:numId="32" w16cid:durableId="249580379">
    <w:abstractNumId w:val="3"/>
  </w:num>
  <w:num w:numId="33" w16cid:durableId="734276647">
    <w:abstractNumId w:val="2"/>
  </w:num>
  <w:num w:numId="34" w16cid:durableId="244267136">
    <w:abstractNumId w:val="1"/>
  </w:num>
  <w:num w:numId="35" w16cid:durableId="606698785">
    <w:abstractNumId w:val="0"/>
  </w:num>
  <w:num w:numId="36" w16cid:durableId="8043515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38141952">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hang, Ruoting">
    <w15:presenceInfo w15:providerId="AD" w15:userId="S::ruoting.chang@itu.int::671fef66-299f-4cab-b016-58cb2f8562ce"/>
  </w15:person>
  <w15:person w15:author="Fernandez Jimenez, Virginia">
    <w15:presenceInfo w15:providerId="AD" w15:userId="S::virginia.fernandez@itu.int::6d460222-a6cb-4df0-8dd7-a947ce731002"/>
  </w15:person>
  <w15:person w15:author="United Kingdom">
    <w15:presenceInfo w15:providerId="None" w15:userId="United Kingd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embedSystemFonts/>
  <w:activeWritingStyle w:appName="MSWord" w:lang="en-GB" w:vendorID="64" w:dllVersion="5" w:nlCheck="1" w:checkStyle="1"/>
  <w:activeWritingStyle w:appName="MSWord" w:lang="en-GB" w:vendorID="64" w:dllVersion="6" w:nlCheck="1" w:checkStyle="1"/>
  <w:activeWritingStyle w:appName="MSWord" w:lang="en-US" w:vendorID="64" w:dllVersion="6" w:nlCheck="1" w:checkStyle="1"/>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activeWritingStyle w:appName="MSWord" w:lang="es-ES_tradnl"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817"/>
    <w:rsid w:val="000069D4"/>
    <w:rsid w:val="000174AD"/>
    <w:rsid w:val="00047A1D"/>
    <w:rsid w:val="000604B9"/>
    <w:rsid w:val="000A7D55"/>
    <w:rsid w:val="000C12C8"/>
    <w:rsid w:val="000C2E8E"/>
    <w:rsid w:val="000E0E7C"/>
    <w:rsid w:val="000F1B4B"/>
    <w:rsid w:val="0012744F"/>
    <w:rsid w:val="00131178"/>
    <w:rsid w:val="00156F66"/>
    <w:rsid w:val="00163271"/>
    <w:rsid w:val="00172122"/>
    <w:rsid w:val="00182528"/>
    <w:rsid w:val="0018500B"/>
    <w:rsid w:val="00196A19"/>
    <w:rsid w:val="00202DC1"/>
    <w:rsid w:val="002116EE"/>
    <w:rsid w:val="002309D8"/>
    <w:rsid w:val="002A7FE2"/>
    <w:rsid w:val="002E1B4F"/>
    <w:rsid w:val="002F2E67"/>
    <w:rsid w:val="002F7CB3"/>
    <w:rsid w:val="00302B60"/>
    <w:rsid w:val="00315546"/>
    <w:rsid w:val="00330567"/>
    <w:rsid w:val="00386A9D"/>
    <w:rsid w:val="00391081"/>
    <w:rsid w:val="003A2817"/>
    <w:rsid w:val="003B2789"/>
    <w:rsid w:val="003C13CE"/>
    <w:rsid w:val="003C697E"/>
    <w:rsid w:val="003E2518"/>
    <w:rsid w:val="003E7CEF"/>
    <w:rsid w:val="00437D32"/>
    <w:rsid w:val="004B1EF7"/>
    <w:rsid w:val="004B3FAD"/>
    <w:rsid w:val="004C5749"/>
    <w:rsid w:val="00501DCA"/>
    <w:rsid w:val="00513A47"/>
    <w:rsid w:val="005408DF"/>
    <w:rsid w:val="00573344"/>
    <w:rsid w:val="00583F9B"/>
    <w:rsid w:val="005B0D29"/>
    <w:rsid w:val="005E5C10"/>
    <w:rsid w:val="005F2C78"/>
    <w:rsid w:val="006144E4"/>
    <w:rsid w:val="00650299"/>
    <w:rsid w:val="00655FC5"/>
    <w:rsid w:val="006A7D0B"/>
    <w:rsid w:val="006C56C9"/>
    <w:rsid w:val="00783C1D"/>
    <w:rsid w:val="007E4318"/>
    <w:rsid w:val="0080538C"/>
    <w:rsid w:val="00814E0A"/>
    <w:rsid w:val="00822581"/>
    <w:rsid w:val="008309DD"/>
    <w:rsid w:val="0083227A"/>
    <w:rsid w:val="00866900"/>
    <w:rsid w:val="00876A8A"/>
    <w:rsid w:val="00881BA1"/>
    <w:rsid w:val="008C2302"/>
    <w:rsid w:val="008C26B8"/>
    <w:rsid w:val="008F208F"/>
    <w:rsid w:val="00982084"/>
    <w:rsid w:val="00995963"/>
    <w:rsid w:val="009B61EB"/>
    <w:rsid w:val="009C185B"/>
    <w:rsid w:val="009C2064"/>
    <w:rsid w:val="009D1697"/>
    <w:rsid w:val="009F3A46"/>
    <w:rsid w:val="009F6520"/>
    <w:rsid w:val="00A014F8"/>
    <w:rsid w:val="00A5173C"/>
    <w:rsid w:val="00A61AEF"/>
    <w:rsid w:val="00AD2345"/>
    <w:rsid w:val="00AF173A"/>
    <w:rsid w:val="00B066A4"/>
    <w:rsid w:val="00B07A13"/>
    <w:rsid w:val="00B4279B"/>
    <w:rsid w:val="00B45FC9"/>
    <w:rsid w:val="00B76F35"/>
    <w:rsid w:val="00B81138"/>
    <w:rsid w:val="00BC7CCF"/>
    <w:rsid w:val="00BE470B"/>
    <w:rsid w:val="00C57A91"/>
    <w:rsid w:val="00CC01C2"/>
    <w:rsid w:val="00CE0E58"/>
    <w:rsid w:val="00CF21F2"/>
    <w:rsid w:val="00D02712"/>
    <w:rsid w:val="00D046A7"/>
    <w:rsid w:val="00D214D0"/>
    <w:rsid w:val="00D6546B"/>
    <w:rsid w:val="00DB178B"/>
    <w:rsid w:val="00DC17D3"/>
    <w:rsid w:val="00DD4BED"/>
    <w:rsid w:val="00DE39F0"/>
    <w:rsid w:val="00DF0AF3"/>
    <w:rsid w:val="00DF7E9F"/>
    <w:rsid w:val="00E27D7E"/>
    <w:rsid w:val="00E42E13"/>
    <w:rsid w:val="00E56D5C"/>
    <w:rsid w:val="00E6257C"/>
    <w:rsid w:val="00E63C59"/>
    <w:rsid w:val="00F25662"/>
    <w:rsid w:val="00F720C7"/>
    <w:rsid w:val="00FA124A"/>
    <w:rsid w:val="00FC08DD"/>
    <w:rsid w:val="00FC2316"/>
    <w:rsid w:val="00FC2C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0508E3EE"/>
  <w15:docId w15:val="{C5565461-770F-432E-856C-A305C2DE6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99"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185B"/>
    <w:pPr>
      <w:tabs>
        <w:tab w:val="left" w:pos="1134"/>
        <w:tab w:val="left" w:pos="1871"/>
        <w:tab w:val="left" w:pos="2268"/>
      </w:tabs>
      <w:overflowPunct w:val="0"/>
      <w:autoSpaceDE w:val="0"/>
      <w:autoSpaceDN w:val="0"/>
      <w:adjustRightInd w:val="0"/>
      <w:spacing w:before="120"/>
      <w:textAlignment w:val="baseline"/>
    </w:pPr>
    <w:rPr>
      <w:rFonts w:ascii="Times New Roman" w:hAnsi="Times New Roman"/>
      <w:sz w:val="24"/>
      <w:lang w:val="en-GB" w:eastAsia="en-US"/>
    </w:rPr>
  </w:style>
  <w:style w:type="paragraph" w:styleId="Heading1">
    <w:name w:val="heading 1"/>
    <w:basedOn w:val="Normal"/>
    <w:next w:val="Normal"/>
    <w:link w:val="Heading1Char2"/>
    <w:qFormat/>
    <w:rsid w:val="009C185B"/>
    <w:pPr>
      <w:keepNext/>
      <w:keepLines/>
      <w:spacing w:before="280"/>
      <w:ind w:left="1134" w:hanging="1134"/>
      <w:outlineLvl w:val="0"/>
    </w:pPr>
    <w:rPr>
      <w:b/>
      <w:sz w:val="28"/>
    </w:rPr>
  </w:style>
  <w:style w:type="paragraph" w:styleId="Heading2">
    <w:name w:val="heading 2"/>
    <w:basedOn w:val="Heading1"/>
    <w:next w:val="Normal"/>
    <w:link w:val="Heading2Char1"/>
    <w:qFormat/>
    <w:rsid w:val="009C185B"/>
    <w:pPr>
      <w:spacing w:before="200"/>
      <w:outlineLvl w:val="1"/>
    </w:pPr>
    <w:rPr>
      <w:sz w:val="24"/>
    </w:rPr>
  </w:style>
  <w:style w:type="paragraph" w:styleId="Heading3">
    <w:name w:val="heading 3"/>
    <w:basedOn w:val="Heading1"/>
    <w:next w:val="Normal"/>
    <w:link w:val="Heading3Char1"/>
    <w:qFormat/>
    <w:rsid w:val="009C185B"/>
    <w:pPr>
      <w:tabs>
        <w:tab w:val="clear" w:pos="1134"/>
      </w:tabs>
      <w:spacing w:before="200"/>
      <w:outlineLvl w:val="2"/>
    </w:pPr>
    <w:rPr>
      <w:sz w:val="24"/>
    </w:rPr>
  </w:style>
  <w:style w:type="paragraph" w:styleId="Heading4">
    <w:name w:val="heading 4"/>
    <w:basedOn w:val="Heading3"/>
    <w:next w:val="Normal"/>
    <w:link w:val="Heading4Char1"/>
    <w:qFormat/>
    <w:rsid w:val="009C185B"/>
    <w:pPr>
      <w:outlineLvl w:val="3"/>
    </w:pPr>
  </w:style>
  <w:style w:type="paragraph" w:styleId="Heading5">
    <w:name w:val="heading 5"/>
    <w:basedOn w:val="Heading4"/>
    <w:next w:val="Normal"/>
    <w:link w:val="Heading5Char1"/>
    <w:qFormat/>
    <w:rsid w:val="009C185B"/>
    <w:pPr>
      <w:outlineLvl w:val="4"/>
    </w:pPr>
  </w:style>
  <w:style w:type="paragraph" w:styleId="Heading6">
    <w:name w:val="heading 6"/>
    <w:basedOn w:val="Heading4"/>
    <w:next w:val="Normal"/>
    <w:link w:val="Heading6Char1"/>
    <w:qFormat/>
    <w:rsid w:val="009C185B"/>
    <w:pPr>
      <w:outlineLvl w:val="5"/>
    </w:pPr>
  </w:style>
  <w:style w:type="paragraph" w:styleId="Heading7">
    <w:name w:val="heading 7"/>
    <w:basedOn w:val="Heading6"/>
    <w:next w:val="Normal"/>
    <w:link w:val="Heading7Char1"/>
    <w:qFormat/>
    <w:rsid w:val="009C185B"/>
    <w:pPr>
      <w:outlineLvl w:val="6"/>
    </w:pPr>
  </w:style>
  <w:style w:type="paragraph" w:styleId="Heading8">
    <w:name w:val="heading 8"/>
    <w:basedOn w:val="Heading6"/>
    <w:next w:val="Normal"/>
    <w:link w:val="Heading8Char1"/>
    <w:qFormat/>
    <w:rsid w:val="009C185B"/>
    <w:pPr>
      <w:outlineLvl w:val="7"/>
    </w:pPr>
  </w:style>
  <w:style w:type="paragraph" w:styleId="Heading9">
    <w:name w:val="heading 9"/>
    <w:basedOn w:val="Heading6"/>
    <w:next w:val="Normal"/>
    <w:link w:val="Heading9Char1"/>
    <w:qFormat/>
    <w:rsid w:val="009C185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link w:val="NormalaftertitleChar"/>
    <w:rsid w:val="009C185B"/>
    <w:pPr>
      <w:spacing w:before="360"/>
    </w:pPr>
  </w:style>
  <w:style w:type="paragraph" w:customStyle="1" w:styleId="Artheading">
    <w:name w:val="Art_heading"/>
    <w:basedOn w:val="Normal"/>
    <w:next w:val="Normal"/>
    <w:uiPriority w:val="99"/>
    <w:rsid w:val="009C185B"/>
    <w:pPr>
      <w:keepNext/>
      <w:keepLines/>
      <w:spacing w:before="480"/>
      <w:jc w:val="center"/>
    </w:pPr>
    <w:rPr>
      <w:rFonts w:ascii="Times New Roman Bold" w:hAnsi="Times New Roman Bold"/>
      <w:b/>
      <w:sz w:val="28"/>
    </w:rPr>
  </w:style>
  <w:style w:type="paragraph" w:customStyle="1" w:styleId="ArtNo">
    <w:name w:val="Art_No"/>
    <w:basedOn w:val="Normal"/>
    <w:next w:val="Normal"/>
    <w:rsid w:val="009C185B"/>
    <w:pPr>
      <w:keepNext/>
      <w:keepLines/>
      <w:spacing w:before="480"/>
      <w:jc w:val="center"/>
    </w:pPr>
    <w:rPr>
      <w:caps/>
      <w:sz w:val="28"/>
    </w:rPr>
  </w:style>
  <w:style w:type="paragraph" w:customStyle="1" w:styleId="Arttitle">
    <w:name w:val="Art_title"/>
    <w:basedOn w:val="Normal"/>
    <w:next w:val="Normal"/>
    <w:rsid w:val="009C185B"/>
    <w:pPr>
      <w:keepNext/>
      <w:keepLines/>
      <w:spacing w:before="240"/>
      <w:jc w:val="center"/>
    </w:pPr>
    <w:rPr>
      <w:b/>
      <w:sz w:val="28"/>
    </w:rPr>
  </w:style>
  <w:style w:type="paragraph" w:customStyle="1" w:styleId="ASN1">
    <w:name w:val="ASN.1"/>
    <w:basedOn w:val="Normal"/>
    <w:rsid w:val="009C185B"/>
    <w:pPr>
      <w:tabs>
        <w:tab w:val="left" w:pos="567"/>
        <w:tab w:val="left" w:pos="1701"/>
        <w:tab w:val="left" w:pos="2835"/>
        <w:tab w:val="left" w:pos="3402"/>
        <w:tab w:val="left" w:pos="3969"/>
        <w:tab w:val="left" w:pos="4536"/>
        <w:tab w:val="left" w:pos="5103"/>
        <w:tab w:val="left" w:pos="5670"/>
      </w:tabs>
      <w:spacing w:before="0"/>
    </w:pPr>
    <w:rPr>
      <w:rFonts w:ascii="Times New Roman Bold" w:hAnsi="Times New Roman Bold"/>
      <w:b/>
      <w:noProof/>
      <w:sz w:val="20"/>
    </w:rPr>
  </w:style>
  <w:style w:type="paragraph" w:customStyle="1" w:styleId="Call">
    <w:name w:val="Call"/>
    <w:basedOn w:val="Normal"/>
    <w:next w:val="Normal"/>
    <w:link w:val="CallChar"/>
    <w:rsid w:val="009C185B"/>
    <w:pPr>
      <w:keepNext/>
      <w:keepLines/>
      <w:spacing w:before="160"/>
      <w:ind w:left="1134"/>
    </w:pPr>
    <w:rPr>
      <w:i/>
    </w:rPr>
  </w:style>
  <w:style w:type="paragraph" w:customStyle="1" w:styleId="ChapNo">
    <w:name w:val="Chap_No"/>
    <w:basedOn w:val="ArtNo"/>
    <w:next w:val="Normal"/>
    <w:rsid w:val="009C185B"/>
    <w:rPr>
      <w:rFonts w:ascii="Times New Roman Bold" w:hAnsi="Times New Roman Bold"/>
      <w:b/>
    </w:rPr>
  </w:style>
  <w:style w:type="paragraph" w:customStyle="1" w:styleId="Chaptitle">
    <w:name w:val="Chap_title"/>
    <w:basedOn w:val="Arttitle"/>
    <w:next w:val="Normal"/>
    <w:rsid w:val="009C185B"/>
  </w:style>
  <w:style w:type="character" w:styleId="EndnoteReference">
    <w:name w:val="endnote reference"/>
    <w:basedOn w:val="DefaultParagraphFont"/>
    <w:uiPriority w:val="99"/>
    <w:rsid w:val="009C185B"/>
    <w:rPr>
      <w:vertAlign w:val="superscript"/>
    </w:rPr>
  </w:style>
  <w:style w:type="paragraph" w:customStyle="1" w:styleId="enumlev1">
    <w:name w:val="enumlev1"/>
    <w:basedOn w:val="Normal"/>
    <w:rsid w:val="009C185B"/>
    <w:pPr>
      <w:tabs>
        <w:tab w:val="clear" w:pos="2268"/>
        <w:tab w:val="left" w:pos="2608"/>
        <w:tab w:val="left" w:pos="3345"/>
      </w:tabs>
      <w:spacing w:before="80"/>
      <w:ind w:left="1134" w:hanging="1134"/>
    </w:pPr>
  </w:style>
  <w:style w:type="paragraph" w:customStyle="1" w:styleId="enumlev2">
    <w:name w:val="enumlev2"/>
    <w:basedOn w:val="enumlev1"/>
    <w:rsid w:val="009C185B"/>
    <w:pPr>
      <w:ind w:left="1871" w:hanging="737"/>
    </w:pPr>
  </w:style>
  <w:style w:type="paragraph" w:customStyle="1" w:styleId="enumlev3">
    <w:name w:val="enumlev3"/>
    <w:basedOn w:val="enumlev2"/>
    <w:rsid w:val="009C185B"/>
    <w:pPr>
      <w:ind w:left="2268" w:hanging="397"/>
    </w:pPr>
  </w:style>
  <w:style w:type="paragraph" w:customStyle="1" w:styleId="Equation">
    <w:name w:val="Equation"/>
    <w:basedOn w:val="Normal"/>
    <w:link w:val="EquationeqChar"/>
    <w:rsid w:val="009C185B"/>
    <w:pPr>
      <w:tabs>
        <w:tab w:val="clear" w:pos="1871"/>
        <w:tab w:val="clear" w:pos="2268"/>
        <w:tab w:val="center" w:pos="4820"/>
        <w:tab w:val="right" w:pos="9639"/>
      </w:tabs>
    </w:pPr>
  </w:style>
  <w:style w:type="paragraph" w:customStyle="1" w:styleId="Equationlegend">
    <w:name w:val="Equation_legend"/>
    <w:basedOn w:val="NormalIndent"/>
    <w:link w:val="EquationlegendChar"/>
    <w:rsid w:val="009C185B"/>
    <w:pPr>
      <w:tabs>
        <w:tab w:val="clear" w:pos="1134"/>
        <w:tab w:val="clear" w:pos="2268"/>
        <w:tab w:val="right" w:pos="1871"/>
        <w:tab w:val="left" w:pos="2041"/>
      </w:tabs>
      <w:spacing w:before="80"/>
      <w:ind w:left="2041" w:hanging="2041"/>
    </w:pPr>
  </w:style>
  <w:style w:type="paragraph" w:customStyle="1" w:styleId="Figurelegend">
    <w:name w:val="Figure_legend"/>
    <w:basedOn w:val="Normal"/>
    <w:rsid w:val="009C185B"/>
    <w:pPr>
      <w:spacing w:before="20" w:after="240"/>
    </w:pPr>
    <w:rPr>
      <w:sz w:val="18"/>
    </w:rPr>
  </w:style>
  <w:style w:type="paragraph" w:customStyle="1" w:styleId="Tabletext">
    <w:name w:val="Table_text"/>
    <w:basedOn w:val="Normal"/>
    <w:link w:val="TabletextChar"/>
    <w:rsid w:val="009C185B"/>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Pr>
      <w:sz w:val="20"/>
    </w:rPr>
  </w:style>
  <w:style w:type="paragraph" w:customStyle="1" w:styleId="Figurewithouttitle">
    <w:name w:val="Figure_without_title"/>
    <w:basedOn w:val="FigureNo"/>
    <w:next w:val="Normal"/>
    <w:uiPriority w:val="99"/>
    <w:rsid w:val="009C185B"/>
    <w:pPr>
      <w:keepNext w:val="0"/>
    </w:pPr>
  </w:style>
  <w:style w:type="paragraph" w:styleId="Footer">
    <w:name w:val="footer"/>
    <w:basedOn w:val="Normal"/>
    <w:link w:val="FooterChar"/>
    <w:rsid w:val="009C185B"/>
    <w:pPr>
      <w:tabs>
        <w:tab w:val="clear" w:pos="1134"/>
        <w:tab w:val="clear" w:pos="1871"/>
        <w:tab w:val="clear" w:pos="2268"/>
        <w:tab w:val="left" w:pos="5954"/>
        <w:tab w:val="right" w:pos="9639"/>
      </w:tabs>
      <w:spacing w:before="0"/>
    </w:pPr>
    <w:rPr>
      <w:caps/>
      <w:noProof/>
      <w:sz w:val="16"/>
    </w:rPr>
  </w:style>
  <w:style w:type="paragraph" w:customStyle="1" w:styleId="FirstFooter">
    <w:name w:val="FirstFooter"/>
    <w:basedOn w:val="Footer"/>
    <w:uiPriority w:val="99"/>
    <w:rsid w:val="009C185B"/>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basedOn w:val="DefaultParagraphFont"/>
    <w:rsid w:val="009C185B"/>
    <w:rPr>
      <w:position w:val="6"/>
      <w:sz w:val="18"/>
    </w:rPr>
  </w:style>
  <w:style w:type="paragraph" w:styleId="FootnoteText">
    <w:name w:val="footnote text"/>
    <w:basedOn w:val="Normal"/>
    <w:link w:val="FootnoteTextChar"/>
    <w:rsid w:val="009C185B"/>
    <w:pPr>
      <w:keepLines/>
      <w:tabs>
        <w:tab w:val="left" w:pos="255"/>
      </w:tabs>
    </w:pPr>
  </w:style>
  <w:style w:type="paragraph" w:customStyle="1" w:styleId="Note">
    <w:name w:val="Note"/>
    <w:basedOn w:val="Normal"/>
    <w:next w:val="Normal"/>
    <w:rsid w:val="009C185B"/>
    <w:pPr>
      <w:tabs>
        <w:tab w:val="left" w:pos="284"/>
      </w:tabs>
      <w:spacing w:before="80"/>
    </w:pPr>
    <w:rPr>
      <w:sz w:val="22"/>
    </w:rPr>
  </w:style>
  <w:style w:type="paragraph" w:styleId="Header">
    <w:name w:val="header"/>
    <w:basedOn w:val="Normal"/>
    <w:link w:val="HeaderChar"/>
    <w:rsid w:val="009C185B"/>
    <w:pPr>
      <w:spacing w:before="0"/>
      <w:jc w:val="center"/>
    </w:pPr>
    <w:rPr>
      <w:sz w:val="18"/>
    </w:rPr>
  </w:style>
  <w:style w:type="paragraph" w:styleId="Index1">
    <w:name w:val="index 1"/>
    <w:basedOn w:val="Normal"/>
    <w:next w:val="Normal"/>
    <w:rsid w:val="009C185B"/>
  </w:style>
  <w:style w:type="paragraph" w:styleId="Index2">
    <w:name w:val="index 2"/>
    <w:basedOn w:val="Normal"/>
    <w:next w:val="Normal"/>
    <w:rsid w:val="009C185B"/>
    <w:pPr>
      <w:ind w:left="283"/>
    </w:pPr>
  </w:style>
  <w:style w:type="paragraph" w:styleId="Index3">
    <w:name w:val="index 3"/>
    <w:basedOn w:val="Normal"/>
    <w:next w:val="Normal"/>
    <w:rsid w:val="009C185B"/>
    <w:pPr>
      <w:ind w:left="566"/>
    </w:pPr>
  </w:style>
  <w:style w:type="paragraph" w:customStyle="1" w:styleId="PartNo">
    <w:name w:val="Part_No"/>
    <w:basedOn w:val="AnnexNo"/>
    <w:next w:val="Normal"/>
    <w:rsid w:val="009C185B"/>
  </w:style>
  <w:style w:type="paragraph" w:customStyle="1" w:styleId="Partref">
    <w:name w:val="Part_ref"/>
    <w:basedOn w:val="Annexref"/>
    <w:next w:val="Normal"/>
    <w:rsid w:val="009C185B"/>
  </w:style>
  <w:style w:type="paragraph" w:customStyle="1" w:styleId="Parttitle">
    <w:name w:val="Part_title"/>
    <w:basedOn w:val="Annextitle"/>
    <w:next w:val="Normalaftertitle0"/>
    <w:rsid w:val="009C185B"/>
  </w:style>
  <w:style w:type="paragraph" w:customStyle="1" w:styleId="RecNo">
    <w:name w:val="Rec_No"/>
    <w:basedOn w:val="Normal"/>
    <w:next w:val="Normal"/>
    <w:rsid w:val="009C185B"/>
    <w:pPr>
      <w:keepNext/>
      <w:keepLines/>
      <w:spacing w:before="480"/>
      <w:jc w:val="center"/>
    </w:pPr>
    <w:rPr>
      <w:caps/>
      <w:sz w:val="28"/>
    </w:rPr>
  </w:style>
  <w:style w:type="paragraph" w:customStyle="1" w:styleId="Rectitle">
    <w:name w:val="Rec_title"/>
    <w:basedOn w:val="RecNo"/>
    <w:next w:val="Normal"/>
    <w:rsid w:val="009C185B"/>
    <w:pPr>
      <w:spacing w:before="240"/>
    </w:pPr>
    <w:rPr>
      <w:rFonts w:ascii="Times New Roman Bold" w:hAnsi="Times New Roman Bold"/>
      <w:b/>
      <w:caps w:val="0"/>
    </w:rPr>
  </w:style>
  <w:style w:type="paragraph" w:customStyle="1" w:styleId="Recref">
    <w:name w:val="Rec_ref"/>
    <w:basedOn w:val="Rectitle"/>
    <w:next w:val="Recdate"/>
    <w:rsid w:val="009C185B"/>
    <w:pPr>
      <w:spacing w:before="120"/>
    </w:pPr>
    <w:rPr>
      <w:rFonts w:ascii="Times New Roman" w:hAnsi="Times New Roman"/>
      <w:b w:val="0"/>
      <w:sz w:val="24"/>
    </w:rPr>
  </w:style>
  <w:style w:type="paragraph" w:customStyle="1" w:styleId="Recdate">
    <w:name w:val="Rec_date"/>
    <w:basedOn w:val="Normal"/>
    <w:next w:val="Normalaftertitle0"/>
    <w:rsid w:val="009C185B"/>
    <w:pPr>
      <w:keepNext/>
      <w:keepLines/>
      <w:jc w:val="right"/>
    </w:pPr>
    <w:rPr>
      <w:sz w:val="22"/>
    </w:rPr>
  </w:style>
  <w:style w:type="paragraph" w:customStyle="1" w:styleId="Questiondate">
    <w:name w:val="Question_date"/>
    <w:basedOn w:val="Normal"/>
    <w:next w:val="Normalaftertitle0"/>
    <w:rsid w:val="009C185B"/>
    <w:pPr>
      <w:keepNext/>
      <w:keepLines/>
      <w:jc w:val="right"/>
    </w:pPr>
    <w:rPr>
      <w:sz w:val="22"/>
    </w:rPr>
  </w:style>
  <w:style w:type="paragraph" w:customStyle="1" w:styleId="QuestionNo">
    <w:name w:val="Question_No"/>
    <w:basedOn w:val="Normal"/>
    <w:next w:val="Normal"/>
    <w:rsid w:val="009C185B"/>
    <w:pPr>
      <w:keepNext/>
      <w:keepLines/>
      <w:spacing w:before="480"/>
      <w:jc w:val="center"/>
    </w:pPr>
    <w:rPr>
      <w:caps/>
      <w:sz w:val="28"/>
    </w:rPr>
  </w:style>
  <w:style w:type="paragraph" w:customStyle="1" w:styleId="Questiontitle">
    <w:name w:val="Question_title"/>
    <w:basedOn w:val="Normal"/>
    <w:next w:val="Normal"/>
    <w:rsid w:val="009C185B"/>
    <w:pPr>
      <w:keepNext/>
      <w:keepLines/>
      <w:spacing w:before="240"/>
      <w:jc w:val="center"/>
    </w:pPr>
    <w:rPr>
      <w:rFonts w:ascii="Times New Roman Bold" w:hAnsi="Times New Roman Bold"/>
      <w:b/>
      <w:sz w:val="28"/>
    </w:rPr>
  </w:style>
  <w:style w:type="paragraph" w:customStyle="1" w:styleId="Questionref">
    <w:name w:val="Question_ref"/>
    <w:basedOn w:val="Recref"/>
    <w:next w:val="Questiondate"/>
    <w:rsid w:val="009C185B"/>
  </w:style>
  <w:style w:type="paragraph" w:customStyle="1" w:styleId="Reftext">
    <w:name w:val="Ref_text"/>
    <w:basedOn w:val="Normal"/>
    <w:rsid w:val="009C185B"/>
    <w:pPr>
      <w:ind w:left="1134" w:hanging="1134"/>
    </w:pPr>
  </w:style>
  <w:style w:type="paragraph" w:customStyle="1" w:styleId="Reftitle">
    <w:name w:val="Ref_title"/>
    <w:basedOn w:val="Normal"/>
    <w:next w:val="Reftext"/>
    <w:rsid w:val="009C185B"/>
    <w:pPr>
      <w:spacing w:before="480"/>
      <w:jc w:val="center"/>
    </w:pPr>
    <w:rPr>
      <w:caps/>
    </w:rPr>
  </w:style>
  <w:style w:type="paragraph" w:customStyle="1" w:styleId="Repdate">
    <w:name w:val="Rep_date"/>
    <w:basedOn w:val="Recdate"/>
    <w:next w:val="Normalaftertitle0"/>
    <w:rsid w:val="009C185B"/>
  </w:style>
  <w:style w:type="paragraph" w:customStyle="1" w:styleId="RepNo">
    <w:name w:val="Rep_No"/>
    <w:basedOn w:val="RecNo"/>
    <w:next w:val="Reptitle"/>
    <w:rsid w:val="009C185B"/>
  </w:style>
  <w:style w:type="paragraph" w:customStyle="1" w:styleId="Reptitle">
    <w:name w:val="Rep_title"/>
    <w:basedOn w:val="Rectitle"/>
    <w:next w:val="Repref"/>
    <w:rsid w:val="009C185B"/>
  </w:style>
  <w:style w:type="paragraph" w:customStyle="1" w:styleId="Repref">
    <w:name w:val="Rep_ref"/>
    <w:basedOn w:val="Recref"/>
    <w:next w:val="Repdate"/>
    <w:rsid w:val="009C185B"/>
  </w:style>
  <w:style w:type="paragraph" w:customStyle="1" w:styleId="Resdate">
    <w:name w:val="Res_date"/>
    <w:basedOn w:val="Recdate"/>
    <w:next w:val="Normalaftertitle0"/>
    <w:rsid w:val="009C185B"/>
  </w:style>
  <w:style w:type="paragraph" w:customStyle="1" w:styleId="ResNo">
    <w:name w:val="Res_No"/>
    <w:basedOn w:val="RecNo"/>
    <w:next w:val="Normal"/>
    <w:rsid w:val="009C185B"/>
  </w:style>
  <w:style w:type="paragraph" w:customStyle="1" w:styleId="Restitle">
    <w:name w:val="Res_title"/>
    <w:basedOn w:val="Rectitle"/>
    <w:next w:val="Normal"/>
    <w:rsid w:val="009C185B"/>
  </w:style>
  <w:style w:type="paragraph" w:customStyle="1" w:styleId="Resref">
    <w:name w:val="Res_ref"/>
    <w:basedOn w:val="Recref"/>
    <w:next w:val="Resdate"/>
    <w:rsid w:val="009C185B"/>
  </w:style>
  <w:style w:type="paragraph" w:customStyle="1" w:styleId="SectionNo">
    <w:name w:val="Section_No"/>
    <w:basedOn w:val="AnnexNo"/>
    <w:next w:val="Normal"/>
    <w:rsid w:val="009C185B"/>
  </w:style>
  <w:style w:type="paragraph" w:customStyle="1" w:styleId="Sectiontitle">
    <w:name w:val="Section_title"/>
    <w:basedOn w:val="Annextitle"/>
    <w:next w:val="Normalaftertitle0"/>
    <w:rsid w:val="009C185B"/>
  </w:style>
  <w:style w:type="paragraph" w:customStyle="1" w:styleId="Source">
    <w:name w:val="Source"/>
    <w:basedOn w:val="Normal"/>
    <w:next w:val="Normal"/>
    <w:link w:val="SourceCarattere"/>
    <w:uiPriority w:val="99"/>
    <w:rsid w:val="009C185B"/>
    <w:pPr>
      <w:spacing w:before="840"/>
      <w:jc w:val="center"/>
    </w:pPr>
    <w:rPr>
      <w:b/>
      <w:sz w:val="28"/>
    </w:rPr>
  </w:style>
  <w:style w:type="paragraph" w:customStyle="1" w:styleId="SpecialFooter">
    <w:name w:val="Special Footer"/>
    <w:basedOn w:val="Footer"/>
    <w:rsid w:val="009C185B"/>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Normal"/>
    <w:link w:val="TableheadChar"/>
    <w:rsid w:val="009C185B"/>
    <w:pPr>
      <w:keepNext/>
      <w:spacing w:before="80" w:after="80"/>
      <w:jc w:val="center"/>
    </w:pPr>
    <w:rPr>
      <w:rFonts w:ascii="Times New Roman Bold" w:hAnsi="Times New Roman Bold" w:cs="Times New Roman Bold"/>
      <w:b/>
      <w:sz w:val="20"/>
    </w:rPr>
  </w:style>
  <w:style w:type="paragraph" w:customStyle="1" w:styleId="Tablelegend">
    <w:name w:val="Table_legend"/>
    <w:basedOn w:val="Normal"/>
    <w:link w:val="TablelegendChar"/>
    <w:rsid w:val="009C185B"/>
    <w:pPr>
      <w:tabs>
        <w:tab w:val="left" w:pos="284"/>
        <w:tab w:val="left" w:pos="567"/>
        <w:tab w:val="left" w:pos="851"/>
      </w:tabs>
      <w:spacing w:before="40" w:after="40"/>
    </w:pPr>
    <w:rPr>
      <w:sz w:val="18"/>
    </w:rPr>
  </w:style>
  <w:style w:type="paragraph" w:customStyle="1" w:styleId="TableNo">
    <w:name w:val="Table_No"/>
    <w:basedOn w:val="Normal"/>
    <w:next w:val="Normal"/>
    <w:link w:val="TableNo0"/>
    <w:rsid w:val="009C185B"/>
    <w:pPr>
      <w:keepNext/>
      <w:spacing w:before="560" w:after="120"/>
      <w:jc w:val="center"/>
    </w:pPr>
    <w:rPr>
      <w:caps/>
      <w:sz w:val="20"/>
    </w:rPr>
  </w:style>
  <w:style w:type="paragraph" w:customStyle="1" w:styleId="Tabletitle">
    <w:name w:val="Table_title"/>
    <w:basedOn w:val="Normal"/>
    <w:next w:val="Tabletext"/>
    <w:link w:val="Tabletitle0"/>
    <w:rsid w:val="009C185B"/>
    <w:pPr>
      <w:keepNext/>
      <w:keepLines/>
      <w:spacing w:before="0" w:after="120"/>
      <w:jc w:val="center"/>
    </w:pPr>
    <w:rPr>
      <w:rFonts w:ascii="Times New Roman Bold" w:hAnsi="Times New Roman Bold"/>
      <w:b/>
      <w:sz w:val="20"/>
    </w:rPr>
  </w:style>
  <w:style w:type="paragraph" w:customStyle="1" w:styleId="Tableref">
    <w:name w:val="Table_ref"/>
    <w:basedOn w:val="Normal"/>
    <w:next w:val="Normal"/>
    <w:uiPriority w:val="99"/>
    <w:rsid w:val="009C185B"/>
    <w:pPr>
      <w:keepNext/>
      <w:spacing w:before="560"/>
      <w:jc w:val="center"/>
    </w:pPr>
    <w:rPr>
      <w:sz w:val="20"/>
    </w:rPr>
  </w:style>
  <w:style w:type="paragraph" w:customStyle="1" w:styleId="Title1">
    <w:name w:val="Title 1"/>
    <w:basedOn w:val="Source"/>
    <w:next w:val="Normal"/>
    <w:link w:val="Title1Char"/>
    <w:uiPriority w:val="99"/>
    <w:rsid w:val="009C185B"/>
    <w:pPr>
      <w:tabs>
        <w:tab w:val="left" w:pos="567"/>
        <w:tab w:val="left" w:pos="1701"/>
        <w:tab w:val="left" w:pos="2835"/>
      </w:tabs>
      <w:spacing w:before="240"/>
    </w:pPr>
    <w:rPr>
      <w:b w:val="0"/>
      <w:caps/>
    </w:rPr>
  </w:style>
  <w:style w:type="paragraph" w:customStyle="1" w:styleId="Title2">
    <w:name w:val="Title 2"/>
    <w:basedOn w:val="Source"/>
    <w:next w:val="Normal"/>
    <w:uiPriority w:val="99"/>
    <w:rsid w:val="009C185B"/>
    <w:pPr>
      <w:overflowPunct/>
      <w:autoSpaceDE/>
      <w:autoSpaceDN/>
      <w:adjustRightInd/>
      <w:spacing w:before="480"/>
      <w:textAlignment w:val="auto"/>
    </w:pPr>
    <w:rPr>
      <w:b w:val="0"/>
      <w:caps/>
    </w:rPr>
  </w:style>
  <w:style w:type="paragraph" w:customStyle="1" w:styleId="Title3">
    <w:name w:val="Title 3"/>
    <w:basedOn w:val="Title2"/>
    <w:next w:val="Normal"/>
    <w:uiPriority w:val="99"/>
    <w:rsid w:val="009C185B"/>
    <w:pPr>
      <w:spacing w:before="240"/>
    </w:pPr>
    <w:rPr>
      <w:caps w:val="0"/>
    </w:rPr>
  </w:style>
  <w:style w:type="paragraph" w:customStyle="1" w:styleId="Title4">
    <w:name w:val="Title 4"/>
    <w:basedOn w:val="Title3"/>
    <w:next w:val="Heading1"/>
    <w:uiPriority w:val="99"/>
    <w:rsid w:val="009C185B"/>
    <w:rPr>
      <w:b/>
    </w:rPr>
  </w:style>
  <w:style w:type="paragraph" w:customStyle="1" w:styleId="toc0">
    <w:name w:val="toc 0"/>
    <w:basedOn w:val="Normal"/>
    <w:next w:val="TOC1"/>
    <w:rsid w:val="009C185B"/>
    <w:pPr>
      <w:tabs>
        <w:tab w:val="clear" w:pos="1134"/>
        <w:tab w:val="clear" w:pos="1871"/>
        <w:tab w:val="clear" w:pos="2268"/>
        <w:tab w:val="right" w:pos="9781"/>
      </w:tabs>
    </w:pPr>
    <w:rPr>
      <w:b/>
    </w:rPr>
  </w:style>
  <w:style w:type="paragraph" w:styleId="TOC1">
    <w:name w:val="toc 1"/>
    <w:basedOn w:val="Normal"/>
    <w:link w:val="TOC1Char"/>
    <w:rsid w:val="009C185B"/>
    <w:pPr>
      <w:keepLines/>
      <w:tabs>
        <w:tab w:val="clear" w:pos="1134"/>
        <w:tab w:val="clear" w:pos="1871"/>
        <w:tab w:val="clear" w:pos="2268"/>
        <w:tab w:val="left" w:pos="567"/>
        <w:tab w:val="left" w:leader="dot" w:pos="7938"/>
        <w:tab w:val="center" w:pos="9526"/>
      </w:tabs>
      <w:spacing w:before="240"/>
      <w:ind w:left="567" w:hanging="567"/>
    </w:pPr>
  </w:style>
  <w:style w:type="paragraph" w:styleId="TOC2">
    <w:name w:val="toc 2"/>
    <w:basedOn w:val="TOC1"/>
    <w:rsid w:val="009C185B"/>
    <w:pPr>
      <w:spacing w:before="120"/>
    </w:pPr>
  </w:style>
  <w:style w:type="paragraph" w:styleId="TOC3">
    <w:name w:val="toc 3"/>
    <w:basedOn w:val="TOC2"/>
    <w:rsid w:val="009C185B"/>
  </w:style>
  <w:style w:type="paragraph" w:styleId="TOC4">
    <w:name w:val="toc 4"/>
    <w:basedOn w:val="TOC3"/>
    <w:rsid w:val="009C185B"/>
  </w:style>
  <w:style w:type="paragraph" w:styleId="TOC5">
    <w:name w:val="toc 5"/>
    <w:basedOn w:val="TOC4"/>
    <w:rsid w:val="009C185B"/>
  </w:style>
  <w:style w:type="paragraph" w:styleId="TOC6">
    <w:name w:val="toc 6"/>
    <w:basedOn w:val="TOC4"/>
    <w:rsid w:val="009C185B"/>
  </w:style>
  <w:style w:type="paragraph" w:styleId="TOC7">
    <w:name w:val="toc 7"/>
    <w:basedOn w:val="TOC4"/>
    <w:rsid w:val="009C185B"/>
  </w:style>
  <w:style w:type="paragraph" w:styleId="TOC8">
    <w:name w:val="toc 8"/>
    <w:basedOn w:val="TOC4"/>
    <w:rsid w:val="009C185B"/>
  </w:style>
  <w:style w:type="character" w:customStyle="1" w:styleId="Appdef">
    <w:name w:val="App_def"/>
    <w:basedOn w:val="DefaultParagraphFont"/>
    <w:uiPriority w:val="99"/>
    <w:rsid w:val="009C185B"/>
    <w:rPr>
      <w:rFonts w:ascii="Times New Roman" w:hAnsi="Times New Roman"/>
      <w:b/>
    </w:rPr>
  </w:style>
  <w:style w:type="character" w:customStyle="1" w:styleId="Appref">
    <w:name w:val="App_ref"/>
    <w:basedOn w:val="DefaultParagraphFont"/>
    <w:uiPriority w:val="99"/>
    <w:rsid w:val="009C185B"/>
  </w:style>
  <w:style w:type="character" w:customStyle="1" w:styleId="Artdef">
    <w:name w:val="Art_def"/>
    <w:basedOn w:val="DefaultParagraphFont"/>
    <w:uiPriority w:val="99"/>
    <w:rsid w:val="009C185B"/>
    <w:rPr>
      <w:rFonts w:ascii="Times New Roman" w:hAnsi="Times New Roman"/>
      <w:b/>
    </w:rPr>
  </w:style>
  <w:style w:type="character" w:customStyle="1" w:styleId="Artref">
    <w:name w:val="Art_ref"/>
    <w:basedOn w:val="DefaultParagraphFont"/>
    <w:uiPriority w:val="99"/>
    <w:rsid w:val="009C185B"/>
  </w:style>
  <w:style w:type="character" w:customStyle="1" w:styleId="Tablefreq">
    <w:name w:val="Table_freq"/>
    <w:basedOn w:val="DefaultParagraphFont"/>
    <w:uiPriority w:val="99"/>
    <w:rsid w:val="009C185B"/>
    <w:rPr>
      <w:b/>
      <w:color w:val="auto"/>
      <w:sz w:val="20"/>
    </w:rPr>
  </w:style>
  <w:style w:type="paragraph" w:customStyle="1" w:styleId="Formal">
    <w:name w:val="Formal"/>
    <w:basedOn w:val="ASN1"/>
    <w:uiPriority w:val="99"/>
    <w:rsid w:val="009C185B"/>
    <w:rPr>
      <w:b w:val="0"/>
    </w:rPr>
  </w:style>
  <w:style w:type="paragraph" w:customStyle="1" w:styleId="Section1">
    <w:name w:val="Section_1"/>
    <w:basedOn w:val="Normal"/>
    <w:uiPriority w:val="99"/>
    <w:rsid w:val="009C185B"/>
    <w:pPr>
      <w:tabs>
        <w:tab w:val="clear" w:pos="1134"/>
        <w:tab w:val="clear" w:pos="1871"/>
        <w:tab w:val="clear" w:pos="2268"/>
        <w:tab w:val="center" w:pos="4820"/>
      </w:tabs>
      <w:spacing w:before="360"/>
      <w:jc w:val="center"/>
    </w:pPr>
    <w:rPr>
      <w:b/>
    </w:rPr>
  </w:style>
  <w:style w:type="paragraph" w:customStyle="1" w:styleId="Section2">
    <w:name w:val="Section_2"/>
    <w:basedOn w:val="Section1"/>
    <w:uiPriority w:val="99"/>
    <w:rsid w:val="009C185B"/>
    <w:rPr>
      <w:b w:val="0"/>
      <w:i/>
    </w:rPr>
  </w:style>
  <w:style w:type="paragraph" w:customStyle="1" w:styleId="Headingi">
    <w:name w:val="Heading_i"/>
    <w:basedOn w:val="Normal"/>
    <w:next w:val="Normal"/>
    <w:qFormat/>
    <w:rsid w:val="009C185B"/>
    <w:pPr>
      <w:keepNext/>
      <w:keepLines/>
      <w:spacing w:before="160"/>
    </w:pPr>
    <w:rPr>
      <w:i/>
    </w:rPr>
  </w:style>
  <w:style w:type="paragraph" w:customStyle="1" w:styleId="Headingb">
    <w:name w:val="Heading_b"/>
    <w:basedOn w:val="Normal"/>
    <w:next w:val="Normal"/>
    <w:link w:val="HeadingbChar"/>
    <w:qFormat/>
    <w:rsid w:val="009C185B"/>
    <w:pPr>
      <w:keepNext/>
      <w:keepLines/>
      <w:spacing w:before="160"/>
    </w:pPr>
    <w:rPr>
      <w:rFonts w:ascii="Times New Roman Bold" w:hAnsi="Times New Roman Bold" w:cs="Times New Roman Bold"/>
      <w:b/>
      <w:lang w:eastAsia="zh-CN"/>
    </w:rPr>
  </w:style>
  <w:style w:type="paragraph" w:customStyle="1" w:styleId="Figure">
    <w:name w:val="Figure"/>
    <w:basedOn w:val="Normal"/>
    <w:next w:val="Normal"/>
    <w:link w:val="FigureChar"/>
    <w:rsid w:val="009C185B"/>
    <w:pPr>
      <w:spacing w:after="240"/>
      <w:jc w:val="center"/>
    </w:pPr>
    <w:rPr>
      <w:noProof/>
      <w:lang w:eastAsia="zh-CN"/>
    </w:rPr>
  </w:style>
  <w:style w:type="character" w:styleId="PageNumber">
    <w:name w:val="page number"/>
    <w:basedOn w:val="DefaultParagraphFont"/>
    <w:rsid w:val="009C185B"/>
  </w:style>
  <w:style w:type="paragraph" w:customStyle="1" w:styleId="Figuretitle">
    <w:name w:val="Figure_title"/>
    <w:basedOn w:val="Normal"/>
    <w:next w:val="Normal"/>
    <w:link w:val="FiguretitleChar"/>
    <w:rsid w:val="009C185B"/>
    <w:pPr>
      <w:keepNext/>
      <w:keepLines/>
      <w:spacing w:before="0" w:after="120"/>
      <w:jc w:val="center"/>
    </w:pPr>
    <w:rPr>
      <w:rFonts w:ascii="Times New Roman Bold" w:hAnsi="Times New Roman Bold"/>
      <w:b/>
      <w:sz w:val="20"/>
    </w:rPr>
  </w:style>
  <w:style w:type="paragraph" w:customStyle="1" w:styleId="FigureNo">
    <w:name w:val="Figure_No"/>
    <w:basedOn w:val="Normal"/>
    <w:next w:val="Normal"/>
    <w:link w:val="FigureNoChar"/>
    <w:rsid w:val="009C185B"/>
    <w:pPr>
      <w:keepNext/>
      <w:keepLines/>
      <w:spacing w:before="480" w:after="120"/>
      <w:jc w:val="center"/>
    </w:pPr>
    <w:rPr>
      <w:caps/>
      <w:sz w:val="20"/>
    </w:rPr>
  </w:style>
  <w:style w:type="paragraph" w:customStyle="1" w:styleId="AnnexNo">
    <w:name w:val="Annex_No"/>
    <w:basedOn w:val="Normal"/>
    <w:next w:val="Normal"/>
    <w:link w:val="AnnexNoChar"/>
    <w:uiPriority w:val="99"/>
    <w:rsid w:val="009C185B"/>
    <w:pPr>
      <w:keepNext/>
      <w:keepLines/>
      <w:spacing w:before="480" w:after="80"/>
      <w:jc w:val="center"/>
    </w:pPr>
    <w:rPr>
      <w:caps/>
      <w:sz w:val="28"/>
    </w:rPr>
  </w:style>
  <w:style w:type="paragraph" w:customStyle="1" w:styleId="Annexref">
    <w:name w:val="Annex_ref"/>
    <w:basedOn w:val="Normal"/>
    <w:next w:val="Normal"/>
    <w:rsid w:val="009C185B"/>
    <w:pPr>
      <w:keepNext/>
      <w:keepLines/>
      <w:spacing w:after="280"/>
      <w:jc w:val="center"/>
    </w:pPr>
  </w:style>
  <w:style w:type="paragraph" w:customStyle="1" w:styleId="Annextitle">
    <w:name w:val="Annex_title"/>
    <w:basedOn w:val="Normal"/>
    <w:next w:val="Normal"/>
    <w:uiPriority w:val="99"/>
    <w:rsid w:val="009C185B"/>
    <w:pPr>
      <w:keepNext/>
      <w:keepLines/>
      <w:spacing w:before="240" w:after="280"/>
      <w:jc w:val="center"/>
    </w:pPr>
    <w:rPr>
      <w:rFonts w:ascii="Times New Roman Bold" w:hAnsi="Times New Roman Bold"/>
      <w:b/>
      <w:sz w:val="28"/>
    </w:rPr>
  </w:style>
  <w:style w:type="paragraph" w:customStyle="1" w:styleId="AppendixNo">
    <w:name w:val="Appendix_No"/>
    <w:basedOn w:val="AnnexNo"/>
    <w:next w:val="Annexref"/>
    <w:uiPriority w:val="99"/>
    <w:rsid w:val="009C185B"/>
  </w:style>
  <w:style w:type="paragraph" w:customStyle="1" w:styleId="Appendixref">
    <w:name w:val="Appendix_ref"/>
    <w:basedOn w:val="Annexref"/>
    <w:next w:val="Annextitle"/>
    <w:rsid w:val="009C185B"/>
  </w:style>
  <w:style w:type="paragraph" w:customStyle="1" w:styleId="Appendixtitle">
    <w:name w:val="Appendix_title"/>
    <w:basedOn w:val="Annextitle"/>
    <w:next w:val="Normal"/>
    <w:uiPriority w:val="99"/>
    <w:rsid w:val="009C185B"/>
  </w:style>
  <w:style w:type="paragraph" w:customStyle="1" w:styleId="Border">
    <w:name w:val="Border"/>
    <w:basedOn w:val="Normal"/>
    <w:uiPriority w:val="99"/>
    <w:rsid w:val="009C185B"/>
    <w:pPr>
      <w:pBdr>
        <w:bottom w:val="single" w:sz="6" w:space="0" w:color="auto"/>
      </w:pBdr>
      <w:tabs>
        <w:tab w:val="clear" w:pos="1134"/>
        <w:tab w:val="clear" w:pos="2268"/>
        <w:tab w:val="left" w:pos="170"/>
        <w:tab w:val="left" w:pos="567"/>
        <w:tab w:val="left" w:pos="737"/>
        <w:tab w:val="left" w:pos="2977"/>
        <w:tab w:val="left" w:pos="3266"/>
      </w:tabs>
      <w:spacing w:before="0" w:line="10" w:lineRule="exact"/>
      <w:ind w:left="28" w:right="28"/>
      <w:jc w:val="center"/>
    </w:pPr>
    <w:rPr>
      <w:b/>
      <w:noProof/>
      <w:sz w:val="20"/>
    </w:rPr>
  </w:style>
  <w:style w:type="paragraph" w:styleId="NormalIndent">
    <w:name w:val="Normal Indent"/>
    <w:basedOn w:val="Normal"/>
    <w:link w:val="NormalIndentChar1"/>
    <w:rsid w:val="009C185B"/>
    <w:pPr>
      <w:ind w:left="1134"/>
    </w:pPr>
  </w:style>
  <w:style w:type="paragraph" w:styleId="Index4">
    <w:name w:val="index 4"/>
    <w:basedOn w:val="Normal"/>
    <w:next w:val="Normal"/>
    <w:uiPriority w:val="99"/>
    <w:rsid w:val="009C185B"/>
    <w:pPr>
      <w:ind w:left="849"/>
    </w:pPr>
  </w:style>
  <w:style w:type="paragraph" w:styleId="Index5">
    <w:name w:val="index 5"/>
    <w:basedOn w:val="Normal"/>
    <w:next w:val="Normal"/>
    <w:uiPriority w:val="99"/>
    <w:rsid w:val="009C185B"/>
    <w:pPr>
      <w:ind w:left="1132"/>
    </w:pPr>
  </w:style>
  <w:style w:type="paragraph" w:styleId="Index6">
    <w:name w:val="index 6"/>
    <w:basedOn w:val="Normal"/>
    <w:next w:val="Normal"/>
    <w:uiPriority w:val="99"/>
    <w:rsid w:val="009C185B"/>
    <w:pPr>
      <w:ind w:left="1415"/>
    </w:pPr>
  </w:style>
  <w:style w:type="paragraph" w:styleId="Index7">
    <w:name w:val="index 7"/>
    <w:basedOn w:val="Normal"/>
    <w:next w:val="Normal"/>
    <w:uiPriority w:val="99"/>
    <w:rsid w:val="009C185B"/>
    <w:pPr>
      <w:ind w:left="1698"/>
    </w:pPr>
  </w:style>
  <w:style w:type="paragraph" w:styleId="IndexHeading">
    <w:name w:val="index heading"/>
    <w:basedOn w:val="Normal"/>
    <w:next w:val="Index1"/>
    <w:rsid w:val="009C185B"/>
  </w:style>
  <w:style w:type="character" w:styleId="LineNumber">
    <w:name w:val="line number"/>
    <w:basedOn w:val="DefaultParagraphFont"/>
    <w:uiPriority w:val="99"/>
    <w:rsid w:val="009C185B"/>
  </w:style>
  <w:style w:type="paragraph" w:customStyle="1" w:styleId="Normalaftertitle0">
    <w:name w:val="Normal after title"/>
    <w:basedOn w:val="Normal"/>
    <w:next w:val="Normal"/>
    <w:uiPriority w:val="99"/>
    <w:rsid w:val="009C185B"/>
    <w:pPr>
      <w:spacing w:before="280"/>
    </w:pPr>
  </w:style>
  <w:style w:type="paragraph" w:customStyle="1" w:styleId="Proposal">
    <w:name w:val="Proposal"/>
    <w:basedOn w:val="Normal"/>
    <w:next w:val="Normal"/>
    <w:uiPriority w:val="99"/>
    <w:rsid w:val="009C185B"/>
    <w:pPr>
      <w:keepNext/>
      <w:spacing w:before="240"/>
    </w:pPr>
    <w:rPr>
      <w:rFonts w:hAnsi="Times New Roman Bold"/>
      <w:b/>
    </w:rPr>
  </w:style>
  <w:style w:type="paragraph" w:customStyle="1" w:styleId="Reasons">
    <w:name w:val="Reasons"/>
    <w:basedOn w:val="Normal"/>
    <w:qFormat/>
    <w:rsid w:val="009C185B"/>
    <w:pPr>
      <w:tabs>
        <w:tab w:val="clear" w:pos="1871"/>
        <w:tab w:val="clear" w:pos="2268"/>
        <w:tab w:val="left" w:pos="1588"/>
        <w:tab w:val="left" w:pos="1985"/>
      </w:tabs>
    </w:pPr>
  </w:style>
  <w:style w:type="paragraph" w:customStyle="1" w:styleId="Section3">
    <w:name w:val="Section_3"/>
    <w:basedOn w:val="Section1"/>
    <w:uiPriority w:val="99"/>
    <w:rsid w:val="009C185B"/>
    <w:rPr>
      <w:b w:val="0"/>
    </w:rPr>
  </w:style>
  <w:style w:type="paragraph" w:customStyle="1" w:styleId="TableTextS5">
    <w:name w:val="Table_TextS5"/>
    <w:basedOn w:val="Normal"/>
    <w:uiPriority w:val="99"/>
    <w:rsid w:val="009C185B"/>
    <w:pPr>
      <w:tabs>
        <w:tab w:val="clear" w:pos="1134"/>
        <w:tab w:val="clear" w:pos="1871"/>
        <w:tab w:val="clear" w:pos="2268"/>
        <w:tab w:val="left" w:pos="170"/>
        <w:tab w:val="left" w:pos="567"/>
        <w:tab w:val="left" w:pos="737"/>
        <w:tab w:val="left" w:pos="2977"/>
        <w:tab w:val="left" w:pos="3266"/>
      </w:tabs>
      <w:spacing w:before="40" w:after="40"/>
      <w:ind w:left="170" w:hanging="170"/>
    </w:pPr>
    <w:rPr>
      <w:sz w:val="20"/>
    </w:rPr>
  </w:style>
  <w:style w:type="paragraph" w:customStyle="1" w:styleId="Agendaitem">
    <w:name w:val="Agenda_item"/>
    <w:basedOn w:val="Normal"/>
    <w:next w:val="Normal"/>
    <w:uiPriority w:val="99"/>
    <w:qFormat/>
    <w:rsid w:val="009C185B"/>
    <w:pPr>
      <w:overflowPunct/>
      <w:autoSpaceDE/>
      <w:autoSpaceDN/>
      <w:adjustRightInd/>
      <w:spacing w:before="240"/>
      <w:jc w:val="center"/>
      <w:textAlignment w:val="auto"/>
    </w:pPr>
    <w:rPr>
      <w:sz w:val="28"/>
    </w:rPr>
  </w:style>
  <w:style w:type="paragraph" w:customStyle="1" w:styleId="AppArtNo">
    <w:name w:val="App_Art_No"/>
    <w:basedOn w:val="ArtNo"/>
    <w:uiPriority w:val="99"/>
    <w:qFormat/>
    <w:rsid w:val="009C185B"/>
  </w:style>
  <w:style w:type="paragraph" w:customStyle="1" w:styleId="AppArttitle">
    <w:name w:val="App_Art_title"/>
    <w:basedOn w:val="Arttitle"/>
    <w:uiPriority w:val="99"/>
    <w:qFormat/>
    <w:rsid w:val="009C185B"/>
  </w:style>
  <w:style w:type="paragraph" w:customStyle="1" w:styleId="ApptoAnnex">
    <w:name w:val="App_to_Annex"/>
    <w:basedOn w:val="AppendixNo"/>
    <w:next w:val="Normal"/>
    <w:uiPriority w:val="99"/>
    <w:qFormat/>
    <w:rsid w:val="009C185B"/>
  </w:style>
  <w:style w:type="paragraph" w:customStyle="1" w:styleId="Committee">
    <w:name w:val="Committee"/>
    <w:basedOn w:val="Normal"/>
    <w:uiPriority w:val="99"/>
    <w:qFormat/>
    <w:rsid w:val="009C185B"/>
    <w:pPr>
      <w:framePr w:hSpace="180" w:wrap="around" w:hAnchor="margin" w:y="-675"/>
      <w:tabs>
        <w:tab w:val="left" w:pos="851"/>
      </w:tabs>
      <w:spacing w:before="0" w:line="240" w:lineRule="atLeast"/>
    </w:pPr>
    <w:rPr>
      <w:rFonts w:asciiTheme="minorHAnsi" w:hAnsiTheme="minorHAnsi" w:cstheme="minorHAnsi"/>
      <w:b/>
      <w:szCs w:val="24"/>
    </w:rPr>
  </w:style>
  <w:style w:type="character" w:customStyle="1" w:styleId="FooterChar">
    <w:name w:val="Footer Char"/>
    <w:basedOn w:val="DefaultParagraphFont"/>
    <w:link w:val="Footer"/>
    <w:rsid w:val="009C185B"/>
    <w:rPr>
      <w:rFonts w:ascii="Times New Roman" w:hAnsi="Times New Roman"/>
      <w:caps/>
      <w:noProof/>
      <w:sz w:val="16"/>
      <w:lang w:val="en-GB" w:eastAsia="en-US"/>
    </w:rPr>
  </w:style>
  <w:style w:type="character" w:customStyle="1" w:styleId="FootnoteTextChar">
    <w:name w:val="Footnote Text Char"/>
    <w:basedOn w:val="DefaultParagraphFont"/>
    <w:link w:val="FootnoteText"/>
    <w:rsid w:val="009C185B"/>
    <w:rPr>
      <w:rFonts w:ascii="Times New Roman" w:hAnsi="Times New Roman"/>
      <w:sz w:val="24"/>
      <w:lang w:val="en-GB" w:eastAsia="en-US"/>
    </w:rPr>
  </w:style>
  <w:style w:type="character" w:customStyle="1" w:styleId="HeaderChar">
    <w:name w:val="Header Char"/>
    <w:basedOn w:val="DefaultParagraphFont"/>
    <w:link w:val="Header"/>
    <w:rsid w:val="009C185B"/>
    <w:rPr>
      <w:rFonts w:ascii="Times New Roman" w:hAnsi="Times New Roman"/>
      <w:sz w:val="18"/>
      <w:lang w:val="en-GB" w:eastAsia="en-US"/>
    </w:rPr>
  </w:style>
  <w:style w:type="paragraph" w:customStyle="1" w:styleId="Normalend">
    <w:name w:val="Normal_end"/>
    <w:basedOn w:val="Normal"/>
    <w:next w:val="Normal"/>
    <w:uiPriority w:val="99"/>
    <w:qFormat/>
    <w:rsid w:val="009C185B"/>
    <w:rPr>
      <w:lang w:val="en-US"/>
    </w:rPr>
  </w:style>
  <w:style w:type="paragraph" w:customStyle="1" w:styleId="Part1">
    <w:name w:val="Part_1"/>
    <w:basedOn w:val="Section1"/>
    <w:next w:val="Section1"/>
    <w:uiPriority w:val="99"/>
    <w:qFormat/>
    <w:rsid w:val="009C185B"/>
    <w:pPr>
      <w:keepNext/>
      <w:keepLines/>
    </w:pPr>
  </w:style>
  <w:style w:type="paragraph" w:customStyle="1" w:styleId="Subsection1">
    <w:name w:val="Subsection_1"/>
    <w:basedOn w:val="Section1"/>
    <w:next w:val="Normalaftertitle0"/>
    <w:uiPriority w:val="99"/>
    <w:qFormat/>
    <w:rsid w:val="009C185B"/>
  </w:style>
  <w:style w:type="paragraph" w:customStyle="1" w:styleId="Volumetitle">
    <w:name w:val="Volume_title"/>
    <w:basedOn w:val="Normal"/>
    <w:uiPriority w:val="99"/>
    <w:qFormat/>
    <w:rsid w:val="009C185B"/>
    <w:pPr>
      <w:jc w:val="center"/>
    </w:pPr>
    <w:rPr>
      <w:b/>
      <w:bCs/>
      <w:sz w:val="28"/>
      <w:szCs w:val="28"/>
    </w:rPr>
  </w:style>
  <w:style w:type="paragraph" w:customStyle="1" w:styleId="Headingsplit">
    <w:name w:val="Heading_split"/>
    <w:basedOn w:val="Headingi"/>
    <w:qFormat/>
    <w:rsid w:val="009C185B"/>
    <w:rPr>
      <w:lang w:val="en-US"/>
    </w:rPr>
  </w:style>
  <w:style w:type="paragraph" w:customStyle="1" w:styleId="Normalsplit">
    <w:name w:val="Normal_split"/>
    <w:basedOn w:val="Normal"/>
    <w:qFormat/>
    <w:rsid w:val="009C185B"/>
  </w:style>
  <w:style w:type="character" w:customStyle="1" w:styleId="Provsplit">
    <w:name w:val="Prov_split"/>
    <w:basedOn w:val="DefaultParagraphFont"/>
    <w:qFormat/>
    <w:rsid w:val="009C185B"/>
    <w:rPr>
      <w:rFonts w:ascii="Times New Roman" w:hAnsi="Times New Roman"/>
      <w:b w:val="0"/>
    </w:rPr>
  </w:style>
  <w:style w:type="paragraph" w:customStyle="1" w:styleId="Tablesplit">
    <w:name w:val="Table_split"/>
    <w:basedOn w:val="Tabletext"/>
    <w:qFormat/>
    <w:rsid w:val="009C185B"/>
    <w:pPr>
      <w:keepNext/>
      <w:tabs>
        <w:tab w:val="clear" w:pos="284"/>
        <w:tab w:val="clear" w:pos="567"/>
        <w:tab w:val="clear" w:pos="851"/>
        <w:tab w:val="clear" w:pos="1134"/>
        <w:tab w:val="clear" w:pos="1418"/>
        <w:tab w:val="clear" w:pos="1701"/>
        <w:tab w:val="clear" w:pos="1871"/>
        <w:tab w:val="clear" w:pos="1985"/>
        <w:tab w:val="clear" w:pos="2268"/>
        <w:tab w:val="clear" w:pos="2552"/>
        <w:tab w:val="clear" w:pos="2835"/>
        <w:tab w:val="clear" w:pos="3119"/>
        <w:tab w:val="clear" w:pos="3402"/>
        <w:tab w:val="clear" w:pos="3686"/>
        <w:tab w:val="clear" w:pos="3969"/>
        <w:tab w:val="left" w:pos="1409"/>
        <w:tab w:val="left" w:pos="2237"/>
        <w:tab w:val="left" w:pos="2828"/>
        <w:tab w:val="left" w:pos="4604"/>
        <w:tab w:val="left" w:pos="6023"/>
        <w:tab w:val="left" w:pos="6732"/>
        <w:tab w:val="left" w:pos="7323"/>
        <w:tab w:val="left" w:pos="7914"/>
      </w:tabs>
      <w:ind w:left="108" w:right="-113"/>
    </w:pPr>
    <w:rPr>
      <w:b/>
    </w:rPr>
  </w:style>
  <w:style w:type="paragraph" w:customStyle="1" w:styleId="Methodheading1">
    <w:name w:val="Method_heading1"/>
    <w:basedOn w:val="Heading1"/>
    <w:next w:val="Normal"/>
    <w:qFormat/>
    <w:rsid w:val="009C185B"/>
  </w:style>
  <w:style w:type="paragraph" w:customStyle="1" w:styleId="Methodheading2">
    <w:name w:val="Method_heading2"/>
    <w:basedOn w:val="Heading2"/>
    <w:next w:val="Normal"/>
    <w:qFormat/>
    <w:rsid w:val="009C185B"/>
  </w:style>
  <w:style w:type="paragraph" w:customStyle="1" w:styleId="Methodheading3">
    <w:name w:val="Method_heading3"/>
    <w:basedOn w:val="Heading3"/>
    <w:next w:val="Normal"/>
    <w:qFormat/>
    <w:rsid w:val="009C185B"/>
  </w:style>
  <w:style w:type="paragraph" w:customStyle="1" w:styleId="Methodheading4">
    <w:name w:val="Method_heading4"/>
    <w:basedOn w:val="Heading4"/>
    <w:next w:val="Normal"/>
    <w:qFormat/>
    <w:rsid w:val="009C185B"/>
  </w:style>
  <w:style w:type="paragraph" w:customStyle="1" w:styleId="MethodHeadingb">
    <w:name w:val="Method_Headingb"/>
    <w:basedOn w:val="Headingb"/>
    <w:next w:val="Normal"/>
    <w:qFormat/>
    <w:rsid w:val="009C185B"/>
    <w:pPr>
      <w:tabs>
        <w:tab w:val="clear" w:pos="1134"/>
        <w:tab w:val="clear" w:pos="1871"/>
        <w:tab w:val="clear" w:pos="2268"/>
      </w:tabs>
      <w:overflowPunct/>
      <w:autoSpaceDE/>
      <w:autoSpaceDN/>
      <w:adjustRightInd/>
      <w:textAlignment w:val="auto"/>
    </w:pPr>
  </w:style>
  <w:style w:type="paragraph" w:customStyle="1" w:styleId="EditorsNote">
    <w:name w:val="EditorsNote"/>
    <w:basedOn w:val="Normal"/>
    <w:rsid w:val="009C185B"/>
    <w:pPr>
      <w:spacing w:before="240" w:after="240"/>
    </w:pPr>
    <w:rPr>
      <w:i/>
      <w:iCs/>
    </w:rPr>
  </w:style>
  <w:style w:type="character" w:customStyle="1" w:styleId="FiguretitleChar">
    <w:name w:val="Figure_title Char"/>
    <w:basedOn w:val="DefaultParagraphFont"/>
    <w:link w:val="Figuretitle"/>
    <w:rsid w:val="009C185B"/>
    <w:rPr>
      <w:rFonts w:ascii="Times New Roman Bold" w:hAnsi="Times New Roman Bold"/>
      <w:b/>
      <w:lang w:val="en-GB" w:eastAsia="en-US"/>
    </w:rPr>
  </w:style>
  <w:style w:type="paragraph" w:customStyle="1" w:styleId="Figurewithlegend">
    <w:name w:val="Figure_with_legend"/>
    <w:basedOn w:val="Figure"/>
    <w:rsid w:val="009C185B"/>
  </w:style>
  <w:style w:type="paragraph" w:styleId="Signature">
    <w:name w:val="Signature"/>
    <w:basedOn w:val="Normal"/>
    <w:link w:val="SignatureChar"/>
    <w:uiPriority w:val="99"/>
    <w:unhideWhenUsed/>
    <w:rsid w:val="009C185B"/>
    <w:pPr>
      <w:tabs>
        <w:tab w:val="clear" w:pos="1134"/>
        <w:tab w:val="clear" w:pos="1871"/>
        <w:tab w:val="clear" w:pos="2268"/>
        <w:tab w:val="center" w:pos="7371"/>
      </w:tabs>
      <w:spacing w:before="600"/>
    </w:pPr>
  </w:style>
  <w:style w:type="character" w:customStyle="1" w:styleId="SignatureChar">
    <w:name w:val="Signature Char"/>
    <w:basedOn w:val="DefaultParagraphFont"/>
    <w:link w:val="Signature"/>
    <w:uiPriority w:val="99"/>
    <w:rsid w:val="009C185B"/>
    <w:rPr>
      <w:rFonts w:ascii="Times New Roman" w:hAnsi="Times New Roman"/>
      <w:sz w:val="24"/>
      <w:lang w:val="en-GB" w:eastAsia="en-US"/>
    </w:rPr>
  </w:style>
  <w:style w:type="paragraph" w:customStyle="1" w:styleId="Tablefin">
    <w:name w:val="Table_fin"/>
    <w:basedOn w:val="Normalaftertitle"/>
    <w:rsid w:val="009C185B"/>
    <w:pPr>
      <w:tabs>
        <w:tab w:val="clear" w:pos="1134"/>
        <w:tab w:val="clear" w:pos="1871"/>
        <w:tab w:val="clear" w:pos="2268"/>
      </w:tabs>
      <w:spacing w:before="0"/>
    </w:pPr>
    <w:rPr>
      <w:sz w:val="20"/>
      <w:lang w:eastAsia="zh-CN"/>
    </w:rPr>
  </w:style>
  <w:style w:type="character" w:customStyle="1" w:styleId="HeadingbChar">
    <w:name w:val="Heading_b Char"/>
    <w:basedOn w:val="DefaultParagraphFont"/>
    <w:link w:val="Headingb"/>
    <w:locked/>
    <w:rsid w:val="00CE0E58"/>
    <w:rPr>
      <w:rFonts w:ascii="Times New Roman Bold" w:hAnsi="Times New Roman Bold" w:cs="Times New Roman Bold"/>
      <w:b/>
      <w:sz w:val="24"/>
      <w:lang w:val="en-GB"/>
    </w:rPr>
  </w:style>
  <w:style w:type="character" w:customStyle="1" w:styleId="href">
    <w:name w:val="href"/>
    <w:basedOn w:val="DefaultParagraphFont"/>
    <w:rsid w:val="00CE0E58"/>
  </w:style>
  <w:style w:type="paragraph" w:customStyle="1" w:styleId="AnnexNoTitle">
    <w:name w:val="Annex_NoTitle"/>
    <w:basedOn w:val="Normal"/>
    <w:next w:val="Normalaftertitle"/>
    <w:rsid w:val="00CE0E58"/>
    <w:pPr>
      <w:keepNext/>
      <w:keepLines/>
      <w:tabs>
        <w:tab w:val="clear" w:pos="1134"/>
        <w:tab w:val="clear" w:pos="1871"/>
        <w:tab w:val="clear" w:pos="2268"/>
        <w:tab w:val="left" w:pos="794"/>
        <w:tab w:val="left" w:pos="1191"/>
        <w:tab w:val="left" w:pos="1588"/>
        <w:tab w:val="left" w:pos="1985"/>
      </w:tabs>
      <w:spacing w:before="480" w:after="80"/>
      <w:jc w:val="center"/>
      <w:outlineLvl w:val="0"/>
    </w:pPr>
    <w:rPr>
      <w:b/>
      <w:sz w:val="28"/>
      <w:lang w:val="fr-FR"/>
    </w:rPr>
  </w:style>
  <w:style w:type="character" w:customStyle="1" w:styleId="NormalaftertitleChar">
    <w:name w:val="Normal_after_title Char"/>
    <w:basedOn w:val="DefaultParagraphFont"/>
    <w:link w:val="Normalaftertitle"/>
    <w:locked/>
    <w:rsid w:val="00CE0E58"/>
    <w:rPr>
      <w:rFonts w:ascii="Times New Roman" w:hAnsi="Times New Roman"/>
      <w:sz w:val="24"/>
      <w:lang w:val="en-GB" w:eastAsia="en-US"/>
    </w:rPr>
  </w:style>
  <w:style w:type="paragraph" w:customStyle="1" w:styleId="HeadingSum">
    <w:name w:val="Heading_Sum"/>
    <w:basedOn w:val="Headingb"/>
    <w:next w:val="Normal"/>
    <w:autoRedefine/>
    <w:rsid w:val="00CE0E58"/>
    <w:pPr>
      <w:tabs>
        <w:tab w:val="clear" w:pos="1134"/>
        <w:tab w:val="clear" w:pos="1871"/>
        <w:tab w:val="clear" w:pos="2268"/>
        <w:tab w:val="left" w:pos="794"/>
        <w:tab w:val="left" w:pos="1191"/>
        <w:tab w:val="left" w:pos="1588"/>
        <w:tab w:val="left" w:pos="1985"/>
      </w:tabs>
      <w:spacing w:before="240"/>
    </w:pPr>
    <w:rPr>
      <w:rFonts w:ascii="Times New Roman" w:hAnsi="Times New Roman" w:cs="Times New Roman"/>
      <w:sz w:val="22"/>
      <w:lang w:val="es-ES_tradnl" w:eastAsia="en-US"/>
    </w:rPr>
  </w:style>
  <w:style w:type="paragraph" w:customStyle="1" w:styleId="AppendixNoTitle">
    <w:name w:val="Appendix_NoTitle"/>
    <w:basedOn w:val="AnnexNoTitle"/>
    <w:next w:val="Normal"/>
    <w:rsid w:val="00CE0E58"/>
  </w:style>
  <w:style w:type="character" w:customStyle="1" w:styleId="TableheadChar">
    <w:name w:val="Table_head Char"/>
    <w:basedOn w:val="DefaultParagraphFont"/>
    <w:link w:val="Tablehead"/>
    <w:locked/>
    <w:rsid w:val="00CE0E58"/>
    <w:rPr>
      <w:rFonts w:ascii="Times New Roman Bold" w:hAnsi="Times New Roman Bold" w:cs="Times New Roman Bold"/>
      <w:b/>
      <w:lang w:val="en-GB" w:eastAsia="en-US"/>
    </w:rPr>
  </w:style>
  <w:style w:type="character" w:customStyle="1" w:styleId="TablelegendChar">
    <w:name w:val="Table_legend Char"/>
    <w:link w:val="Tablelegend"/>
    <w:locked/>
    <w:rsid w:val="00CE0E58"/>
    <w:rPr>
      <w:rFonts w:ascii="Times New Roman" w:hAnsi="Times New Roman"/>
      <w:sz w:val="18"/>
      <w:lang w:val="en-GB" w:eastAsia="en-US"/>
    </w:rPr>
  </w:style>
  <w:style w:type="character" w:customStyle="1" w:styleId="TableNo0">
    <w:name w:val="Table_No Знак"/>
    <w:link w:val="TableNo"/>
    <w:locked/>
    <w:rsid w:val="00CE0E58"/>
    <w:rPr>
      <w:rFonts w:ascii="Times New Roman" w:hAnsi="Times New Roman"/>
      <w:caps/>
      <w:lang w:val="en-GB" w:eastAsia="en-US"/>
    </w:rPr>
  </w:style>
  <w:style w:type="character" w:customStyle="1" w:styleId="TabletextChar">
    <w:name w:val="Table_text Char"/>
    <w:basedOn w:val="DefaultParagraphFont"/>
    <w:link w:val="Tabletext"/>
    <w:locked/>
    <w:rsid w:val="00CE0E58"/>
    <w:rPr>
      <w:rFonts w:ascii="Times New Roman" w:hAnsi="Times New Roman"/>
      <w:lang w:val="en-GB" w:eastAsia="en-US"/>
    </w:rPr>
  </w:style>
  <w:style w:type="character" w:customStyle="1" w:styleId="EquationlegendChar">
    <w:name w:val="Equation_legend Char"/>
    <w:link w:val="Equationlegend"/>
    <w:locked/>
    <w:rsid w:val="00CE0E58"/>
    <w:rPr>
      <w:rFonts w:ascii="Times New Roman" w:hAnsi="Times New Roman"/>
      <w:sz w:val="24"/>
      <w:lang w:val="en-GB" w:eastAsia="en-US"/>
    </w:rPr>
  </w:style>
  <w:style w:type="character" w:customStyle="1" w:styleId="FigureChar">
    <w:name w:val="Figure Char"/>
    <w:basedOn w:val="DefaultParagraphFont"/>
    <w:link w:val="Figure"/>
    <w:locked/>
    <w:rsid w:val="00CE0E58"/>
    <w:rPr>
      <w:rFonts w:ascii="Times New Roman" w:hAnsi="Times New Roman"/>
      <w:noProof/>
      <w:sz w:val="24"/>
      <w:lang w:val="en-GB"/>
    </w:rPr>
  </w:style>
  <w:style w:type="character" w:customStyle="1" w:styleId="FigureNoChar">
    <w:name w:val="Figure_No Char"/>
    <w:basedOn w:val="DefaultParagraphFont"/>
    <w:link w:val="FigureNo"/>
    <w:locked/>
    <w:rsid w:val="00CE0E58"/>
    <w:rPr>
      <w:rFonts w:ascii="Times New Roman" w:hAnsi="Times New Roman"/>
      <w:caps/>
      <w:lang w:val="en-GB" w:eastAsia="en-US"/>
    </w:rPr>
  </w:style>
  <w:style w:type="paragraph" w:customStyle="1" w:styleId="tocpart">
    <w:name w:val="tocpart"/>
    <w:basedOn w:val="Normal"/>
    <w:rsid w:val="00CE0E58"/>
    <w:pPr>
      <w:tabs>
        <w:tab w:val="clear" w:pos="1134"/>
        <w:tab w:val="clear" w:pos="1871"/>
        <w:tab w:val="clear" w:pos="2268"/>
        <w:tab w:val="left" w:pos="2693"/>
        <w:tab w:val="left" w:pos="8789"/>
        <w:tab w:val="right" w:pos="9639"/>
      </w:tabs>
      <w:ind w:left="2693" w:hanging="2693"/>
    </w:pPr>
    <w:rPr>
      <w:lang w:val="fr-FR"/>
    </w:rPr>
  </w:style>
  <w:style w:type="paragraph" w:customStyle="1" w:styleId="Blanc">
    <w:name w:val="Blanc"/>
    <w:basedOn w:val="Normal"/>
    <w:next w:val="Tabletext"/>
    <w:rsid w:val="00CE0E58"/>
    <w:pPr>
      <w:keepNext/>
      <w:keepLines/>
      <w:tabs>
        <w:tab w:val="clear" w:pos="1134"/>
        <w:tab w:val="clear" w:pos="1871"/>
        <w:tab w:val="clear" w:pos="2268"/>
      </w:tabs>
      <w:spacing w:before="0"/>
    </w:pPr>
    <w:rPr>
      <w:sz w:val="16"/>
    </w:rPr>
  </w:style>
  <w:style w:type="character" w:customStyle="1" w:styleId="CallChar">
    <w:name w:val="Call Char"/>
    <w:basedOn w:val="DefaultParagraphFont"/>
    <w:link w:val="Call"/>
    <w:locked/>
    <w:rsid w:val="00CE0E58"/>
    <w:rPr>
      <w:rFonts w:ascii="Times New Roman" w:hAnsi="Times New Roman"/>
      <w:i/>
      <w:sz w:val="24"/>
      <w:lang w:val="en-GB" w:eastAsia="en-US"/>
    </w:rPr>
  </w:style>
  <w:style w:type="paragraph" w:customStyle="1" w:styleId="Line">
    <w:name w:val="Line"/>
    <w:basedOn w:val="Normal"/>
    <w:next w:val="Normal"/>
    <w:rsid w:val="00CE0E58"/>
    <w:pPr>
      <w:pBdr>
        <w:top w:val="single" w:sz="6" w:space="1" w:color="auto"/>
      </w:pBdr>
      <w:tabs>
        <w:tab w:val="clear" w:pos="1134"/>
        <w:tab w:val="clear" w:pos="1871"/>
        <w:tab w:val="clear" w:pos="2268"/>
      </w:tabs>
      <w:spacing w:before="240"/>
      <w:ind w:left="3997" w:right="3997"/>
      <w:jc w:val="center"/>
    </w:pPr>
    <w:rPr>
      <w:sz w:val="20"/>
    </w:rPr>
  </w:style>
  <w:style w:type="paragraph" w:customStyle="1" w:styleId="toctemp">
    <w:name w:val="toctemp"/>
    <w:basedOn w:val="Normal"/>
    <w:rsid w:val="00CE0E58"/>
    <w:pPr>
      <w:tabs>
        <w:tab w:val="clear" w:pos="1134"/>
        <w:tab w:val="clear" w:pos="1871"/>
        <w:tab w:val="clear" w:pos="2268"/>
        <w:tab w:val="left" w:pos="2693"/>
        <w:tab w:val="left" w:leader="dot" w:pos="8789"/>
        <w:tab w:val="right" w:pos="9639"/>
      </w:tabs>
      <w:ind w:left="2693" w:right="964" w:hanging="2693"/>
    </w:pPr>
    <w:rPr>
      <w:lang w:val="fr-FR"/>
    </w:rPr>
  </w:style>
  <w:style w:type="character" w:customStyle="1" w:styleId="Tabletitle0">
    <w:name w:val="Table_title Знак"/>
    <w:link w:val="Tabletitle"/>
    <w:locked/>
    <w:rsid w:val="00CE0E58"/>
    <w:rPr>
      <w:rFonts w:ascii="Times New Roman Bold" w:hAnsi="Times New Roman Bold"/>
      <w:b/>
      <w:lang w:val="en-GB" w:eastAsia="en-US"/>
    </w:rPr>
  </w:style>
  <w:style w:type="paragraph" w:customStyle="1" w:styleId="Summary">
    <w:name w:val="Summary"/>
    <w:basedOn w:val="Normal"/>
    <w:next w:val="Normalaftertitle"/>
    <w:autoRedefine/>
    <w:rsid w:val="00CE0E58"/>
    <w:pPr>
      <w:tabs>
        <w:tab w:val="clear" w:pos="1134"/>
        <w:tab w:val="clear" w:pos="1871"/>
        <w:tab w:val="clear" w:pos="2268"/>
        <w:tab w:val="left" w:pos="794"/>
        <w:tab w:val="left" w:pos="1191"/>
        <w:tab w:val="left" w:pos="1588"/>
        <w:tab w:val="left" w:pos="1985"/>
      </w:tabs>
      <w:spacing w:after="480"/>
    </w:pPr>
    <w:rPr>
      <w:sz w:val="22"/>
      <w:lang w:val="es-ES_tradnl"/>
    </w:rPr>
  </w:style>
  <w:style w:type="character" w:styleId="Hyperlink">
    <w:name w:val="Hyperlink"/>
    <w:aliases w:val="CEO_Hyperlink,超级链接,ECC Hyperlink"/>
    <w:basedOn w:val="DefaultParagraphFont"/>
    <w:rsid w:val="00CE0E58"/>
    <w:rPr>
      <w:color w:val="0000FF"/>
      <w:u w:val="single"/>
    </w:rPr>
  </w:style>
  <w:style w:type="paragraph" w:customStyle="1" w:styleId="TableLegendNote">
    <w:name w:val="Table_Legend_Note"/>
    <w:basedOn w:val="Tablelegend"/>
    <w:next w:val="Tablelegend"/>
    <w:rsid w:val="00CE0E58"/>
    <w:pPr>
      <w:tabs>
        <w:tab w:val="clear" w:pos="1871"/>
        <w:tab w:val="left" w:pos="1418"/>
        <w:tab w:val="left" w:pos="1701"/>
        <w:tab w:val="left" w:pos="1985"/>
        <w:tab w:val="left" w:pos="2552"/>
        <w:tab w:val="left" w:pos="2835"/>
        <w:tab w:val="left" w:pos="3119"/>
        <w:tab w:val="left" w:pos="3402"/>
        <w:tab w:val="left" w:pos="3686"/>
        <w:tab w:val="left" w:pos="3969"/>
      </w:tabs>
      <w:spacing w:before="80" w:after="0"/>
      <w:ind w:left="-85" w:right="-85"/>
    </w:pPr>
    <w:rPr>
      <w:sz w:val="22"/>
      <w:lang w:val="en-US"/>
    </w:rPr>
  </w:style>
  <w:style w:type="character" w:customStyle="1" w:styleId="Recdef">
    <w:name w:val="Rec_def"/>
    <w:basedOn w:val="DefaultParagraphFont"/>
    <w:uiPriority w:val="99"/>
    <w:rsid w:val="00CE0E58"/>
    <w:rPr>
      <w:b/>
    </w:rPr>
  </w:style>
  <w:style w:type="character" w:customStyle="1" w:styleId="Resdef">
    <w:name w:val="Res_def"/>
    <w:basedOn w:val="DefaultParagraphFont"/>
    <w:uiPriority w:val="99"/>
    <w:rsid w:val="00CE0E58"/>
    <w:rPr>
      <w:rFonts w:ascii="Times New Roman" w:hAnsi="Times New Roman"/>
      <w:b/>
    </w:rPr>
  </w:style>
  <w:style w:type="character" w:customStyle="1" w:styleId="SourceCarattere">
    <w:name w:val="Source Carattere"/>
    <w:basedOn w:val="DefaultParagraphFont"/>
    <w:link w:val="Source"/>
    <w:uiPriority w:val="99"/>
    <w:locked/>
    <w:rsid w:val="00CE0E58"/>
    <w:rPr>
      <w:rFonts w:ascii="Times New Roman" w:hAnsi="Times New Roman"/>
      <w:b/>
      <w:sz w:val="28"/>
      <w:lang w:val="en-GB" w:eastAsia="en-US"/>
    </w:rPr>
  </w:style>
  <w:style w:type="character" w:customStyle="1" w:styleId="Title1Char">
    <w:name w:val="Title 1 Char"/>
    <w:link w:val="Title1"/>
    <w:uiPriority w:val="99"/>
    <w:locked/>
    <w:rsid w:val="00CE0E58"/>
    <w:rPr>
      <w:rFonts w:ascii="Times New Roman" w:hAnsi="Times New Roman"/>
      <w:caps/>
      <w:sz w:val="28"/>
      <w:lang w:val="en-GB" w:eastAsia="en-US"/>
    </w:rPr>
  </w:style>
  <w:style w:type="character" w:customStyle="1" w:styleId="Heading1Char">
    <w:name w:val="Heading 1 Char"/>
    <w:aliases w:val="título 1 Char2,H1 Char2,h1 Char2,h11 Char2,h12 Char2,h13 Char2,h14 Char2,h15 Char2,h16 Char2,h17 Char2,h111 Char2,h121 Char2,h131 Char2,h141 Char2,h151 Char2,h161 Char2,h18 Char2,h112 Char2,h122 Char2,h132 Char2,h142 Char2,h152 Char2"/>
    <w:basedOn w:val="DefaultParagraphFont"/>
    <w:rsid w:val="00CE0E58"/>
    <w:rPr>
      <w:rFonts w:asciiTheme="majorHAnsi" w:eastAsiaTheme="majorEastAsia" w:hAnsiTheme="majorHAnsi" w:cstheme="majorBidi"/>
      <w:color w:val="365F91" w:themeColor="accent1" w:themeShade="BF"/>
      <w:sz w:val="32"/>
      <w:szCs w:val="32"/>
      <w:lang w:val="en-GB" w:eastAsia="en-US"/>
    </w:rPr>
  </w:style>
  <w:style w:type="character" w:customStyle="1" w:styleId="Heading2Char">
    <w:name w:val="Heading 2 Char"/>
    <w:aliases w:val="Sub-section Char1,H2 Char1,h2 Char1,h21 Char1,Heading Two Char1,R2 Char1,l2 Char1,UNDERRUBRIK 1-2 Char1,Head 2 Char1,List level 2 Char1,Sub-Heading Char1,A Char1,1st level heading Char1,level 2 no toc Char1,2nd level Char1,Titre2 Char1"/>
    <w:basedOn w:val="DefaultParagraphFont"/>
    <w:rsid w:val="00CE0E58"/>
    <w:rPr>
      <w:rFonts w:asciiTheme="majorHAnsi" w:eastAsiaTheme="majorEastAsia" w:hAnsiTheme="majorHAnsi" w:cstheme="majorBidi"/>
      <w:color w:val="365F91" w:themeColor="accent1" w:themeShade="BF"/>
      <w:sz w:val="26"/>
      <w:szCs w:val="26"/>
      <w:lang w:val="en-GB" w:eastAsia="en-US"/>
    </w:rPr>
  </w:style>
  <w:style w:type="character" w:customStyle="1" w:styleId="Heading3Char">
    <w:name w:val="Heading 3 Char"/>
    <w:aliases w:val="h31 Char,0H Char,Underrubrik2 Char1,H3 Char1,Memo Heading 3 Char1,h3 Char1,no break Char1,Heading 3 Char1 Char Char1,Heading 3 Char Char Char Char1,Heading 3 Char1 Char Char Char Char1,Heading 3 Char Char Char Char Char Char1"/>
    <w:basedOn w:val="DefaultParagraphFont"/>
    <w:rsid w:val="00CE0E58"/>
    <w:rPr>
      <w:rFonts w:asciiTheme="majorHAnsi" w:eastAsiaTheme="majorEastAsia" w:hAnsiTheme="majorHAnsi" w:cstheme="majorBidi"/>
      <w:color w:val="243F60" w:themeColor="accent1" w:themeShade="7F"/>
      <w:sz w:val="24"/>
      <w:szCs w:val="24"/>
      <w:lang w:val="en-GB" w:eastAsia="en-US"/>
    </w:rPr>
  </w:style>
  <w:style w:type="character" w:customStyle="1" w:styleId="Heading4Char">
    <w:name w:val="Heading 4 Char"/>
    <w:aliases w:val="h4 Char1,H4 Char1,h41 Char1,H41 Char1,H42 Char1,h42 Char1,H43 Char1,h43 Char1,H411 Char1,h411 Char1,H421 Char1,h421 Char1,H44 Char1,h44 Char1,H412 Char1,h412 Char1,H422 Char1,h422 Char1,H431 Char1,h431 Char1,H45 Char1,h45 Char1,H413 Char1"/>
    <w:basedOn w:val="DefaultParagraphFont"/>
    <w:rsid w:val="00CE0E58"/>
    <w:rPr>
      <w:rFonts w:asciiTheme="majorHAnsi" w:eastAsiaTheme="majorEastAsia" w:hAnsiTheme="majorHAnsi" w:cstheme="majorBidi"/>
      <w:i/>
      <w:iCs/>
      <w:color w:val="365F91" w:themeColor="accent1" w:themeShade="BF"/>
      <w:sz w:val="24"/>
      <w:lang w:val="en-GB" w:eastAsia="en-US"/>
    </w:rPr>
  </w:style>
  <w:style w:type="character" w:customStyle="1" w:styleId="Heading5Char">
    <w:name w:val="Heading 5 Char"/>
    <w:aliases w:val="H5 Char1"/>
    <w:basedOn w:val="DefaultParagraphFont"/>
    <w:rsid w:val="00CE0E58"/>
    <w:rPr>
      <w:rFonts w:asciiTheme="majorHAnsi" w:eastAsiaTheme="majorEastAsia" w:hAnsiTheme="majorHAnsi" w:cstheme="majorBidi"/>
      <w:color w:val="365F91" w:themeColor="accent1" w:themeShade="BF"/>
      <w:sz w:val="24"/>
      <w:lang w:val="en-GB" w:eastAsia="en-US"/>
    </w:rPr>
  </w:style>
  <w:style w:type="character" w:customStyle="1" w:styleId="Heading6Char">
    <w:name w:val="Heading 6 Char"/>
    <w:aliases w:val="H6 Char1"/>
    <w:basedOn w:val="DefaultParagraphFont"/>
    <w:rsid w:val="00CE0E58"/>
    <w:rPr>
      <w:rFonts w:asciiTheme="majorHAnsi" w:eastAsiaTheme="majorEastAsia" w:hAnsiTheme="majorHAnsi" w:cstheme="majorBidi"/>
      <w:color w:val="243F60" w:themeColor="accent1" w:themeShade="7F"/>
      <w:sz w:val="24"/>
      <w:lang w:val="en-GB" w:eastAsia="en-US"/>
    </w:rPr>
  </w:style>
  <w:style w:type="character" w:customStyle="1" w:styleId="Heading7Char">
    <w:name w:val="Heading 7 Char"/>
    <w:aliases w:val="H7 Char1,8 Char1"/>
    <w:basedOn w:val="DefaultParagraphFont"/>
    <w:rsid w:val="00CE0E58"/>
    <w:rPr>
      <w:rFonts w:asciiTheme="majorHAnsi" w:eastAsiaTheme="majorEastAsia" w:hAnsiTheme="majorHAnsi" w:cstheme="majorBidi"/>
      <w:i/>
      <w:iCs/>
      <w:color w:val="243F60" w:themeColor="accent1" w:themeShade="7F"/>
      <w:sz w:val="24"/>
      <w:lang w:val="en-GB" w:eastAsia="en-US"/>
    </w:rPr>
  </w:style>
  <w:style w:type="character" w:customStyle="1" w:styleId="Heading8Char">
    <w:name w:val="Heading 8 Char"/>
    <w:aliases w:val="Table Heading Char1"/>
    <w:basedOn w:val="DefaultParagraphFont"/>
    <w:rsid w:val="00CE0E58"/>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aliases w:val="Figure Heading Char1,FH Char1"/>
    <w:basedOn w:val="DefaultParagraphFont"/>
    <w:rsid w:val="00CE0E58"/>
    <w:rPr>
      <w:rFonts w:asciiTheme="majorHAnsi" w:eastAsiaTheme="majorEastAsia" w:hAnsiTheme="majorHAnsi" w:cstheme="majorBidi"/>
      <w:i/>
      <w:iCs/>
      <w:color w:val="272727" w:themeColor="text1" w:themeTint="D8"/>
      <w:sz w:val="21"/>
      <w:szCs w:val="21"/>
      <w:lang w:val="en-GB" w:eastAsia="en-US"/>
    </w:rPr>
  </w:style>
  <w:style w:type="paragraph" w:styleId="BalloonText">
    <w:name w:val="Balloon Text"/>
    <w:basedOn w:val="Normal"/>
    <w:link w:val="BalloonTextChar2"/>
    <w:uiPriority w:val="99"/>
    <w:unhideWhenUsed/>
    <w:rsid w:val="00CE0E58"/>
    <w:pPr>
      <w:spacing w:before="0"/>
    </w:pPr>
    <w:rPr>
      <w:rFonts w:eastAsiaTheme="minorEastAsia"/>
      <w:sz w:val="18"/>
      <w:szCs w:val="18"/>
    </w:rPr>
  </w:style>
  <w:style w:type="character" w:customStyle="1" w:styleId="BalloonTextChar">
    <w:name w:val="Balloon Text Char"/>
    <w:basedOn w:val="DefaultParagraphFont"/>
    <w:rsid w:val="00CE0E58"/>
    <w:rPr>
      <w:rFonts w:ascii="Segoe UI" w:hAnsi="Segoe UI" w:cs="Segoe UI"/>
      <w:sz w:val="18"/>
      <w:szCs w:val="18"/>
      <w:lang w:val="en-GB" w:eastAsia="en-US"/>
    </w:rPr>
  </w:style>
  <w:style w:type="character" w:customStyle="1" w:styleId="BalloonTextChar2">
    <w:name w:val="Balloon Text Char2"/>
    <w:basedOn w:val="DefaultParagraphFont"/>
    <w:link w:val="BalloonText"/>
    <w:uiPriority w:val="99"/>
    <w:rsid w:val="00CE0E58"/>
    <w:rPr>
      <w:rFonts w:ascii="Times New Roman" w:eastAsiaTheme="minorEastAsia" w:hAnsi="Times New Roman"/>
      <w:sz w:val="18"/>
      <w:szCs w:val="18"/>
      <w:lang w:val="en-GB" w:eastAsia="en-US"/>
    </w:rPr>
  </w:style>
  <w:style w:type="character" w:customStyle="1" w:styleId="AnnexNoChar">
    <w:name w:val="Annex_No Char"/>
    <w:link w:val="AnnexNo"/>
    <w:uiPriority w:val="99"/>
    <w:rsid w:val="00CE0E58"/>
    <w:rPr>
      <w:rFonts w:ascii="Times New Roman" w:hAnsi="Times New Roman"/>
      <w:caps/>
      <w:sz w:val="28"/>
      <w:lang w:val="en-GB" w:eastAsia="en-US"/>
    </w:rPr>
  </w:style>
  <w:style w:type="table" w:styleId="TableGrid">
    <w:name w:val="Table Grid"/>
    <w:basedOn w:val="TableNormal"/>
    <w:rsid w:val="00CE0E58"/>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E0E58"/>
    <w:pPr>
      <w:ind w:firstLineChars="200" w:firstLine="420"/>
    </w:pPr>
    <w:rPr>
      <w:rFonts w:eastAsiaTheme="minorEastAsia"/>
    </w:rPr>
  </w:style>
  <w:style w:type="character" w:customStyle="1" w:styleId="enumlev1Char">
    <w:name w:val="enumlev1 Char"/>
    <w:rsid w:val="00CE0E58"/>
    <w:rPr>
      <w:rFonts w:ascii="Times New Roman" w:hAnsi="Times New Roman"/>
      <w:sz w:val="24"/>
      <w:lang w:val="en-GB" w:eastAsia="en-US"/>
    </w:rPr>
  </w:style>
  <w:style w:type="character" w:customStyle="1" w:styleId="ListParagraphChar">
    <w:name w:val="List Paragraph Char"/>
    <w:basedOn w:val="DefaultParagraphFont"/>
    <w:uiPriority w:val="34"/>
    <w:rsid w:val="00CE0E58"/>
    <w:rPr>
      <w:rFonts w:ascii="Times New Roman" w:hAnsi="Times New Roman"/>
      <w:sz w:val="24"/>
      <w:lang w:val="en-GB" w:eastAsia="en-US"/>
    </w:rPr>
  </w:style>
  <w:style w:type="character" w:customStyle="1" w:styleId="TabletitleChar">
    <w:name w:val="Table_title Char"/>
    <w:rsid w:val="00CE0E58"/>
    <w:rPr>
      <w:rFonts w:ascii="Times New Roman Bold" w:hAnsi="Times New Roman Bold"/>
      <w:b/>
      <w:lang w:val="en-GB" w:eastAsia="en-US"/>
    </w:rPr>
  </w:style>
  <w:style w:type="character" w:customStyle="1" w:styleId="NoteChar">
    <w:name w:val="Note Char"/>
    <w:basedOn w:val="DefaultParagraphFont"/>
    <w:rsid w:val="00CE0E58"/>
    <w:rPr>
      <w:rFonts w:ascii="Times New Roman" w:hAnsi="Times New Roman"/>
      <w:sz w:val="24"/>
      <w:lang w:val="en-GB" w:eastAsia="en-US"/>
    </w:rPr>
  </w:style>
  <w:style w:type="character" w:customStyle="1" w:styleId="SourceChar">
    <w:name w:val="Source Char"/>
    <w:basedOn w:val="DefaultParagraphFont"/>
    <w:rsid w:val="00CE0E58"/>
    <w:rPr>
      <w:rFonts w:ascii="Times New Roman" w:hAnsi="Times New Roman"/>
      <w:b/>
      <w:sz w:val="28"/>
      <w:lang w:val="en-GB" w:eastAsia="en-US"/>
    </w:rPr>
  </w:style>
  <w:style w:type="character" w:customStyle="1" w:styleId="TableNoChar">
    <w:name w:val="Table_No Char"/>
    <w:rsid w:val="00CE0E58"/>
    <w:rPr>
      <w:rFonts w:ascii="Times New Roman" w:hAnsi="Times New Roman"/>
      <w:caps/>
      <w:lang w:val="en-GB" w:eastAsia="en-US"/>
    </w:rPr>
  </w:style>
  <w:style w:type="paragraph" w:styleId="NormalWeb">
    <w:name w:val="Normal (Web)"/>
    <w:basedOn w:val="Normal"/>
    <w:uiPriority w:val="99"/>
    <w:rsid w:val="00CE0E58"/>
    <w:pPr>
      <w:tabs>
        <w:tab w:val="clear" w:pos="1134"/>
        <w:tab w:val="clear" w:pos="1871"/>
        <w:tab w:val="clear" w:pos="2268"/>
      </w:tabs>
      <w:suppressAutoHyphens/>
      <w:overflowPunct/>
      <w:autoSpaceDE/>
      <w:adjustRightInd/>
      <w:spacing w:before="100" w:after="100"/>
      <w:textAlignment w:val="auto"/>
    </w:pPr>
    <w:rPr>
      <w:rFonts w:eastAsiaTheme="minorEastAsia"/>
      <w:szCs w:val="24"/>
      <w:lang w:val="en-US"/>
    </w:rPr>
  </w:style>
  <w:style w:type="character" w:customStyle="1" w:styleId="enumlev10">
    <w:name w:val="enumlev1 Знак"/>
    <w:basedOn w:val="DefaultParagraphFont"/>
    <w:rsid w:val="00CE0E58"/>
    <w:rPr>
      <w:rFonts w:ascii="Times New Roman" w:hAnsi="Times New Roman"/>
      <w:sz w:val="24"/>
      <w:lang w:val="en-GB" w:eastAsia="en-US"/>
    </w:rPr>
  </w:style>
  <w:style w:type="paragraph" w:customStyle="1" w:styleId="Default">
    <w:name w:val="Default"/>
    <w:rsid w:val="00CE0E58"/>
    <w:pPr>
      <w:widowControl w:val="0"/>
      <w:suppressAutoHyphens/>
      <w:autoSpaceDE w:val="0"/>
      <w:autoSpaceDN w:val="0"/>
      <w:textAlignment w:val="baseline"/>
    </w:pPr>
    <w:rPr>
      <w:rFonts w:ascii="Times New Roman" w:eastAsia="SimSun" w:hAnsi="Times New Roman"/>
      <w:color w:val="000000"/>
      <w:sz w:val="24"/>
      <w:szCs w:val="24"/>
    </w:rPr>
  </w:style>
  <w:style w:type="character" w:styleId="FollowedHyperlink">
    <w:name w:val="FollowedHyperlink"/>
    <w:basedOn w:val="DefaultParagraphFont"/>
    <w:uiPriority w:val="99"/>
    <w:rsid w:val="00CE0E58"/>
    <w:rPr>
      <w:color w:val="800080"/>
      <w:u w:val="single"/>
    </w:rPr>
  </w:style>
  <w:style w:type="character" w:customStyle="1" w:styleId="Heading1Char1">
    <w:name w:val="Heading 1 Char1"/>
    <w:aliases w:val="título 1 Char1,H1 Char1,h1 Char1,h11 Char1,h12 Char1,h13 Char1,h14 Char1,h15 Char1,h16 Char1,h17 Char1,h111 Char1,h121 Char1,h131 Char1,h141 Char1,h151 Char1,h161 Char1,h18 Char1,h112 Char1,h122 Char1,h132 Char1,h142 Char1,h152 Char1"/>
    <w:rsid w:val="00CE0E58"/>
    <w:rPr>
      <w:b/>
      <w:sz w:val="24"/>
      <w:lang w:val="en-GB" w:eastAsia="en-US"/>
    </w:rPr>
  </w:style>
  <w:style w:type="paragraph" w:customStyle="1" w:styleId="headingb0">
    <w:name w:val="heading_b"/>
    <w:basedOn w:val="Heading3"/>
    <w:next w:val="Normal"/>
    <w:rsid w:val="00CE0E58"/>
    <w:pPr>
      <w:tabs>
        <w:tab w:val="clear" w:pos="1871"/>
        <w:tab w:val="clear" w:pos="2268"/>
        <w:tab w:val="left" w:pos="2127"/>
        <w:tab w:val="left" w:pos="2410"/>
        <w:tab w:val="left" w:pos="2921"/>
        <w:tab w:val="left" w:pos="3261"/>
      </w:tabs>
      <w:suppressAutoHyphens/>
      <w:overflowPunct/>
      <w:autoSpaceDE/>
      <w:adjustRightInd/>
      <w:spacing w:before="160"/>
      <w:textAlignment w:val="auto"/>
    </w:pPr>
    <w:rPr>
      <w:rFonts w:eastAsia="MS Mincho"/>
    </w:rPr>
  </w:style>
  <w:style w:type="paragraph" w:customStyle="1" w:styleId="TableText0">
    <w:name w:val="Table_Text"/>
    <w:basedOn w:val="Normal"/>
    <w:rsid w:val="00CE0E58"/>
    <w:pPr>
      <w:tabs>
        <w:tab w:val="clear" w:pos="1871"/>
        <w:tab w:val="left" w:pos="284"/>
        <w:tab w:val="left" w:pos="567"/>
        <w:tab w:val="left" w:pos="851"/>
        <w:tab w:val="left" w:pos="1418"/>
        <w:tab w:val="left" w:pos="1701"/>
        <w:tab w:val="left" w:pos="2552"/>
        <w:tab w:val="left" w:pos="2835"/>
        <w:tab w:val="left" w:pos="3119"/>
        <w:tab w:val="left" w:pos="3402"/>
        <w:tab w:val="left" w:pos="3686"/>
        <w:tab w:val="left" w:pos="3969"/>
      </w:tabs>
      <w:suppressAutoHyphens/>
      <w:overflowPunct/>
      <w:autoSpaceDE/>
      <w:adjustRightInd/>
      <w:spacing w:before="40" w:after="40"/>
      <w:textAlignment w:val="auto"/>
    </w:pPr>
    <w:rPr>
      <w:rFonts w:eastAsia="MS Mincho"/>
      <w:sz w:val="22"/>
    </w:rPr>
  </w:style>
  <w:style w:type="paragraph" w:styleId="Caption">
    <w:name w:val="caption"/>
    <w:aliases w:val="ECC Caption"/>
    <w:basedOn w:val="Normal"/>
    <w:next w:val="Normal"/>
    <w:qFormat/>
    <w:rsid w:val="00CE0E58"/>
    <w:pPr>
      <w:tabs>
        <w:tab w:val="clear" w:pos="1134"/>
        <w:tab w:val="clear" w:pos="1871"/>
        <w:tab w:val="clear" w:pos="2268"/>
        <w:tab w:val="left" w:pos="4590"/>
      </w:tabs>
      <w:suppressAutoHyphens/>
      <w:overflowPunct/>
      <w:autoSpaceDE/>
      <w:adjustRightInd/>
      <w:spacing w:after="240"/>
      <w:ind w:left="720" w:hanging="720"/>
      <w:textAlignment w:val="auto"/>
      <w:outlineLvl w:val="0"/>
    </w:pPr>
    <w:rPr>
      <w:rFonts w:eastAsia="MS Mincho"/>
      <w:b/>
      <w:lang w:val="en-US"/>
    </w:rPr>
  </w:style>
  <w:style w:type="paragraph" w:styleId="DocumentMap">
    <w:name w:val="Document Map"/>
    <w:basedOn w:val="Normal"/>
    <w:link w:val="DocumentMapChar1"/>
    <w:uiPriority w:val="99"/>
    <w:rsid w:val="00CE0E58"/>
    <w:pPr>
      <w:suppressAutoHyphens/>
      <w:adjustRightInd/>
    </w:pPr>
    <w:rPr>
      <w:rFonts w:ascii="MS UI Gothic" w:eastAsia="MS UI Gothic" w:hAnsi="MS UI Gothic"/>
      <w:sz w:val="18"/>
      <w:szCs w:val="18"/>
    </w:rPr>
  </w:style>
  <w:style w:type="character" w:customStyle="1" w:styleId="DocumentMapChar">
    <w:name w:val="Document Map Char"/>
    <w:basedOn w:val="DefaultParagraphFont"/>
    <w:rsid w:val="00CE0E58"/>
    <w:rPr>
      <w:rFonts w:ascii="Segoe UI" w:hAnsi="Segoe UI" w:cs="Segoe UI"/>
      <w:sz w:val="16"/>
      <w:szCs w:val="16"/>
      <w:lang w:val="en-GB" w:eastAsia="en-US"/>
    </w:rPr>
  </w:style>
  <w:style w:type="character" w:customStyle="1" w:styleId="DocumentMapChar1">
    <w:name w:val="Document Map Char1"/>
    <w:basedOn w:val="DefaultParagraphFont"/>
    <w:link w:val="DocumentMap"/>
    <w:uiPriority w:val="99"/>
    <w:rsid w:val="00CE0E58"/>
    <w:rPr>
      <w:rFonts w:ascii="MS UI Gothic" w:eastAsia="MS UI Gothic" w:hAnsi="MS UI Gothic"/>
      <w:sz w:val="18"/>
      <w:szCs w:val="18"/>
      <w:lang w:val="en-GB" w:eastAsia="en-US"/>
    </w:rPr>
  </w:style>
  <w:style w:type="paragraph" w:customStyle="1" w:styleId="Rec">
    <w:name w:val="Rec_#"/>
    <w:basedOn w:val="Normal"/>
    <w:next w:val="Normal"/>
    <w:uiPriority w:val="99"/>
    <w:rsid w:val="00CE0E58"/>
    <w:pPr>
      <w:keepNext/>
      <w:keepLines/>
      <w:tabs>
        <w:tab w:val="clear" w:pos="1134"/>
        <w:tab w:val="clear" w:pos="1871"/>
        <w:tab w:val="clear" w:pos="2268"/>
        <w:tab w:val="left" w:pos="794"/>
        <w:tab w:val="left" w:pos="1191"/>
        <w:tab w:val="left" w:pos="1588"/>
        <w:tab w:val="left" w:pos="1985"/>
      </w:tabs>
      <w:suppressAutoHyphens/>
      <w:overflowPunct/>
      <w:autoSpaceDE/>
      <w:adjustRightInd/>
      <w:spacing w:before="480"/>
      <w:jc w:val="center"/>
      <w:textAlignment w:val="auto"/>
    </w:pPr>
    <w:rPr>
      <w:rFonts w:eastAsia="MS Mincho"/>
      <w:caps/>
    </w:rPr>
  </w:style>
  <w:style w:type="paragraph" w:customStyle="1" w:styleId="Table">
    <w:name w:val="Table_#"/>
    <w:basedOn w:val="Normal"/>
    <w:next w:val="Tabletitle"/>
    <w:uiPriority w:val="99"/>
    <w:rsid w:val="00CE0E58"/>
    <w:pPr>
      <w:keepNext/>
      <w:tabs>
        <w:tab w:val="clear" w:pos="1134"/>
        <w:tab w:val="clear" w:pos="1871"/>
        <w:tab w:val="clear" w:pos="2268"/>
        <w:tab w:val="left" w:pos="794"/>
        <w:tab w:val="left" w:pos="1191"/>
        <w:tab w:val="left" w:pos="1588"/>
        <w:tab w:val="left" w:pos="1985"/>
      </w:tabs>
      <w:suppressAutoHyphens/>
      <w:overflowPunct/>
      <w:autoSpaceDE/>
      <w:adjustRightInd/>
      <w:spacing w:before="560" w:after="120"/>
      <w:jc w:val="center"/>
      <w:textAlignment w:val="auto"/>
    </w:pPr>
    <w:rPr>
      <w:rFonts w:eastAsia="SimSun"/>
      <w:caps/>
    </w:rPr>
  </w:style>
  <w:style w:type="paragraph" w:customStyle="1" w:styleId="RefText0">
    <w:name w:val="Ref_Text"/>
    <w:basedOn w:val="Normal"/>
    <w:uiPriority w:val="99"/>
    <w:rsid w:val="00CE0E58"/>
    <w:pPr>
      <w:tabs>
        <w:tab w:val="clear" w:pos="1134"/>
        <w:tab w:val="clear" w:pos="1871"/>
        <w:tab w:val="clear" w:pos="2268"/>
        <w:tab w:val="left" w:pos="794"/>
        <w:tab w:val="left" w:pos="1191"/>
        <w:tab w:val="left" w:pos="1588"/>
        <w:tab w:val="left" w:pos="1985"/>
      </w:tabs>
      <w:suppressAutoHyphens/>
      <w:overflowPunct/>
      <w:autoSpaceDE/>
      <w:adjustRightInd/>
      <w:ind w:left="794" w:hanging="794"/>
      <w:textAlignment w:val="auto"/>
    </w:pPr>
    <w:rPr>
      <w:rFonts w:eastAsia="SimSun"/>
    </w:rPr>
  </w:style>
  <w:style w:type="paragraph" w:customStyle="1" w:styleId="Head">
    <w:name w:val="Head"/>
    <w:basedOn w:val="Normal"/>
    <w:uiPriority w:val="99"/>
    <w:rsid w:val="00CE0E58"/>
    <w:pPr>
      <w:tabs>
        <w:tab w:val="clear" w:pos="1134"/>
        <w:tab w:val="clear" w:pos="1871"/>
        <w:tab w:val="clear" w:pos="2268"/>
        <w:tab w:val="left" w:pos="720"/>
        <w:tab w:val="left" w:pos="6663"/>
      </w:tabs>
      <w:suppressAutoHyphens/>
      <w:autoSpaceDE/>
      <w:adjustRightInd/>
      <w:spacing w:before="0"/>
      <w:textAlignment w:val="auto"/>
    </w:pPr>
    <w:rPr>
      <w:rFonts w:ascii="LMMNHP+BookmanOldStyle" w:eastAsia="MS Mincho" w:hAnsi="LMMNHP+BookmanOldStyle"/>
      <w:color w:val="000000"/>
      <w:kern w:val="3"/>
      <w:szCs w:val="24"/>
      <w:lang w:val="en-US" w:eastAsia="ja-JP"/>
    </w:rPr>
  </w:style>
  <w:style w:type="paragraph" w:styleId="Title">
    <w:name w:val="Title"/>
    <w:basedOn w:val="Normal"/>
    <w:next w:val="Normal"/>
    <w:link w:val="TitleChar1"/>
    <w:qFormat/>
    <w:rsid w:val="00CE0E58"/>
    <w:pPr>
      <w:tabs>
        <w:tab w:val="clear" w:pos="1134"/>
        <w:tab w:val="clear" w:pos="1871"/>
        <w:tab w:val="clear" w:pos="2268"/>
      </w:tabs>
      <w:suppressAutoHyphens/>
      <w:overflowPunct/>
      <w:autoSpaceDE/>
      <w:adjustRightInd/>
      <w:spacing w:before="240" w:after="60"/>
      <w:jc w:val="center"/>
      <w:textAlignment w:val="auto"/>
      <w:outlineLvl w:val="0"/>
    </w:pPr>
    <w:rPr>
      <w:rFonts w:ascii="Cambria" w:eastAsia="SimSun" w:hAnsi="Cambria"/>
      <w:b/>
      <w:bCs/>
      <w:sz w:val="32"/>
      <w:szCs w:val="32"/>
      <w:lang w:val="en-US"/>
    </w:rPr>
  </w:style>
  <w:style w:type="character" w:customStyle="1" w:styleId="TitleChar">
    <w:name w:val="Title Char"/>
    <w:basedOn w:val="DefaultParagraphFont"/>
    <w:rsid w:val="00CE0E58"/>
    <w:rPr>
      <w:rFonts w:asciiTheme="majorHAnsi" w:eastAsiaTheme="majorEastAsia" w:hAnsiTheme="majorHAnsi" w:cstheme="majorBidi"/>
      <w:spacing w:val="-10"/>
      <w:kern w:val="28"/>
      <w:sz w:val="56"/>
      <w:szCs w:val="56"/>
      <w:lang w:val="en-GB" w:eastAsia="en-US"/>
    </w:rPr>
  </w:style>
  <w:style w:type="character" w:customStyle="1" w:styleId="TitleChar1">
    <w:name w:val="Title Char1"/>
    <w:basedOn w:val="DefaultParagraphFont"/>
    <w:link w:val="Title"/>
    <w:rsid w:val="00CE0E58"/>
    <w:rPr>
      <w:rFonts w:ascii="Cambria" w:eastAsia="SimSun" w:hAnsi="Cambria"/>
      <w:b/>
      <w:bCs/>
      <w:sz w:val="32"/>
      <w:szCs w:val="32"/>
      <w:lang w:eastAsia="en-US"/>
    </w:rPr>
  </w:style>
  <w:style w:type="paragraph" w:styleId="BodyText">
    <w:name w:val="Body Text"/>
    <w:basedOn w:val="Normal"/>
    <w:link w:val="BodyTextChar2"/>
    <w:rsid w:val="00CE0E58"/>
    <w:pPr>
      <w:tabs>
        <w:tab w:val="clear" w:pos="1134"/>
        <w:tab w:val="clear" w:pos="1871"/>
        <w:tab w:val="clear" w:pos="2268"/>
        <w:tab w:val="left" w:pos="720"/>
        <w:tab w:val="left" w:pos="794"/>
        <w:tab w:val="left" w:pos="1191"/>
        <w:tab w:val="left" w:pos="1588"/>
        <w:tab w:val="left" w:pos="1985"/>
      </w:tabs>
      <w:suppressAutoHyphens/>
      <w:overflowPunct/>
      <w:autoSpaceDE/>
      <w:adjustRightInd/>
      <w:spacing w:after="120"/>
      <w:textAlignment w:val="auto"/>
    </w:pPr>
    <w:rPr>
      <w:rFonts w:ascii="LMMNHP+BookmanOldStyle" w:eastAsia="Batang" w:hAnsi="LMMNHP+BookmanOldStyle"/>
      <w:color w:val="000000"/>
      <w:kern w:val="3"/>
      <w:szCs w:val="24"/>
      <w:lang w:val="en-US" w:eastAsia="ja-JP"/>
    </w:rPr>
  </w:style>
  <w:style w:type="character" w:customStyle="1" w:styleId="BodyTextChar">
    <w:name w:val="Body Text Char"/>
    <w:basedOn w:val="DefaultParagraphFont"/>
    <w:rsid w:val="00CE0E58"/>
    <w:rPr>
      <w:rFonts w:ascii="Times New Roman" w:hAnsi="Times New Roman"/>
      <w:sz w:val="24"/>
      <w:lang w:val="en-GB" w:eastAsia="en-US"/>
    </w:rPr>
  </w:style>
  <w:style w:type="character" w:customStyle="1" w:styleId="BodyTextChar2">
    <w:name w:val="Body Text Char2"/>
    <w:basedOn w:val="DefaultParagraphFont"/>
    <w:link w:val="BodyText"/>
    <w:rsid w:val="00CE0E58"/>
    <w:rPr>
      <w:rFonts w:ascii="LMMNHP+BookmanOldStyle" w:eastAsia="Batang" w:hAnsi="LMMNHP+BookmanOldStyle"/>
      <w:color w:val="000000"/>
      <w:kern w:val="3"/>
      <w:sz w:val="24"/>
      <w:szCs w:val="24"/>
      <w:lang w:eastAsia="ja-JP"/>
    </w:rPr>
  </w:style>
  <w:style w:type="paragraph" w:customStyle="1" w:styleId="TableLegend0">
    <w:name w:val="Table_Legend"/>
    <w:basedOn w:val="TableText0"/>
    <w:uiPriority w:val="99"/>
    <w:rsid w:val="00CE0E58"/>
    <w:pPr>
      <w:spacing w:before="120"/>
    </w:pPr>
    <w:rPr>
      <w:rFonts w:eastAsia="SimSun"/>
    </w:rPr>
  </w:style>
  <w:style w:type="paragraph" w:customStyle="1" w:styleId="TableTitle1">
    <w:name w:val="Table_Title"/>
    <w:basedOn w:val="Table"/>
    <w:next w:val="TableText0"/>
    <w:uiPriority w:val="99"/>
    <w:rsid w:val="00CE0E58"/>
    <w:pPr>
      <w:keepLines/>
      <w:tabs>
        <w:tab w:val="clear" w:pos="794"/>
        <w:tab w:val="clear" w:pos="1191"/>
        <w:tab w:val="clear" w:pos="1588"/>
        <w:tab w:val="clear" w:pos="1985"/>
      </w:tabs>
      <w:spacing w:before="0"/>
    </w:pPr>
    <w:rPr>
      <w:b/>
    </w:rPr>
  </w:style>
  <w:style w:type="paragraph" w:customStyle="1" w:styleId="TableHead0">
    <w:name w:val="Table_Head"/>
    <w:basedOn w:val="TableText0"/>
    <w:uiPriority w:val="99"/>
    <w:rsid w:val="00CE0E58"/>
    <w:pPr>
      <w:keepNext/>
      <w:spacing w:before="80" w:after="80"/>
      <w:jc w:val="center"/>
    </w:pPr>
    <w:rPr>
      <w:rFonts w:eastAsia="SimSun"/>
      <w:b/>
    </w:rPr>
  </w:style>
  <w:style w:type="paragraph" w:customStyle="1" w:styleId="FigureLegend0">
    <w:name w:val="Figure_Legend"/>
    <w:basedOn w:val="Normal"/>
    <w:uiPriority w:val="99"/>
    <w:rsid w:val="00CE0E58"/>
    <w:pPr>
      <w:keepNext/>
      <w:keepLines/>
      <w:tabs>
        <w:tab w:val="clear" w:pos="1134"/>
        <w:tab w:val="clear" w:pos="1871"/>
        <w:tab w:val="clear" w:pos="2268"/>
      </w:tabs>
      <w:suppressAutoHyphens/>
      <w:overflowPunct/>
      <w:autoSpaceDE/>
      <w:adjustRightInd/>
      <w:spacing w:before="20" w:after="20"/>
      <w:textAlignment w:val="auto"/>
    </w:pPr>
    <w:rPr>
      <w:rFonts w:eastAsia="SimSun"/>
      <w:sz w:val="18"/>
    </w:rPr>
  </w:style>
  <w:style w:type="paragraph" w:customStyle="1" w:styleId="Figure0">
    <w:name w:val="Figure_#"/>
    <w:basedOn w:val="Table"/>
    <w:next w:val="FigureTitle0"/>
    <w:uiPriority w:val="99"/>
    <w:rsid w:val="00CE0E58"/>
    <w:pPr>
      <w:tabs>
        <w:tab w:val="clear" w:pos="794"/>
        <w:tab w:val="clear" w:pos="1191"/>
        <w:tab w:val="clear" w:pos="1588"/>
        <w:tab w:val="clear" w:pos="1985"/>
      </w:tabs>
      <w:spacing w:before="480"/>
    </w:pPr>
  </w:style>
  <w:style w:type="paragraph" w:customStyle="1" w:styleId="FigureTitle0">
    <w:name w:val="Figure_Title"/>
    <w:basedOn w:val="TableTitle1"/>
    <w:next w:val="Normal"/>
    <w:uiPriority w:val="99"/>
    <w:rsid w:val="00CE0E58"/>
    <w:pPr>
      <w:keepNext w:val="0"/>
      <w:spacing w:after="480"/>
    </w:pPr>
  </w:style>
  <w:style w:type="paragraph" w:customStyle="1" w:styleId="Annex">
    <w:name w:val="Annex_#"/>
    <w:basedOn w:val="Normal"/>
    <w:next w:val="AnnexRef0"/>
    <w:uiPriority w:val="99"/>
    <w:rsid w:val="00CE0E58"/>
    <w:pPr>
      <w:keepNext/>
      <w:keepLines/>
      <w:tabs>
        <w:tab w:val="clear" w:pos="1134"/>
        <w:tab w:val="clear" w:pos="1871"/>
        <w:tab w:val="clear" w:pos="2268"/>
      </w:tabs>
      <w:suppressAutoHyphens/>
      <w:overflowPunct/>
      <w:autoSpaceDE/>
      <w:adjustRightInd/>
      <w:spacing w:before="480" w:after="80"/>
      <w:jc w:val="center"/>
      <w:textAlignment w:val="auto"/>
    </w:pPr>
    <w:rPr>
      <w:rFonts w:eastAsia="SimSun"/>
      <w:caps/>
    </w:rPr>
  </w:style>
  <w:style w:type="paragraph" w:customStyle="1" w:styleId="AnnexRef0">
    <w:name w:val="Annex_Ref"/>
    <w:basedOn w:val="Normal"/>
    <w:next w:val="AnnexTitle0"/>
    <w:uiPriority w:val="99"/>
    <w:rsid w:val="00CE0E58"/>
    <w:pPr>
      <w:keepNext/>
      <w:keepLines/>
      <w:tabs>
        <w:tab w:val="clear" w:pos="1134"/>
        <w:tab w:val="clear" w:pos="1871"/>
        <w:tab w:val="clear" w:pos="2268"/>
      </w:tabs>
      <w:suppressAutoHyphens/>
      <w:overflowPunct/>
      <w:autoSpaceDE/>
      <w:adjustRightInd/>
      <w:spacing w:before="0"/>
      <w:jc w:val="center"/>
      <w:textAlignment w:val="auto"/>
    </w:pPr>
    <w:rPr>
      <w:rFonts w:eastAsia="SimSun"/>
    </w:rPr>
  </w:style>
  <w:style w:type="paragraph" w:customStyle="1" w:styleId="AnnexTitle0">
    <w:name w:val="Annex_Title"/>
    <w:basedOn w:val="Normal"/>
    <w:next w:val="Normalaftertitle0"/>
    <w:uiPriority w:val="99"/>
    <w:rsid w:val="00CE0E58"/>
    <w:pPr>
      <w:keepNext/>
      <w:keepLines/>
      <w:tabs>
        <w:tab w:val="clear" w:pos="1134"/>
        <w:tab w:val="clear" w:pos="1871"/>
        <w:tab w:val="clear" w:pos="2268"/>
      </w:tabs>
      <w:suppressAutoHyphens/>
      <w:overflowPunct/>
      <w:autoSpaceDE/>
      <w:adjustRightInd/>
      <w:spacing w:before="240" w:after="280"/>
      <w:jc w:val="center"/>
      <w:textAlignment w:val="auto"/>
    </w:pPr>
    <w:rPr>
      <w:rFonts w:eastAsia="SimSun"/>
      <w:b/>
    </w:rPr>
  </w:style>
  <w:style w:type="paragraph" w:customStyle="1" w:styleId="Appendix">
    <w:name w:val="Appendix_#"/>
    <w:basedOn w:val="Annex"/>
    <w:next w:val="AppendixRef0"/>
    <w:uiPriority w:val="99"/>
    <w:rsid w:val="00CE0E58"/>
  </w:style>
  <w:style w:type="paragraph" w:customStyle="1" w:styleId="AppendixRef0">
    <w:name w:val="Appendix_Ref"/>
    <w:basedOn w:val="AnnexRef0"/>
    <w:next w:val="AppendixTitle0"/>
    <w:uiPriority w:val="99"/>
    <w:rsid w:val="00CE0E58"/>
  </w:style>
  <w:style w:type="paragraph" w:customStyle="1" w:styleId="AppendixTitle0">
    <w:name w:val="Appendix_Title"/>
    <w:basedOn w:val="AnnexTitle0"/>
    <w:next w:val="Normalaftertitle0"/>
    <w:uiPriority w:val="99"/>
    <w:rsid w:val="00CE0E58"/>
  </w:style>
  <w:style w:type="paragraph" w:customStyle="1" w:styleId="RefTitle0">
    <w:name w:val="Ref_Title"/>
    <w:basedOn w:val="Normal"/>
    <w:next w:val="RefText0"/>
    <w:uiPriority w:val="99"/>
    <w:rsid w:val="00CE0E58"/>
    <w:pPr>
      <w:tabs>
        <w:tab w:val="clear" w:pos="1134"/>
        <w:tab w:val="clear" w:pos="1871"/>
        <w:tab w:val="clear" w:pos="2268"/>
      </w:tabs>
      <w:suppressAutoHyphens/>
      <w:overflowPunct/>
      <w:autoSpaceDE/>
      <w:adjustRightInd/>
      <w:spacing w:before="480"/>
      <w:jc w:val="center"/>
      <w:textAlignment w:val="auto"/>
    </w:pPr>
    <w:rPr>
      <w:rFonts w:eastAsia="SimSun"/>
      <w:caps/>
    </w:rPr>
  </w:style>
  <w:style w:type="paragraph" w:customStyle="1" w:styleId="RecTitle0">
    <w:name w:val="Rec_Title"/>
    <w:basedOn w:val="Normal"/>
    <w:next w:val="Heading1"/>
    <w:uiPriority w:val="99"/>
    <w:rsid w:val="00CE0E58"/>
    <w:pPr>
      <w:keepNext/>
      <w:keepLines/>
      <w:tabs>
        <w:tab w:val="clear" w:pos="1134"/>
        <w:tab w:val="clear" w:pos="1871"/>
        <w:tab w:val="clear" w:pos="2268"/>
      </w:tabs>
      <w:suppressAutoHyphens/>
      <w:overflowPunct/>
      <w:autoSpaceDE/>
      <w:adjustRightInd/>
      <w:spacing w:before="240"/>
      <w:jc w:val="center"/>
      <w:textAlignment w:val="auto"/>
    </w:pPr>
    <w:rPr>
      <w:rFonts w:eastAsia="SimSun"/>
      <w:b/>
      <w:caps/>
    </w:rPr>
  </w:style>
  <w:style w:type="paragraph" w:customStyle="1" w:styleId="call0">
    <w:name w:val="call"/>
    <w:basedOn w:val="Normal"/>
    <w:next w:val="Normal"/>
    <w:uiPriority w:val="99"/>
    <w:rsid w:val="00CE0E58"/>
    <w:pPr>
      <w:keepNext/>
      <w:keepLines/>
      <w:tabs>
        <w:tab w:val="clear" w:pos="1134"/>
        <w:tab w:val="clear" w:pos="1871"/>
        <w:tab w:val="clear" w:pos="2268"/>
      </w:tabs>
      <w:suppressAutoHyphens/>
      <w:overflowPunct/>
      <w:autoSpaceDE/>
      <w:adjustRightInd/>
      <w:spacing w:before="160"/>
      <w:ind w:left="794"/>
      <w:textAlignment w:val="auto"/>
    </w:pPr>
    <w:rPr>
      <w:rFonts w:eastAsia="SimSun"/>
      <w:i/>
    </w:rPr>
  </w:style>
  <w:style w:type="paragraph" w:styleId="List">
    <w:name w:val="List"/>
    <w:basedOn w:val="Normal"/>
    <w:rsid w:val="00CE0E58"/>
    <w:pPr>
      <w:tabs>
        <w:tab w:val="clear" w:pos="1134"/>
        <w:tab w:val="clear" w:pos="1871"/>
        <w:tab w:val="clear" w:pos="2268"/>
        <w:tab w:val="left" w:pos="1701"/>
        <w:tab w:val="left" w:pos="2127"/>
      </w:tabs>
      <w:suppressAutoHyphens/>
      <w:overflowPunct/>
      <w:autoSpaceDE/>
      <w:adjustRightInd/>
      <w:spacing w:before="0"/>
      <w:ind w:left="2127" w:hanging="2127"/>
      <w:textAlignment w:val="auto"/>
    </w:pPr>
    <w:rPr>
      <w:rFonts w:eastAsia="SimSun"/>
    </w:rPr>
  </w:style>
  <w:style w:type="paragraph" w:customStyle="1" w:styleId="Infodoc">
    <w:name w:val="Infodoc"/>
    <w:basedOn w:val="Normal"/>
    <w:uiPriority w:val="99"/>
    <w:rsid w:val="00CE0E58"/>
    <w:pPr>
      <w:tabs>
        <w:tab w:val="clear" w:pos="1134"/>
        <w:tab w:val="clear" w:pos="1871"/>
        <w:tab w:val="clear" w:pos="2268"/>
        <w:tab w:val="left" w:pos="1418"/>
      </w:tabs>
      <w:suppressAutoHyphens/>
      <w:overflowPunct/>
      <w:autoSpaceDE/>
      <w:adjustRightInd/>
      <w:spacing w:before="0"/>
      <w:ind w:left="1418" w:hanging="1418"/>
      <w:textAlignment w:val="auto"/>
    </w:pPr>
    <w:rPr>
      <w:rFonts w:eastAsia="SimSun"/>
    </w:rPr>
  </w:style>
  <w:style w:type="paragraph" w:customStyle="1" w:styleId="Part">
    <w:name w:val="Part"/>
    <w:basedOn w:val="Normal"/>
    <w:uiPriority w:val="99"/>
    <w:rsid w:val="00CE0E58"/>
    <w:pPr>
      <w:tabs>
        <w:tab w:val="clear" w:pos="1134"/>
        <w:tab w:val="clear" w:pos="1871"/>
        <w:tab w:val="clear" w:pos="2268"/>
        <w:tab w:val="left" w:pos="1276"/>
        <w:tab w:val="left" w:pos="1701"/>
      </w:tabs>
      <w:suppressAutoHyphens/>
      <w:overflowPunct/>
      <w:autoSpaceDE/>
      <w:adjustRightInd/>
      <w:spacing w:before="200"/>
      <w:ind w:left="1701" w:hanging="1701"/>
      <w:textAlignment w:val="auto"/>
    </w:pPr>
    <w:rPr>
      <w:rFonts w:eastAsia="SimSun"/>
      <w:caps/>
    </w:rPr>
  </w:style>
  <w:style w:type="paragraph" w:customStyle="1" w:styleId="Address">
    <w:name w:val="Address"/>
    <w:basedOn w:val="Normal"/>
    <w:uiPriority w:val="99"/>
    <w:rsid w:val="00CE0E58"/>
    <w:pPr>
      <w:tabs>
        <w:tab w:val="clear" w:pos="1134"/>
        <w:tab w:val="clear" w:pos="1871"/>
        <w:tab w:val="clear" w:pos="2268"/>
        <w:tab w:val="left" w:pos="4820"/>
        <w:tab w:val="left" w:pos="5529"/>
      </w:tabs>
      <w:suppressAutoHyphens/>
      <w:overflowPunct/>
      <w:autoSpaceDE/>
      <w:adjustRightInd/>
      <w:spacing w:before="0"/>
      <w:ind w:left="794"/>
      <w:textAlignment w:val="auto"/>
    </w:pPr>
    <w:rPr>
      <w:rFonts w:eastAsia="SimSun"/>
    </w:rPr>
  </w:style>
  <w:style w:type="paragraph" w:customStyle="1" w:styleId="Keywords">
    <w:name w:val="Keywords"/>
    <w:basedOn w:val="Normal"/>
    <w:uiPriority w:val="99"/>
    <w:rsid w:val="00CE0E58"/>
    <w:pPr>
      <w:tabs>
        <w:tab w:val="clear" w:pos="1134"/>
        <w:tab w:val="clear" w:pos="1871"/>
        <w:tab w:val="clear" w:pos="2268"/>
      </w:tabs>
      <w:suppressAutoHyphens/>
      <w:overflowPunct/>
      <w:autoSpaceDE/>
      <w:adjustRightInd/>
      <w:spacing w:before="0"/>
      <w:ind w:left="794" w:hanging="794"/>
      <w:textAlignment w:val="auto"/>
    </w:pPr>
    <w:rPr>
      <w:rFonts w:eastAsia="SimSun"/>
    </w:rPr>
  </w:style>
  <w:style w:type="paragraph" w:customStyle="1" w:styleId="EquationLegend0">
    <w:name w:val="Equation_Legend"/>
    <w:basedOn w:val="Normal"/>
    <w:uiPriority w:val="99"/>
    <w:rsid w:val="00CE0E58"/>
    <w:pPr>
      <w:tabs>
        <w:tab w:val="clear" w:pos="1134"/>
        <w:tab w:val="clear" w:pos="1871"/>
        <w:tab w:val="clear" w:pos="2268"/>
        <w:tab w:val="right" w:pos="1531"/>
        <w:tab w:val="left" w:pos="1701"/>
      </w:tabs>
      <w:suppressAutoHyphens/>
      <w:overflowPunct/>
      <w:autoSpaceDE/>
      <w:adjustRightInd/>
      <w:spacing w:before="80"/>
      <w:ind w:left="1701" w:hanging="1701"/>
      <w:textAlignment w:val="auto"/>
    </w:pPr>
    <w:rPr>
      <w:rFonts w:eastAsia="SimSun"/>
    </w:rPr>
  </w:style>
  <w:style w:type="paragraph" w:customStyle="1" w:styleId="meeting">
    <w:name w:val="meeting"/>
    <w:basedOn w:val="Head"/>
    <w:next w:val="Head"/>
    <w:uiPriority w:val="99"/>
    <w:rsid w:val="00CE0E58"/>
    <w:pPr>
      <w:tabs>
        <w:tab w:val="clear" w:pos="720"/>
        <w:tab w:val="left" w:pos="7371"/>
      </w:tabs>
      <w:overflowPunct/>
      <w:spacing w:after="560"/>
    </w:pPr>
    <w:rPr>
      <w:rFonts w:ascii="Times New Roman" w:eastAsia="Times New Roman" w:hAnsi="Times New Roman"/>
      <w:color w:val="auto"/>
      <w:kern w:val="0"/>
      <w:szCs w:val="20"/>
      <w:lang w:val="en-GB" w:eastAsia="en-US"/>
    </w:rPr>
  </w:style>
  <w:style w:type="paragraph" w:customStyle="1" w:styleId="listitem">
    <w:name w:val="listitem"/>
    <w:basedOn w:val="Normal"/>
    <w:uiPriority w:val="99"/>
    <w:rsid w:val="00CE0E58"/>
    <w:pPr>
      <w:tabs>
        <w:tab w:val="clear" w:pos="1134"/>
        <w:tab w:val="clear" w:pos="1871"/>
        <w:tab w:val="clear" w:pos="2268"/>
      </w:tabs>
      <w:suppressAutoHyphens/>
      <w:overflowPunct/>
      <w:autoSpaceDE/>
      <w:adjustRightInd/>
      <w:spacing w:before="0"/>
      <w:textAlignment w:val="auto"/>
    </w:pPr>
    <w:rPr>
      <w:rFonts w:eastAsia="SimSun"/>
    </w:rPr>
  </w:style>
  <w:style w:type="paragraph" w:customStyle="1" w:styleId="Qlist">
    <w:name w:val="Qlist"/>
    <w:basedOn w:val="Normal"/>
    <w:uiPriority w:val="99"/>
    <w:rsid w:val="00CE0E58"/>
    <w:pPr>
      <w:tabs>
        <w:tab w:val="clear" w:pos="1134"/>
        <w:tab w:val="clear" w:pos="1871"/>
        <w:tab w:val="left" w:pos="1843"/>
      </w:tabs>
      <w:suppressAutoHyphens/>
      <w:overflowPunct/>
      <w:autoSpaceDE/>
      <w:adjustRightInd/>
      <w:spacing w:before="0"/>
      <w:ind w:left="2268" w:hanging="2268"/>
      <w:textAlignment w:val="auto"/>
    </w:pPr>
    <w:rPr>
      <w:rFonts w:eastAsia="SimSun"/>
      <w:b/>
    </w:rPr>
  </w:style>
  <w:style w:type="paragraph" w:customStyle="1" w:styleId="Subject">
    <w:name w:val="Subject"/>
    <w:basedOn w:val="Normal"/>
    <w:next w:val="Source"/>
    <w:uiPriority w:val="99"/>
    <w:rsid w:val="00CE0E58"/>
    <w:pPr>
      <w:tabs>
        <w:tab w:val="clear" w:pos="1871"/>
        <w:tab w:val="clear" w:pos="2268"/>
      </w:tabs>
      <w:suppressAutoHyphens/>
      <w:overflowPunct/>
      <w:autoSpaceDE/>
      <w:adjustRightInd/>
      <w:spacing w:before="0"/>
      <w:ind w:left="1134" w:hanging="1134"/>
      <w:textAlignment w:val="auto"/>
    </w:pPr>
    <w:rPr>
      <w:rFonts w:eastAsia="SimSun"/>
    </w:rPr>
  </w:style>
  <w:style w:type="paragraph" w:customStyle="1" w:styleId="Object">
    <w:name w:val="Object"/>
    <w:basedOn w:val="Subject"/>
    <w:next w:val="Subject"/>
    <w:uiPriority w:val="99"/>
    <w:rsid w:val="00CE0E58"/>
  </w:style>
  <w:style w:type="paragraph" w:customStyle="1" w:styleId="Data">
    <w:name w:val="Data"/>
    <w:basedOn w:val="Subject"/>
    <w:next w:val="Subject"/>
    <w:uiPriority w:val="99"/>
    <w:rsid w:val="00CE0E58"/>
  </w:style>
  <w:style w:type="paragraph" w:customStyle="1" w:styleId="Statement">
    <w:name w:val="Statement"/>
    <w:basedOn w:val="SpecialFooter"/>
    <w:uiPriority w:val="99"/>
    <w:rsid w:val="00CE0E58"/>
    <w:pPr>
      <w:tabs>
        <w:tab w:val="clear" w:pos="567"/>
        <w:tab w:val="clear" w:pos="1134"/>
        <w:tab w:val="clear" w:pos="1701"/>
        <w:tab w:val="clear" w:pos="2268"/>
        <w:tab w:val="clear" w:pos="2835"/>
      </w:tabs>
      <w:suppressAutoHyphens/>
      <w:overflowPunct/>
      <w:autoSpaceDE/>
      <w:adjustRightInd/>
      <w:jc w:val="left"/>
      <w:textAlignment w:val="auto"/>
    </w:pPr>
    <w:rPr>
      <w:rFonts w:eastAsia="SimSun"/>
      <w:b/>
      <w:caps/>
      <w:noProof/>
      <w:sz w:val="22"/>
      <w:u w:val="single"/>
    </w:rPr>
  </w:style>
  <w:style w:type="paragraph" w:customStyle="1" w:styleId="headingi0">
    <w:name w:val="heading_i"/>
    <w:basedOn w:val="Heading3"/>
    <w:next w:val="Normal"/>
    <w:uiPriority w:val="99"/>
    <w:rsid w:val="00CE0E58"/>
    <w:pPr>
      <w:tabs>
        <w:tab w:val="clear" w:pos="1871"/>
        <w:tab w:val="clear" w:pos="2268"/>
        <w:tab w:val="left" w:pos="2127"/>
        <w:tab w:val="left" w:pos="2410"/>
        <w:tab w:val="left" w:pos="2921"/>
        <w:tab w:val="left" w:pos="3261"/>
      </w:tabs>
      <w:suppressAutoHyphens/>
      <w:overflowPunct/>
      <w:autoSpaceDE/>
      <w:adjustRightInd/>
      <w:spacing w:before="160"/>
      <w:textAlignment w:val="auto"/>
    </w:pPr>
    <w:rPr>
      <w:rFonts w:eastAsia="SimSun"/>
      <w:b w:val="0"/>
      <w:i/>
    </w:rPr>
  </w:style>
  <w:style w:type="paragraph" w:customStyle="1" w:styleId="Rientra1">
    <w:name w:val="Rientra1"/>
    <w:basedOn w:val="Normal"/>
    <w:uiPriority w:val="99"/>
    <w:rsid w:val="00CE0E58"/>
    <w:pPr>
      <w:numPr>
        <w:numId w:val="3"/>
      </w:numPr>
      <w:tabs>
        <w:tab w:val="clear" w:pos="1134"/>
        <w:tab w:val="clear" w:pos="1871"/>
        <w:tab w:val="clear" w:pos="2268"/>
        <w:tab w:val="left" w:pos="0"/>
      </w:tabs>
      <w:suppressAutoHyphens/>
      <w:overflowPunct/>
      <w:autoSpaceDE/>
      <w:adjustRightInd/>
      <w:spacing w:before="60" w:after="60"/>
      <w:textAlignment w:val="auto"/>
    </w:pPr>
    <w:rPr>
      <w:rFonts w:eastAsia="SimSun"/>
      <w:sz w:val="20"/>
    </w:rPr>
  </w:style>
  <w:style w:type="paragraph" w:customStyle="1" w:styleId="B1">
    <w:name w:val="B1"/>
    <w:basedOn w:val="List"/>
    <w:uiPriority w:val="99"/>
    <w:rsid w:val="00CE0E58"/>
    <w:pPr>
      <w:tabs>
        <w:tab w:val="clear" w:pos="1701"/>
        <w:tab w:val="clear" w:pos="2127"/>
        <w:tab w:val="left" w:pos="425"/>
      </w:tabs>
      <w:spacing w:after="60"/>
      <w:ind w:left="720" w:hanging="360"/>
    </w:pPr>
  </w:style>
  <w:style w:type="paragraph" w:customStyle="1" w:styleId="PointBullet1a">
    <w:name w:val="PointBullet1(a)"/>
    <w:basedOn w:val="Normal"/>
    <w:autoRedefine/>
    <w:uiPriority w:val="99"/>
    <w:rsid w:val="00CE0E58"/>
    <w:pPr>
      <w:tabs>
        <w:tab w:val="clear" w:pos="1134"/>
        <w:tab w:val="clear" w:pos="1871"/>
        <w:tab w:val="clear" w:pos="2268"/>
        <w:tab w:val="left" w:pos="425"/>
        <w:tab w:val="left" w:pos="1560"/>
        <w:tab w:val="left" w:pos="4320"/>
      </w:tabs>
      <w:suppressAutoHyphens/>
      <w:overflowPunct/>
      <w:autoSpaceDE/>
      <w:adjustRightInd/>
      <w:spacing w:before="60" w:after="60"/>
      <w:ind w:left="1200" w:hanging="425"/>
      <w:textAlignment w:val="auto"/>
    </w:pPr>
    <w:rPr>
      <w:rFonts w:eastAsia="SimSun"/>
      <w:b/>
      <w:sz w:val="20"/>
      <w:lang w:val="en-US"/>
    </w:rPr>
  </w:style>
  <w:style w:type="paragraph" w:customStyle="1" w:styleId="toc01i">
    <w:name w:val="toc01i"/>
    <w:basedOn w:val="toc01"/>
    <w:uiPriority w:val="99"/>
    <w:rsid w:val="00CE0E58"/>
    <w:pPr>
      <w:tabs>
        <w:tab w:val="clear" w:pos="360"/>
        <w:tab w:val="left" w:pos="425"/>
      </w:tabs>
    </w:pPr>
    <w:rPr>
      <w:i/>
    </w:rPr>
  </w:style>
  <w:style w:type="paragraph" w:customStyle="1" w:styleId="toc01">
    <w:name w:val="toc01"/>
    <w:basedOn w:val="Normal"/>
    <w:uiPriority w:val="99"/>
    <w:rsid w:val="00CE0E58"/>
    <w:pPr>
      <w:numPr>
        <w:numId w:val="5"/>
      </w:numPr>
      <w:tabs>
        <w:tab w:val="clear" w:pos="1134"/>
        <w:tab w:val="clear" w:pos="1871"/>
        <w:tab w:val="clear" w:pos="2268"/>
        <w:tab w:val="left" w:pos="360"/>
      </w:tabs>
      <w:suppressAutoHyphens/>
      <w:overflowPunct/>
      <w:autoSpaceDE/>
      <w:adjustRightInd/>
      <w:spacing w:before="136" w:after="60"/>
      <w:textAlignment w:val="auto"/>
    </w:pPr>
    <w:rPr>
      <w:rFonts w:eastAsia="SimSun"/>
    </w:rPr>
  </w:style>
  <w:style w:type="paragraph" w:customStyle="1" w:styleId="B1Sft">
    <w:name w:val="B1Sft"/>
    <w:basedOn w:val="B1"/>
    <w:uiPriority w:val="99"/>
    <w:rsid w:val="00CE0E58"/>
    <w:pPr>
      <w:numPr>
        <w:numId w:val="4"/>
      </w:numPr>
      <w:tabs>
        <w:tab w:val="clear" w:pos="425"/>
        <w:tab w:val="left" w:pos="360"/>
      </w:tabs>
    </w:pPr>
  </w:style>
  <w:style w:type="paragraph" w:customStyle="1" w:styleId="1">
    <w:name w:val="½À²Ù1"/>
    <w:basedOn w:val="Normal"/>
    <w:uiPriority w:val="99"/>
    <w:rsid w:val="00CE0E58"/>
    <w:pPr>
      <w:numPr>
        <w:numId w:val="6"/>
      </w:numPr>
      <w:tabs>
        <w:tab w:val="clear" w:pos="1134"/>
        <w:tab w:val="clear" w:pos="1871"/>
        <w:tab w:val="clear" w:pos="2268"/>
        <w:tab w:val="left" w:pos="0"/>
      </w:tabs>
      <w:suppressAutoHyphens/>
      <w:overflowPunct/>
      <w:autoSpaceDE/>
      <w:adjustRightInd/>
      <w:spacing w:before="60" w:after="60"/>
      <w:textAlignment w:val="auto"/>
    </w:pPr>
    <w:rPr>
      <w:rFonts w:eastAsia="SimSun"/>
      <w:b/>
      <w:i/>
    </w:rPr>
  </w:style>
  <w:style w:type="paragraph" w:customStyle="1" w:styleId="Reference">
    <w:name w:val="Reference"/>
    <w:basedOn w:val="Normal"/>
    <w:uiPriority w:val="99"/>
    <w:rsid w:val="00CE0E58"/>
    <w:pPr>
      <w:tabs>
        <w:tab w:val="clear" w:pos="1134"/>
        <w:tab w:val="clear" w:pos="1871"/>
        <w:tab w:val="clear" w:pos="2268"/>
        <w:tab w:val="left" w:pos="360"/>
      </w:tabs>
      <w:suppressAutoHyphens/>
      <w:overflowPunct/>
      <w:autoSpaceDE/>
      <w:adjustRightInd/>
      <w:spacing w:before="0"/>
      <w:ind w:left="360" w:hanging="360"/>
      <w:textAlignment w:val="auto"/>
    </w:pPr>
    <w:rPr>
      <w:rFonts w:eastAsia="MS Mincho"/>
      <w:sz w:val="20"/>
      <w:lang w:eastAsia="ja-JP"/>
    </w:rPr>
  </w:style>
  <w:style w:type="paragraph" w:customStyle="1" w:styleId="a">
    <w:name w:val="½"/>
    <w:basedOn w:val="Normal"/>
    <w:uiPriority w:val="99"/>
    <w:rsid w:val="00CE0E58"/>
    <w:pPr>
      <w:tabs>
        <w:tab w:val="clear" w:pos="1134"/>
        <w:tab w:val="clear" w:pos="1871"/>
        <w:tab w:val="clear" w:pos="2268"/>
        <w:tab w:val="left" w:pos="425"/>
      </w:tabs>
      <w:suppressAutoHyphens/>
      <w:overflowPunct/>
      <w:autoSpaceDE/>
      <w:adjustRightInd/>
      <w:spacing w:before="0"/>
      <w:ind w:left="425" w:hanging="425"/>
      <w:textAlignment w:val="auto"/>
    </w:pPr>
    <w:rPr>
      <w:rFonts w:eastAsia="SimSun"/>
      <w:b/>
      <w:i/>
      <w:lang w:eastAsia="zh-CN"/>
    </w:rPr>
  </w:style>
  <w:style w:type="paragraph" w:customStyle="1" w:styleId="Edt-ind">
    <w:name w:val="Edt-ind"/>
    <w:basedOn w:val="a"/>
    <w:uiPriority w:val="99"/>
    <w:rsid w:val="00CE0E58"/>
  </w:style>
  <w:style w:type="paragraph" w:styleId="BodyText2">
    <w:name w:val="Body Text 2"/>
    <w:basedOn w:val="Normal"/>
    <w:link w:val="BodyText2Char2"/>
    <w:rsid w:val="00CE0E58"/>
    <w:pPr>
      <w:widowControl w:val="0"/>
      <w:tabs>
        <w:tab w:val="clear" w:pos="1134"/>
        <w:tab w:val="clear" w:pos="1871"/>
        <w:tab w:val="clear" w:pos="2268"/>
      </w:tabs>
      <w:suppressAutoHyphens/>
      <w:overflowPunct/>
      <w:autoSpaceDE/>
      <w:adjustRightInd/>
      <w:spacing w:before="0"/>
      <w:textAlignment w:val="auto"/>
    </w:pPr>
    <w:rPr>
      <w:rFonts w:eastAsia="SimSun"/>
      <w:lang w:val="en-US"/>
    </w:rPr>
  </w:style>
  <w:style w:type="character" w:customStyle="1" w:styleId="BodyText2Char">
    <w:name w:val="Body Text 2 Char"/>
    <w:basedOn w:val="DefaultParagraphFont"/>
    <w:rsid w:val="00CE0E58"/>
    <w:rPr>
      <w:rFonts w:ascii="Times New Roman" w:hAnsi="Times New Roman"/>
      <w:sz w:val="24"/>
      <w:lang w:val="en-GB" w:eastAsia="en-US"/>
    </w:rPr>
  </w:style>
  <w:style w:type="character" w:customStyle="1" w:styleId="BodyText2Char2">
    <w:name w:val="Body Text 2 Char2"/>
    <w:basedOn w:val="DefaultParagraphFont"/>
    <w:link w:val="BodyText2"/>
    <w:rsid w:val="00CE0E58"/>
    <w:rPr>
      <w:rFonts w:ascii="Times New Roman" w:eastAsia="SimSun" w:hAnsi="Times New Roman"/>
      <w:sz w:val="24"/>
      <w:lang w:eastAsia="en-US"/>
    </w:rPr>
  </w:style>
  <w:style w:type="paragraph" w:styleId="ListBullet">
    <w:name w:val="List Bullet"/>
    <w:basedOn w:val="List"/>
    <w:rsid w:val="00CE0E58"/>
    <w:pPr>
      <w:tabs>
        <w:tab w:val="clear" w:pos="1701"/>
        <w:tab w:val="clear" w:pos="2127"/>
      </w:tabs>
      <w:overflowPunct w:val="0"/>
      <w:autoSpaceDE w:val="0"/>
      <w:spacing w:after="180"/>
      <w:ind w:left="568" w:hanging="284"/>
      <w:textAlignment w:val="baseline"/>
    </w:pPr>
    <w:rPr>
      <w:sz w:val="20"/>
    </w:rPr>
  </w:style>
  <w:style w:type="paragraph" w:customStyle="1" w:styleId="TH">
    <w:name w:val="TH"/>
    <w:basedOn w:val="Normal"/>
    <w:link w:val="THChar"/>
    <w:rsid w:val="00CE0E58"/>
    <w:pPr>
      <w:keepNext/>
      <w:keepLines/>
      <w:tabs>
        <w:tab w:val="clear" w:pos="1134"/>
        <w:tab w:val="clear" w:pos="1871"/>
        <w:tab w:val="clear" w:pos="2268"/>
      </w:tabs>
      <w:suppressAutoHyphens/>
      <w:overflowPunct/>
      <w:autoSpaceDE/>
      <w:adjustRightInd/>
      <w:spacing w:before="60" w:after="180"/>
      <w:jc w:val="center"/>
      <w:textAlignment w:val="auto"/>
    </w:pPr>
    <w:rPr>
      <w:rFonts w:ascii="Arial" w:eastAsia="SimSun" w:hAnsi="Arial"/>
      <w:b/>
      <w:sz w:val="20"/>
      <w:lang w:eastAsia="en-GB"/>
    </w:rPr>
  </w:style>
  <w:style w:type="paragraph" w:customStyle="1" w:styleId="TF">
    <w:name w:val="TF"/>
    <w:basedOn w:val="TH"/>
    <w:uiPriority w:val="99"/>
    <w:rsid w:val="00CE0E58"/>
    <w:pPr>
      <w:keepNext w:val="0"/>
      <w:spacing w:before="0" w:after="240"/>
    </w:pPr>
  </w:style>
  <w:style w:type="paragraph" w:customStyle="1" w:styleId="FigureNoBR">
    <w:name w:val="Figure_No_BR"/>
    <w:basedOn w:val="Normal"/>
    <w:next w:val="FiguretitleBR"/>
    <w:uiPriority w:val="99"/>
    <w:rsid w:val="00CE0E58"/>
    <w:pPr>
      <w:keepNext/>
      <w:keepLines/>
      <w:tabs>
        <w:tab w:val="clear" w:pos="1134"/>
        <w:tab w:val="clear" w:pos="1871"/>
        <w:tab w:val="clear" w:pos="2268"/>
      </w:tabs>
      <w:suppressAutoHyphens/>
      <w:overflowPunct/>
      <w:autoSpaceDE/>
      <w:adjustRightInd/>
      <w:spacing w:before="480" w:after="120"/>
      <w:jc w:val="center"/>
      <w:textAlignment w:val="auto"/>
    </w:pPr>
    <w:rPr>
      <w:rFonts w:eastAsia="SimSun"/>
      <w:caps/>
    </w:rPr>
  </w:style>
  <w:style w:type="paragraph" w:customStyle="1" w:styleId="FiguretitleBR">
    <w:name w:val="Figure_title_BR"/>
    <w:basedOn w:val="TabletitleBR"/>
    <w:next w:val="Figurewithouttitle"/>
    <w:uiPriority w:val="99"/>
    <w:rsid w:val="00CE0E58"/>
    <w:pPr>
      <w:keepNext w:val="0"/>
      <w:spacing w:after="480"/>
    </w:pPr>
  </w:style>
  <w:style w:type="paragraph" w:customStyle="1" w:styleId="TabletitleBR">
    <w:name w:val="Table_title_BR"/>
    <w:basedOn w:val="Normal"/>
    <w:next w:val="Tablehead"/>
    <w:uiPriority w:val="99"/>
    <w:rsid w:val="00CE0E58"/>
    <w:pPr>
      <w:keepNext/>
      <w:keepLines/>
      <w:tabs>
        <w:tab w:val="clear" w:pos="1134"/>
        <w:tab w:val="clear" w:pos="1871"/>
        <w:tab w:val="clear" w:pos="2268"/>
      </w:tabs>
      <w:suppressAutoHyphens/>
      <w:overflowPunct/>
      <w:autoSpaceDE/>
      <w:adjustRightInd/>
      <w:spacing w:before="0" w:after="120"/>
      <w:jc w:val="center"/>
      <w:textAlignment w:val="auto"/>
    </w:pPr>
    <w:rPr>
      <w:rFonts w:eastAsia="SimSun"/>
      <w:b/>
    </w:rPr>
  </w:style>
  <w:style w:type="paragraph" w:customStyle="1" w:styleId="body">
    <w:name w:val="body"/>
    <w:basedOn w:val="Normal"/>
    <w:uiPriority w:val="99"/>
    <w:rsid w:val="00CE0E58"/>
    <w:pPr>
      <w:tabs>
        <w:tab w:val="clear" w:pos="1134"/>
        <w:tab w:val="clear" w:pos="1871"/>
        <w:tab w:val="clear" w:pos="2268"/>
      </w:tabs>
      <w:suppressAutoHyphens/>
      <w:overflowPunct/>
      <w:autoSpaceDE/>
      <w:adjustRightInd/>
      <w:spacing w:before="60" w:after="60"/>
      <w:textAlignment w:val="auto"/>
    </w:pPr>
    <w:rPr>
      <w:rFonts w:eastAsia="SimSun"/>
      <w:lang w:val="en-US"/>
    </w:rPr>
  </w:style>
  <w:style w:type="paragraph" w:styleId="BodyTextIndent">
    <w:name w:val="Body Text Indent"/>
    <w:basedOn w:val="Normal"/>
    <w:link w:val="BodyTextIndentChar2"/>
    <w:rsid w:val="00CE0E58"/>
    <w:pPr>
      <w:tabs>
        <w:tab w:val="clear" w:pos="1134"/>
        <w:tab w:val="clear" w:pos="1871"/>
        <w:tab w:val="clear" w:pos="2268"/>
      </w:tabs>
      <w:suppressAutoHyphens/>
      <w:overflowPunct/>
      <w:autoSpaceDE/>
      <w:adjustRightInd/>
      <w:spacing w:before="0" w:after="120"/>
      <w:ind w:left="360"/>
      <w:textAlignment w:val="auto"/>
    </w:pPr>
    <w:rPr>
      <w:rFonts w:eastAsia="SimSun"/>
    </w:rPr>
  </w:style>
  <w:style w:type="character" w:customStyle="1" w:styleId="BodyTextIndentChar">
    <w:name w:val="Body Text Indent Char"/>
    <w:basedOn w:val="DefaultParagraphFont"/>
    <w:rsid w:val="00CE0E58"/>
    <w:rPr>
      <w:rFonts w:ascii="Times New Roman" w:hAnsi="Times New Roman"/>
      <w:sz w:val="24"/>
      <w:lang w:val="en-GB" w:eastAsia="en-US"/>
    </w:rPr>
  </w:style>
  <w:style w:type="character" w:customStyle="1" w:styleId="BodyTextIndentChar2">
    <w:name w:val="Body Text Indent Char2"/>
    <w:basedOn w:val="DefaultParagraphFont"/>
    <w:link w:val="BodyTextIndent"/>
    <w:rsid w:val="00CE0E58"/>
    <w:rPr>
      <w:rFonts w:ascii="Times New Roman" w:eastAsia="SimSun" w:hAnsi="Times New Roman"/>
      <w:sz w:val="24"/>
      <w:lang w:val="en-GB" w:eastAsia="en-US"/>
    </w:rPr>
  </w:style>
  <w:style w:type="paragraph" w:customStyle="1" w:styleId="B2">
    <w:name w:val="B2"/>
    <w:basedOn w:val="List2"/>
    <w:uiPriority w:val="99"/>
    <w:rsid w:val="00CE0E58"/>
    <w:pPr>
      <w:overflowPunct w:val="0"/>
      <w:autoSpaceDE w:val="0"/>
      <w:spacing w:after="180"/>
      <w:ind w:left="851" w:hanging="284"/>
      <w:textAlignment w:val="baseline"/>
    </w:pPr>
    <w:rPr>
      <w:sz w:val="20"/>
    </w:rPr>
  </w:style>
  <w:style w:type="paragraph" w:styleId="List2">
    <w:name w:val="List 2"/>
    <w:basedOn w:val="Normal"/>
    <w:rsid w:val="00CE0E58"/>
    <w:pPr>
      <w:tabs>
        <w:tab w:val="clear" w:pos="1134"/>
        <w:tab w:val="clear" w:pos="1871"/>
        <w:tab w:val="clear" w:pos="2268"/>
      </w:tabs>
      <w:suppressAutoHyphens/>
      <w:overflowPunct/>
      <w:autoSpaceDE/>
      <w:adjustRightInd/>
      <w:spacing w:before="0"/>
      <w:ind w:left="720" w:hanging="360"/>
      <w:textAlignment w:val="auto"/>
    </w:pPr>
    <w:rPr>
      <w:rFonts w:eastAsia="SimSun"/>
    </w:rPr>
  </w:style>
  <w:style w:type="character" w:customStyle="1" w:styleId="FootnoteTextChar2">
    <w:name w:val="Footnote Text Char2"/>
    <w:aliases w:val="ALTS FOOTNOTE Char1,Footnote Text Char1 Char1,Footnote Text Char Char1 Char1,Footnote Text Char4 Char Char Char1,Footnote Text Char1 Char1 Char1 Char Char1,Footnote Text Char Char1 Char1 Char Char Char1"/>
    <w:rsid w:val="00CE0E58"/>
    <w:rPr>
      <w:sz w:val="22"/>
      <w:lang w:val="en-GB" w:eastAsia="en-US"/>
    </w:rPr>
  </w:style>
  <w:style w:type="character" w:customStyle="1" w:styleId="FooterChar1">
    <w:name w:val="Footer Char1"/>
    <w:aliases w:val="footer odd Char1,fo Char1"/>
    <w:basedOn w:val="DefaultParagraphFont"/>
    <w:uiPriority w:val="99"/>
    <w:rsid w:val="00CE0E58"/>
    <w:rPr>
      <w:rFonts w:ascii="Times New Roman" w:hAnsi="Times New Roman" w:cs="Times New Roman"/>
      <w:caps/>
      <w:sz w:val="16"/>
      <w:lang w:val="en-GB" w:eastAsia="en-US"/>
    </w:rPr>
  </w:style>
  <w:style w:type="character" w:customStyle="1" w:styleId="CommentTextChar">
    <w:name w:val="Comment Text Char"/>
    <w:basedOn w:val="DefaultParagraphFont"/>
    <w:rsid w:val="00CE0E58"/>
    <w:rPr>
      <w:rFonts w:ascii="Times New Roman" w:hAnsi="Times New Roman"/>
      <w:lang w:val="en-GB"/>
    </w:rPr>
  </w:style>
  <w:style w:type="paragraph" w:styleId="CommentText">
    <w:name w:val="annotation text"/>
    <w:basedOn w:val="Normal"/>
    <w:link w:val="CommentTextChar3"/>
    <w:rsid w:val="00CE0E58"/>
    <w:pPr>
      <w:tabs>
        <w:tab w:val="clear" w:pos="1134"/>
        <w:tab w:val="clear" w:pos="1871"/>
        <w:tab w:val="clear" w:pos="2268"/>
      </w:tabs>
      <w:suppressAutoHyphens/>
      <w:overflowPunct/>
      <w:autoSpaceDE/>
      <w:adjustRightInd/>
      <w:spacing w:before="0"/>
      <w:textAlignment w:val="auto"/>
    </w:pPr>
    <w:rPr>
      <w:rFonts w:eastAsiaTheme="minorEastAsia"/>
      <w:sz w:val="20"/>
      <w:lang w:eastAsia="zh-CN"/>
    </w:rPr>
  </w:style>
  <w:style w:type="character" w:customStyle="1" w:styleId="CommentTextChar1">
    <w:name w:val="Comment Text Char1"/>
    <w:basedOn w:val="DefaultParagraphFont"/>
    <w:uiPriority w:val="99"/>
    <w:rsid w:val="00CE0E58"/>
    <w:rPr>
      <w:rFonts w:ascii="Times New Roman" w:hAnsi="Times New Roman"/>
      <w:lang w:val="en-GB" w:eastAsia="en-US"/>
    </w:rPr>
  </w:style>
  <w:style w:type="character" w:customStyle="1" w:styleId="CommentTextChar3">
    <w:name w:val="Comment Text Char3"/>
    <w:basedOn w:val="DefaultParagraphFont"/>
    <w:link w:val="CommentText"/>
    <w:rsid w:val="00CE0E58"/>
    <w:rPr>
      <w:rFonts w:ascii="Times New Roman" w:eastAsiaTheme="minorEastAsia" w:hAnsi="Times New Roman"/>
      <w:lang w:val="en-GB"/>
    </w:rPr>
  </w:style>
  <w:style w:type="character" w:customStyle="1" w:styleId="10">
    <w:name w:val="コメント文字列 (文字)1"/>
    <w:basedOn w:val="DefaultParagraphFont"/>
    <w:rsid w:val="00CE0E58"/>
    <w:rPr>
      <w:rFonts w:ascii="Times New Roman" w:hAnsi="Times New Roman"/>
      <w:sz w:val="24"/>
      <w:lang w:val="en-GB" w:eastAsia="en-US"/>
    </w:rPr>
  </w:style>
  <w:style w:type="character" w:customStyle="1" w:styleId="CommentSubjectChar">
    <w:name w:val="Comment Subject Char"/>
    <w:basedOn w:val="CommentTextChar"/>
    <w:rsid w:val="00CE0E58"/>
    <w:rPr>
      <w:rFonts w:ascii="Times New Roman" w:hAnsi="Times New Roman"/>
      <w:b/>
      <w:bCs/>
      <w:lang w:val="en-GB"/>
    </w:rPr>
  </w:style>
  <w:style w:type="paragraph" w:styleId="CommentSubject">
    <w:name w:val="annotation subject"/>
    <w:basedOn w:val="CommentText"/>
    <w:next w:val="CommentText"/>
    <w:link w:val="CommentSubjectChar2"/>
    <w:rsid w:val="00CE0E58"/>
    <w:rPr>
      <w:b/>
      <w:bCs/>
    </w:rPr>
  </w:style>
  <w:style w:type="character" w:customStyle="1" w:styleId="CommentSubjectChar1">
    <w:name w:val="Comment Subject Char1"/>
    <w:basedOn w:val="CommentTextChar1"/>
    <w:uiPriority w:val="99"/>
    <w:rsid w:val="00CE0E58"/>
    <w:rPr>
      <w:rFonts w:ascii="Times New Roman" w:hAnsi="Times New Roman"/>
      <w:b/>
      <w:bCs/>
      <w:lang w:val="en-GB" w:eastAsia="en-US"/>
    </w:rPr>
  </w:style>
  <w:style w:type="character" w:customStyle="1" w:styleId="CommentSubjectChar2">
    <w:name w:val="Comment Subject Char2"/>
    <w:basedOn w:val="CommentTextChar3"/>
    <w:link w:val="CommentSubject"/>
    <w:rsid w:val="00CE0E58"/>
    <w:rPr>
      <w:rFonts w:ascii="Times New Roman" w:eastAsiaTheme="minorEastAsia" w:hAnsi="Times New Roman"/>
      <w:b/>
      <w:bCs/>
      <w:lang w:val="en-GB"/>
    </w:rPr>
  </w:style>
  <w:style w:type="character" w:customStyle="1" w:styleId="11">
    <w:name w:val="コメント内容 (文字)1"/>
    <w:basedOn w:val="10"/>
    <w:rsid w:val="00CE0E58"/>
    <w:rPr>
      <w:rFonts w:ascii="Times New Roman" w:hAnsi="Times New Roman"/>
      <w:b/>
      <w:bCs/>
      <w:sz w:val="24"/>
      <w:lang w:val="en-GB" w:eastAsia="en-US"/>
    </w:rPr>
  </w:style>
  <w:style w:type="character" w:styleId="CommentReference">
    <w:name w:val="annotation reference"/>
    <w:basedOn w:val="DefaultParagraphFont"/>
    <w:rsid w:val="00CE0E58"/>
    <w:rPr>
      <w:sz w:val="16"/>
      <w:szCs w:val="16"/>
    </w:rPr>
  </w:style>
  <w:style w:type="character" w:styleId="Emphasis">
    <w:name w:val="Emphasis"/>
    <w:aliases w:val="ECC HL italics"/>
    <w:basedOn w:val="DefaultParagraphFont"/>
    <w:qFormat/>
    <w:rsid w:val="00CE0E58"/>
    <w:rPr>
      <w:i/>
      <w:iCs/>
    </w:rPr>
  </w:style>
  <w:style w:type="character" w:customStyle="1" w:styleId="ZGSM">
    <w:name w:val="ZGSM"/>
    <w:rsid w:val="00CE0E58"/>
  </w:style>
  <w:style w:type="paragraph" w:styleId="EndnoteText">
    <w:name w:val="endnote text"/>
    <w:basedOn w:val="Normal"/>
    <w:link w:val="EndnoteTextChar2"/>
    <w:uiPriority w:val="99"/>
    <w:rsid w:val="00CE0E58"/>
    <w:pPr>
      <w:tabs>
        <w:tab w:val="clear" w:pos="1134"/>
        <w:tab w:val="clear" w:pos="1871"/>
        <w:tab w:val="clear" w:pos="2268"/>
        <w:tab w:val="left" w:pos="794"/>
        <w:tab w:val="left" w:pos="1191"/>
        <w:tab w:val="left" w:pos="1588"/>
        <w:tab w:val="left" w:pos="1985"/>
      </w:tabs>
      <w:suppressAutoHyphens/>
      <w:adjustRightInd/>
      <w:spacing w:before="0"/>
    </w:pPr>
    <w:rPr>
      <w:rFonts w:eastAsiaTheme="minorEastAsia"/>
      <w:sz w:val="20"/>
      <w:lang w:val="fr-FR"/>
    </w:rPr>
  </w:style>
  <w:style w:type="character" w:customStyle="1" w:styleId="EndnoteTextChar">
    <w:name w:val="Endnote Text Char"/>
    <w:basedOn w:val="DefaultParagraphFont"/>
    <w:uiPriority w:val="99"/>
    <w:rsid w:val="00CE0E58"/>
    <w:rPr>
      <w:rFonts w:ascii="Times New Roman" w:hAnsi="Times New Roman"/>
      <w:lang w:val="en-GB" w:eastAsia="en-US"/>
    </w:rPr>
  </w:style>
  <w:style w:type="character" w:customStyle="1" w:styleId="EndnoteTextChar2">
    <w:name w:val="Endnote Text Char2"/>
    <w:basedOn w:val="DefaultParagraphFont"/>
    <w:link w:val="EndnoteText"/>
    <w:uiPriority w:val="99"/>
    <w:rsid w:val="00CE0E58"/>
    <w:rPr>
      <w:rFonts w:ascii="Times New Roman" w:eastAsiaTheme="minorEastAsia" w:hAnsi="Times New Roman"/>
      <w:lang w:val="fr-FR" w:eastAsia="en-US"/>
    </w:rPr>
  </w:style>
  <w:style w:type="character" w:customStyle="1" w:styleId="FooterChar2">
    <w:name w:val="Footer Char2"/>
    <w:aliases w:val="footer odd Char2,fo Char2"/>
    <w:rsid w:val="00CE0E58"/>
    <w:rPr>
      <w:rFonts w:ascii="Times New Roman" w:hAnsi="Times New Roman"/>
      <w:caps/>
      <w:sz w:val="16"/>
      <w:lang w:val="en-GB" w:eastAsia="en-US"/>
    </w:rPr>
  </w:style>
  <w:style w:type="character" w:customStyle="1" w:styleId="FootnoteTextChar3">
    <w:name w:val="Footnote Text Char3"/>
    <w:aliases w:val="ALTS FOOTNOTE Char2,Footnote Text Char1 Char2,Footnote Text Char Char1 Char2,Footnote Text Char4 Char Char Char2,Footnote Text Char1 Char1 Char1 Char Char2,Footnote Text Char Char1 Char1 Char Char Char2,DNV-FT Char1,DN Char1"/>
    <w:uiPriority w:val="99"/>
    <w:rsid w:val="00CE0E58"/>
    <w:rPr>
      <w:rFonts w:ascii="Times New Roman" w:hAnsi="Times New Roman"/>
      <w:sz w:val="24"/>
      <w:lang w:val="en-GB" w:eastAsia="en-US"/>
    </w:rPr>
  </w:style>
  <w:style w:type="character" w:customStyle="1" w:styleId="HeaderChar1">
    <w:name w:val="Header Char1"/>
    <w:aliases w:val="header odd Char1,header odd1 Char1,header odd2 Char1,header odd3 Char1,header odd4 Char1,header odd5 Char1,header odd6 Char1,header1 Char1,header2 Char1,header3 Char1,header odd11 Char1,header odd21 Char1,header odd7 Char1,header4 Char1"/>
    <w:rsid w:val="00CE0E58"/>
    <w:rPr>
      <w:rFonts w:ascii="Times New Roman" w:hAnsi="Times New Roman"/>
      <w:sz w:val="18"/>
      <w:lang w:val="en-GB" w:eastAsia="en-US"/>
    </w:rPr>
  </w:style>
  <w:style w:type="paragraph" w:styleId="TOCHeading">
    <w:name w:val="TOC Heading"/>
    <w:basedOn w:val="Heading1"/>
    <w:next w:val="Normal"/>
    <w:uiPriority w:val="39"/>
    <w:qFormat/>
    <w:rsid w:val="00CE0E58"/>
    <w:pPr>
      <w:suppressAutoHyphens/>
      <w:adjustRightInd/>
      <w:spacing w:before="480"/>
      <w:ind w:left="0" w:firstLine="0"/>
    </w:pPr>
    <w:rPr>
      <w:rFonts w:ascii="Cambria" w:eastAsia="SimSun" w:hAnsi="Cambria"/>
      <w:bCs/>
      <w:color w:val="365F91"/>
      <w:szCs w:val="28"/>
    </w:rPr>
  </w:style>
  <w:style w:type="character" w:customStyle="1" w:styleId="apple-converted-space">
    <w:name w:val="apple-converted-space"/>
    <w:basedOn w:val="DefaultParagraphFont"/>
    <w:rsid w:val="00CE0E58"/>
  </w:style>
  <w:style w:type="character" w:customStyle="1" w:styleId="ArttitleChar">
    <w:name w:val="Art_title Char"/>
    <w:basedOn w:val="DefaultParagraphFont"/>
    <w:rsid w:val="00CE0E58"/>
    <w:rPr>
      <w:rFonts w:ascii="Times New Roman" w:hAnsi="Times New Roman"/>
      <w:b/>
      <w:sz w:val="28"/>
      <w:lang w:val="en-GB" w:eastAsia="en-US"/>
    </w:rPr>
  </w:style>
  <w:style w:type="character" w:styleId="Strong">
    <w:name w:val="Strong"/>
    <w:basedOn w:val="DefaultParagraphFont"/>
    <w:qFormat/>
    <w:rsid w:val="00CE0E58"/>
    <w:rPr>
      <w:b/>
      <w:bCs/>
    </w:rPr>
  </w:style>
  <w:style w:type="paragraph" w:customStyle="1" w:styleId="AnnexNotitle0">
    <w:name w:val="Annex_No &amp; title"/>
    <w:basedOn w:val="Normal"/>
    <w:next w:val="Normalaftertitle"/>
    <w:rsid w:val="00CE0E58"/>
    <w:pPr>
      <w:keepNext/>
      <w:keepLines/>
      <w:tabs>
        <w:tab w:val="clear" w:pos="1134"/>
        <w:tab w:val="clear" w:pos="1871"/>
        <w:tab w:val="clear" w:pos="2268"/>
        <w:tab w:val="left" w:pos="794"/>
        <w:tab w:val="left" w:pos="1191"/>
        <w:tab w:val="left" w:pos="1588"/>
        <w:tab w:val="left" w:pos="1985"/>
      </w:tabs>
      <w:suppressAutoHyphens/>
      <w:adjustRightInd/>
      <w:spacing w:before="480"/>
      <w:jc w:val="center"/>
    </w:pPr>
    <w:rPr>
      <w:rFonts w:eastAsia="Batang"/>
      <w:b/>
      <w:bCs/>
      <w:sz w:val="28"/>
      <w:szCs w:val="28"/>
    </w:rPr>
  </w:style>
  <w:style w:type="paragraph" w:customStyle="1" w:styleId="TableNoBR">
    <w:name w:val="Table_No_BR"/>
    <w:basedOn w:val="Normal"/>
    <w:next w:val="TabletitleBR"/>
    <w:rsid w:val="00CE0E58"/>
    <w:pPr>
      <w:keepNext/>
      <w:tabs>
        <w:tab w:val="clear" w:pos="1134"/>
        <w:tab w:val="clear" w:pos="1871"/>
        <w:tab w:val="clear" w:pos="2268"/>
        <w:tab w:val="left" w:pos="794"/>
        <w:tab w:val="left" w:pos="1191"/>
        <w:tab w:val="left" w:pos="1588"/>
        <w:tab w:val="left" w:pos="1985"/>
      </w:tabs>
      <w:suppressAutoHyphens/>
      <w:adjustRightInd/>
      <w:spacing w:before="560" w:after="120"/>
      <w:jc w:val="center"/>
    </w:pPr>
    <w:rPr>
      <w:rFonts w:eastAsia="Batang"/>
      <w:caps/>
      <w:szCs w:val="24"/>
    </w:rPr>
  </w:style>
  <w:style w:type="paragraph" w:customStyle="1" w:styleId="FigureNotitle">
    <w:name w:val="Figure_No &amp; title"/>
    <w:basedOn w:val="Normal"/>
    <w:next w:val="Normalaftertitle"/>
    <w:rsid w:val="00CE0E58"/>
    <w:pPr>
      <w:keepLines/>
      <w:tabs>
        <w:tab w:val="clear" w:pos="1134"/>
        <w:tab w:val="clear" w:pos="1871"/>
        <w:tab w:val="clear" w:pos="2268"/>
        <w:tab w:val="left" w:pos="794"/>
        <w:tab w:val="left" w:pos="1191"/>
        <w:tab w:val="left" w:pos="1588"/>
        <w:tab w:val="left" w:pos="1985"/>
      </w:tabs>
      <w:suppressAutoHyphens/>
      <w:adjustRightInd/>
      <w:spacing w:before="240" w:after="120"/>
      <w:jc w:val="center"/>
    </w:pPr>
    <w:rPr>
      <w:rFonts w:eastAsia="Batang"/>
      <w:b/>
      <w:bCs/>
      <w:szCs w:val="24"/>
    </w:rPr>
  </w:style>
  <w:style w:type="paragraph" w:customStyle="1" w:styleId="AppendixNotitle0">
    <w:name w:val="Appendix_No &amp; title"/>
    <w:basedOn w:val="AnnexNotitle0"/>
    <w:next w:val="Normalaftertitle"/>
    <w:rsid w:val="00CE0E58"/>
  </w:style>
  <w:style w:type="paragraph" w:styleId="BodyTextIndent2">
    <w:name w:val="Body Text Indent 2"/>
    <w:basedOn w:val="Normal"/>
    <w:link w:val="BodyTextIndent2Char1"/>
    <w:rsid w:val="00CE0E58"/>
    <w:pPr>
      <w:tabs>
        <w:tab w:val="clear" w:pos="1134"/>
        <w:tab w:val="clear" w:pos="1871"/>
        <w:tab w:val="clear" w:pos="2268"/>
        <w:tab w:val="left" w:pos="720"/>
        <w:tab w:val="left" w:pos="1191"/>
        <w:tab w:val="left" w:pos="1588"/>
        <w:tab w:val="left" w:pos="1985"/>
      </w:tabs>
      <w:suppressAutoHyphens/>
      <w:adjustRightInd/>
      <w:ind w:left="720" w:hanging="720"/>
    </w:pPr>
    <w:rPr>
      <w:rFonts w:eastAsia="Batang"/>
      <w:szCs w:val="24"/>
    </w:rPr>
  </w:style>
  <w:style w:type="character" w:customStyle="1" w:styleId="BodyTextIndent2Char">
    <w:name w:val="Body Text Indent 2 Char"/>
    <w:basedOn w:val="DefaultParagraphFont"/>
    <w:rsid w:val="00CE0E58"/>
    <w:rPr>
      <w:rFonts w:ascii="Times New Roman" w:hAnsi="Times New Roman"/>
      <w:sz w:val="24"/>
      <w:lang w:val="en-GB" w:eastAsia="en-US"/>
    </w:rPr>
  </w:style>
  <w:style w:type="character" w:customStyle="1" w:styleId="BodyTextIndent2Char1">
    <w:name w:val="Body Text Indent 2 Char1"/>
    <w:basedOn w:val="DefaultParagraphFont"/>
    <w:link w:val="BodyTextIndent2"/>
    <w:rsid w:val="00CE0E58"/>
    <w:rPr>
      <w:rFonts w:ascii="Times New Roman" w:eastAsia="Batang" w:hAnsi="Times New Roman"/>
      <w:sz w:val="24"/>
      <w:szCs w:val="24"/>
      <w:lang w:val="en-GB" w:eastAsia="en-US"/>
    </w:rPr>
  </w:style>
  <w:style w:type="paragraph" w:customStyle="1" w:styleId="FooterQP">
    <w:name w:val="Footer_QP"/>
    <w:basedOn w:val="Normal"/>
    <w:rsid w:val="00CE0E58"/>
    <w:pPr>
      <w:tabs>
        <w:tab w:val="clear" w:pos="1134"/>
        <w:tab w:val="clear" w:pos="1871"/>
        <w:tab w:val="clear" w:pos="2268"/>
        <w:tab w:val="left" w:pos="907"/>
        <w:tab w:val="right" w:pos="8789"/>
        <w:tab w:val="right" w:pos="9639"/>
      </w:tabs>
      <w:suppressAutoHyphens/>
      <w:adjustRightInd/>
      <w:spacing w:before="0"/>
    </w:pPr>
    <w:rPr>
      <w:rFonts w:eastAsia="Batang"/>
      <w:b/>
      <w:bCs/>
      <w:sz w:val="22"/>
      <w:szCs w:val="22"/>
      <w:lang w:val="fr-FR"/>
    </w:rPr>
  </w:style>
  <w:style w:type="character" w:customStyle="1" w:styleId="TableTextChar0">
    <w:name w:val="Table_Text Char"/>
    <w:basedOn w:val="DefaultParagraphFont"/>
    <w:uiPriority w:val="99"/>
    <w:rsid w:val="00CE0E58"/>
    <w:rPr>
      <w:rFonts w:ascii="Times New Roman" w:eastAsia="MS Mincho" w:hAnsi="Times New Roman"/>
      <w:sz w:val="22"/>
      <w:lang w:val="en-GB" w:eastAsia="en-US"/>
    </w:rPr>
  </w:style>
  <w:style w:type="character" w:customStyle="1" w:styleId="NormalaftertitleChar0">
    <w:name w:val="Normal after title Char"/>
    <w:basedOn w:val="DefaultParagraphFont"/>
    <w:rsid w:val="00CE0E58"/>
    <w:rPr>
      <w:rFonts w:ascii="Times New Roman" w:hAnsi="Times New Roman"/>
      <w:sz w:val="24"/>
      <w:lang w:val="en-GB" w:eastAsia="en-US"/>
    </w:rPr>
  </w:style>
  <w:style w:type="paragraph" w:styleId="TOC9">
    <w:name w:val="toc 9"/>
    <w:basedOn w:val="Normal"/>
    <w:next w:val="Normal"/>
    <w:autoRedefine/>
    <w:uiPriority w:val="39"/>
    <w:rsid w:val="00CE0E58"/>
    <w:pPr>
      <w:tabs>
        <w:tab w:val="clear" w:pos="1134"/>
        <w:tab w:val="clear" w:pos="1871"/>
        <w:tab w:val="clear" w:pos="2268"/>
      </w:tabs>
      <w:suppressAutoHyphens/>
      <w:overflowPunct/>
      <w:autoSpaceDE/>
      <w:adjustRightInd/>
      <w:spacing w:before="0" w:after="100" w:line="276" w:lineRule="auto"/>
      <w:ind w:left="1760"/>
      <w:textAlignment w:val="auto"/>
    </w:pPr>
    <w:rPr>
      <w:rFonts w:ascii="Calibri" w:eastAsia="SimSun" w:hAnsi="Calibri" w:cs="Arial"/>
      <w:sz w:val="22"/>
      <w:szCs w:val="22"/>
      <w:lang w:val="en-US" w:eastAsia="zh-CN"/>
    </w:rPr>
  </w:style>
  <w:style w:type="paragraph" w:styleId="NoSpacing">
    <w:name w:val="No Spacing"/>
    <w:uiPriority w:val="1"/>
    <w:qFormat/>
    <w:rsid w:val="00CE0E58"/>
    <w:pPr>
      <w:tabs>
        <w:tab w:val="left" w:pos="1134"/>
        <w:tab w:val="left" w:pos="1871"/>
        <w:tab w:val="left" w:pos="2268"/>
      </w:tabs>
      <w:suppressAutoHyphens/>
      <w:overflowPunct w:val="0"/>
      <w:autoSpaceDE w:val="0"/>
      <w:autoSpaceDN w:val="0"/>
      <w:textAlignment w:val="baseline"/>
    </w:pPr>
    <w:rPr>
      <w:rFonts w:ascii="Times New Roman" w:eastAsia="Batang" w:hAnsi="Times New Roman"/>
      <w:sz w:val="24"/>
      <w:lang w:val="en-GB" w:eastAsia="en-US"/>
    </w:rPr>
  </w:style>
  <w:style w:type="paragraph" w:customStyle="1" w:styleId="CEOIndent-bulletsblackdot">
    <w:name w:val="CEO_Indent-bulletsblackdot"/>
    <w:basedOn w:val="Normal"/>
    <w:rsid w:val="00CE0E58"/>
    <w:pPr>
      <w:numPr>
        <w:numId w:val="7"/>
      </w:numPr>
      <w:tabs>
        <w:tab w:val="clear" w:pos="1134"/>
        <w:tab w:val="clear" w:pos="1871"/>
        <w:tab w:val="clear" w:pos="2268"/>
        <w:tab w:val="left" w:pos="0"/>
      </w:tabs>
      <w:suppressAutoHyphens/>
      <w:overflowPunct/>
      <w:autoSpaceDE/>
      <w:adjustRightInd/>
      <w:spacing w:before="60" w:after="60"/>
      <w:textAlignment w:val="auto"/>
    </w:pPr>
    <w:rPr>
      <w:rFonts w:ascii="Verdana" w:eastAsia="SimHei" w:hAnsi="Verdana" w:cs="Simplified Arabic"/>
      <w:bCs/>
      <w:sz w:val="19"/>
      <w:szCs w:val="19"/>
    </w:rPr>
  </w:style>
  <w:style w:type="character" w:customStyle="1" w:styleId="A2">
    <w:name w:val="A2"/>
    <w:uiPriority w:val="99"/>
    <w:rsid w:val="00CE0E58"/>
    <w:rPr>
      <w:rFonts w:cs="Helvetica-Light"/>
      <w:color w:val="000000"/>
      <w:sz w:val="22"/>
      <w:szCs w:val="22"/>
    </w:rPr>
  </w:style>
  <w:style w:type="character" w:customStyle="1" w:styleId="st">
    <w:name w:val="st"/>
    <w:basedOn w:val="DefaultParagraphFont"/>
    <w:rsid w:val="00CE0E58"/>
  </w:style>
  <w:style w:type="paragraph" w:styleId="Revision">
    <w:name w:val="Revision"/>
    <w:uiPriority w:val="99"/>
    <w:rsid w:val="00CE0E58"/>
    <w:pPr>
      <w:suppressAutoHyphens/>
      <w:autoSpaceDN w:val="0"/>
      <w:textAlignment w:val="baseline"/>
    </w:pPr>
    <w:rPr>
      <w:rFonts w:ascii="Times New Roman" w:eastAsia="SimSun" w:hAnsi="Times New Roman"/>
      <w:sz w:val="24"/>
      <w:lang w:val="en-GB" w:eastAsia="en-US"/>
    </w:rPr>
  </w:style>
  <w:style w:type="paragraph" w:customStyle="1" w:styleId="Header2">
    <w:name w:val="Header2"/>
    <w:basedOn w:val="Header"/>
    <w:rsid w:val="00CE0E58"/>
    <w:pPr>
      <w:tabs>
        <w:tab w:val="clear" w:pos="1134"/>
        <w:tab w:val="clear" w:pos="1871"/>
        <w:tab w:val="clear" w:pos="2268"/>
        <w:tab w:val="center" w:pos="4536"/>
        <w:tab w:val="center" w:pos="4848"/>
        <w:tab w:val="right" w:pos="9072"/>
        <w:tab w:val="right" w:pos="9696"/>
      </w:tabs>
      <w:suppressAutoHyphens/>
      <w:overflowPunct/>
      <w:autoSpaceDE/>
      <w:adjustRightInd/>
      <w:jc w:val="left"/>
      <w:textAlignment w:val="auto"/>
    </w:pPr>
    <w:rPr>
      <w:rFonts w:ascii="Arial" w:eastAsia="SimSun" w:hAnsi="Arial"/>
      <w:b/>
      <w:sz w:val="22"/>
      <w:lang w:val="nb-NO" w:eastAsia="de-DE"/>
    </w:rPr>
  </w:style>
  <w:style w:type="paragraph" w:styleId="BodyTextFirstIndent">
    <w:name w:val="Body Text First Indent"/>
    <w:basedOn w:val="Normal"/>
    <w:link w:val="BodyTextFirstIndentChar1"/>
    <w:rsid w:val="00CE0E58"/>
    <w:pPr>
      <w:keepNext/>
      <w:widowControl w:val="0"/>
      <w:tabs>
        <w:tab w:val="clear" w:pos="1134"/>
        <w:tab w:val="clear" w:pos="1871"/>
        <w:tab w:val="clear" w:pos="2268"/>
      </w:tabs>
      <w:suppressAutoHyphens/>
      <w:overflowPunct/>
      <w:adjustRightInd/>
      <w:spacing w:before="0" w:line="360" w:lineRule="auto"/>
      <w:ind w:firstLine="420"/>
      <w:textAlignment w:val="auto"/>
    </w:pPr>
    <w:rPr>
      <w:rFonts w:ascii="Arial" w:eastAsia="SimSun" w:hAnsi="Arial"/>
      <w:color w:val="000000"/>
      <w:kern w:val="3"/>
      <w:sz w:val="21"/>
      <w:szCs w:val="21"/>
    </w:rPr>
  </w:style>
  <w:style w:type="character" w:customStyle="1" w:styleId="BodyTextFirstIndentChar">
    <w:name w:val="Body Text First Indent Char"/>
    <w:basedOn w:val="BodyTextChar"/>
    <w:rsid w:val="00CE0E58"/>
    <w:rPr>
      <w:rFonts w:ascii="Times New Roman" w:hAnsi="Times New Roman"/>
      <w:sz w:val="24"/>
      <w:lang w:val="en-GB" w:eastAsia="en-US"/>
    </w:rPr>
  </w:style>
  <w:style w:type="character" w:customStyle="1" w:styleId="BodyTextFirstIndentChar1">
    <w:name w:val="Body Text First Indent Char1"/>
    <w:basedOn w:val="BodyTextChar2"/>
    <w:link w:val="BodyTextFirstIndent"/>
    <w:rsid w:val="00CE0E58"/>
    <w:rPr>
      <w:rFonts w:ascii="Arial" w:eastAsia="SimSun" w:hAnsi="Arial"/>
      <w:color w:val="000000"/>
      <w:kern w:val="3"/>
      <w:sz w:val="21"/>
      <w:szCs w:val="21"/>
      <w:lang w:val="en-GB" w:eastAsia="en-US"/>
    </w:rPr>
  </w:style>
  <w:style w:type="character" w:customStyle="1" w:styleId="KommentartextZchn1">
    <w:name w:val="Kommentartext Zchn1"/>
    <w:basedOn w:val="DefaultParagraphFont"/>
    <w:rsid w:val="00CE0E58"/>
    <w:rPr>
      <w:lang w:val="fr-FR" w:eastAsia="en-US"/>
    </w:rPr>
  </w:style>
  <w:style w:type="character" w:customStyle="1" w:styleId="KommentarthemaZchn1">
    <w:name w:val="Kommentarthema Zchn1"/>
    <w:basedOn w:val="KommentartextZchn1"/>
    <w:rsid w:val="00CE0E58"/>
    <w:rPr>
      <w:b/>
      <w:bCs/>
      <w:lang w:val="fr-FR" w:eastAsia="en-US"/>
    </w:rPr>
  </w:style>
  <w:style w:type="paragraph" w:customStyle="1" w:styleId="StyleHeading1Complex11pt">
    <w:name w:val="Style Heading 1 + (Complex) 11 pt"/>
    <w:basedOn w:val="Heading1"/>
    <w:rsid w:val="00CE0E58"/>
    <w:pPr>
      <w:keepLines w:val="0"/>
      <w:tabs>
        <w:tab w:val="clear" w:pos="1134"/>
        <w:tab w:val="clear" w:pos="1871"/>
        <w:tab w:val="clear" w:pos="2268"/>
        <w:tab w:val="left" w:pos="432"/>
      </w:tabs>
      <w:suppressAutoHyphens/>
      <w:overflowPunct/>
      <w:autoSpaceDE/>
      <w:adjustRightInd/>
      <w:spacing w:before="360" w:after="60"/>
      <w:ind w:left="431" w:hanging="431"/>
      <w:textAlignment w:val="auto"/>
    </w:pPr>
    <w:rPr>
      <w:rFonts w:ascii="Arial" w:eastAsia="SimSun" w:hAnsi="Arial"/>
      <w:bCs/>
      <w:kern w:val="3"/>
      <w:sz w:val="22"/>
      <w:szCs w:val="22"/>
      <w:lang w:eastAsia="fr-FR"/>
    </w:rPr>
  </w:style>
  <w:style w:type="character" w:customStyle="1" w:styleId="normaltextrun">
    <w:name w:val="normaltextrun"/>
    <w:basedOn w:val="DefaultParagraphFont"/>
    <w:rsid w:val="00CE0E58"/>
  </w:style>
  <w:style w:type="character" w:customStyle="1" w:styleId="NormalIndentChar">
    <w:name w:val="Normal Indent Char"/>
    <w:basedOn w:val="DefaultParagraphFont"/>
    <w:rsid w:val="00CE0E58"/>
    <w:rPr>
      <w:rFonts w:ascii="Times New Roman" w:hAnsi="Times New Roman"/>
      <w:sz w:val="24"/>
      <w:lang w:val="en-GB" w:eastAsia="en-US"/>
    </w:rPr>
  </w:style>
  <w:style w:type="character" w:customStyle="1" w:styleId="pp-headline-item">
    <w:name w:val="pp-headline-item"/>
    <w:basedOn w:val="DefaultParagraphFont"/>
    <w:rsid w:val="00CE0E58"/>
  </w:style>
  <w:style w:type="character" w:customStyle="1" w:styleId="EquationChar">
    <w:name w:val="Equation Char"/>
    <w:rsid w:val="00CE0E58"/>
    <w:rPr>
      <w:rFonts w:ascii="Times New Roman" w:hAnsi="Times New Roman"/>
      <w:sz w:val="24"/>
      <w:lang w:val="en-GB" w:eastAsia="en-US"/>
    </w:rPr>
  </w:style>
  <w:style w:type="numbering" w:customStyle="1" w:styleId="LFO19">
    <w:name w:val="LFO19"/>
    <w:basedOn w:val="NoList"/>
    <w:rsid w:val="00CE0E58"/>
    <w:pPr>
      <w:numPr>
        <w:numId w:val="3"/>
      </w:numPr>
    </w:pPr>
  </w:style>
  <w:style w:type="numbering" w:customStyle="1" w:styleId="LFO20">
    <w:name w:val="LFO20"/>
    <w:basedOn w:val="NoList"/>
    <w:rsid w:val="00CE0E58"/>
    <w:pPr>
      <w:numPr>
        <w:numId w:val="4"/>
      </w:numPr>
    </w:pPr>
  </w:style>
  <w:style w:type="numbering" w:customStyle="1" w:styleId="LFO21">
    <w:name w:val="LFO21"/>
    <w:basedOn w:val="NoList"/>
    <w:rsid w:val="00CE0E58"/>
    <w:pPr>
      <w:numPr>
        <w:numId w:val="5"/>
      </w:numPr>
    </w:pPr>
  </w:style>
  <w:style w:type="numbering" w:customStyle="1" w:styleId="LFO22">
    <w:name w:val="LFO22"/>
    <w:basedOn w:val="NoList"/>
    <w:rsid w:val="00CE0E58"/>
    <w:pPr>
      <w:numPr>
        <w:numId w:val="6"/>
      </w:numPr>
    </w:pPr>
  </w:style>
  <w:style w:type="numbering" w:customStyle="1" w:styleId="LFO23">
    <w:name w:val="LFO23"/>
    <w:basedOn w:val="NoList"/>
    <w:rsid w:val="00CE0E58"/>
    <w:pPr>
      <w:numPr>
        <w:numId w:val="7"/>
      </w:numPr>
    </w:pPr>
  </w:style>
  <w:style w:type="numbering" w:customStyle="1" w:styleId="NoList1">
    <w:name w:val="No List1"/>
    <w:next w:val="NoList"/>
    <w:uiPriority w:val="99"/>
    <w:semiHidden/>
    <w:unhideWhenUsed/>
    <w:rsid w:val="00CE0E58"/>
  </w:style>
  <w:style w:type="paragraph" w:customStyle="1" w:styleId="ListParagraph1">
    <w:name w:val="List Paragraph1"/>
    <w:basedOn w:val="Normal"/>
    <w:next w:val="ListParagraph"/>
    <w:link w:val="ListParagraphChar1"/>
    <w:uiPriority w:val="34"/>
    <w:qFormat/>
    <w:rsid w:val="00CE0E58"/>
    <w:pPr>
      <w:ind w:left="720"/>
      <w:contextualSpacing/>
    </w:pPr>
    <w:rPr>
      <w:rFonts w:eastAsia="SimSun"/>
    </w:rPr>
  </w:style>
  <w:style w:type="character" w:customStyle="1" w:styleId="BalloonTextChar1">
    <w:name w:val="Balloon Text Char1"/>
    <w:uiPriority w:val="99"/>
    <w:rsid w:val="00CE0E58"/>
    <w:rPr>
      <w:rFonts w:ascii="Times New Roman" w:hAnsi="Times New Roman"/>
      <w:sz w:val="18"/>
      <w:szCs w:val="18"/>
      <w:lang w:val="en-GB" w:eastAsia="en-US"/>
    </w:rPr>
  </w:style>
  <w:style w:type="character" w:customStyle="1" w:styleId="HeaderChar2">
    <w:name w:val="Header Char2"/>
    <w:aliases w:val="header odd Char,header odd1 Char,header odd2 Char,header Char,header odd3 Char,header odd4 Char,header odd5 Char,header odd6 Char,header1 Char,header2 Char,header3 Char,header odd11 Char,header odd21 Char,header odd7 Char,header4 Char"/>
    <w:uiPriority w:val="99"/>
    <w:rsid w:val="00CE0E58"/>
    <w:rPr>
      <w:rFonts w:ascii="Times New Roman" w:hAnsi="Times New Roman"/>
      <w:sz w:val="18"/>
      <w:lang w:val="en-GB" w:eastAsia="en-US"/>
    </w:rPr>
  </w:style>
  <w:style w:type="character" w:customStyle="1" w:styleId="FooterChar3">
    <w:name w:val="Footer Char3"/>
    <w:aliases w:val="footer odd Char,footer Char,fo Char,pie de página Char"/>
    <w:rsid w:val="00CE0E58"/>
    <w:rPr>
      <w:rFonts w:ascii="Times New Roman" w:hAnsi="Times New Roman"/>
      <w:caps/>
      <w:noProof/>
      <w:sz w:val="16"/>
      <w:lang w:val="en-GB" w:eastAsia="en-US"/>
    </w:rPr>
  </w:style>
  <w:style w:type="character" w:customStyle="1" w:styleId="FootnoteTextChar4">
    <w:name w:val="Footnote Text Char4"/>
    <w:aliases w:val="footnote text Char,ALTS FOOTNOTE Char,Footnote Text Char1 Char,Footnote Text Char Char1 Char,Footnote Text Char4 Char Char Char,Footnote Text Char1 Char1 Char1 Char Char,Footnote Text Char Char1 Char1 Char Char Char,DNV-FT Char"/>
    <w:rsid w:val="00CE0E58"/>
    <w:rPr>
      <w:rFonts w:ascii="Times New Roman" w:hAnsi="Times New Roman"/>
      <w:sz w:val="24"/>
      <w:lang w:val="en-GB" w:eastAsia="en-US"/>
    </w:rPr>
  </w:style>
  <w:style w:type="character" w:customStyle="1" w:styleId="Heading1Char2">
    <w:name w:val="Heading 1 Char2"/>
    <w:link w:val="Heading1"/>
    <w:locked/>
    <w:rsid w:val="00CE0E58"/>
    <w:rPr>
      <w:rFonts w:ascii="Times New Roman" w:hAnsi="Times New Roman"/>
      <w:b/>
      <w:sz w:val="28"/>
      <w:lang w:val="en-GB" w:eastAsia="en-US"/>
    </w:rPr>
  </w:style>
  <w:style w:type="paragraph" w:customStyle="1" w:styleId="CommentText1">
    <w:name w:val="Comment Text1"/>
    <w:basedOn w:val="Normal"/>
    <w:next w:val="CommentText"/>
    <w:link w:val="CommentTextChar2"/>
    <w:rsid w:val="00CE0E58"/>
    <w:rPr>
      <w:rFonts w:eastAsiaTheme="minorEastAsia"/>
      <w:sz w:val="20"/>
    </w:rPr>
  </w:style>
  <w:style w:type="character" w:customStyle="1" w:styleId="CommentTextChar2">
    <w:name w:val="Comment Text Char2"/>
    <w:link w:val="CommentText1"/>
    <w:rsid w:val="00CE0E58"/>
    <w:rPr>
      <w:rFonts w:ascii="Times New Roman" w:eastAsiaTheme="minorEastAsia" w:hAnsi="Times New Roman"/>
      <w:lang w:val="en-GB" w:eastAsia="en-US"/>
    </w:rPr>
  </w:style>
  <w:style w:type="paragraph" w:customStyle="1" w:styleId="CommentSubject1">
    <w:name w:val="Comment Subject1"/>
    <w:basedOn w:val="CommentText"/>
    <w:next w:val="CommentText"/>
    <w:uiPriority w:val="99"/>
    <w:rsid w:val="00CE0E58"/>
    <w:pPr>
      <w:tabs>
        <w:tab w:val="left" w:pos="1134"/>
        <w:tab w:val="left" w:pos="1871"/>
        <w:tab w:val="left" w:pos="2268"/>
      </w:tabs>
      <w:suppressAutoHyphens w:val="0"/>
      <w:overflowPunct w:val="0"/>
      <w:autoSpaceDE w:val="0"/>
      <w:adjustRightInd w:val="0"/>
      <w:spacing w:before="120"/>
      <w:textAlignment w:val="baseline"/>
    </w:pPr>
    <w:rPr>
      <w:rFonts w:eastAsia="SimSun"/>
      <w:b/>
      <w:bCs/>
      <w:lang w:eastAsia="en-US"/>
    </w:rPr>
  </w:style>
  <w:style w:type="paragraph" w:customStyle="1" w:styleId="Revision1">
    <w:name w:val="Revision1"/>
    <w:next w:val="Revision"/>
    <w:hidden/>
    <w:uiPriority w:val="99"/>
    <w:rsid w:val="00CE0E58"/>
    <w:rPr>
      <w:rFonts w:ascii="Times New Roman" w:eastAsia="SimSun" w:hAnsi="Times New Roman"/>
      <w:sz w:val="24"/>
      <w:lang w:val="en-GB" w:eastAsia="en-US"/>
    </w:rPr>
  </w:style>
  <w:style w:type="character" w:customStyle="1" w:styleId="Heading2Char1">
    <w:name w:val="Heading 2 Char1"/>
    <w:basedOn w:val="DefaultParagraphFont"/>
    <w:link w:val="Heading2"/>
    <w:rsid w:val="00CE0E58"/>
    <w:rPr>
      <w:rFonts w:ascii="Times New Roman" w:hAnsi="Times New Roman"/>
      <w:b/>
      <w:sz w:val="24"/>
      <w:lang w:val="en-GB" w:eastAsia="en-US"/>
    </w:rPr>
  </w:style>
  <w:style w:type="paragraph" w:customStyle="1" w:styleId="b10">
    <w:name w:val="b1"/>
    <w:basedOn w:val="Normal"/>
    <w:next w:val="BodyText"/>
    <w:link w:val="BodyTextChar1"/>
    <w:uiPriority w:val="99"/>
    <w:rsid w:val="00CE0E58"/>
    <w:pPr>
      <w:spacing w:after="120"/>
    </w:pPr>
    <w:rPr>
      <w:rFonts w:eastAsiaTheme="minorEastAsia"/>
    </w:rPr>
  </w:style>
  <w:style w:type="character" w:customStyle="1" w:styleId="BodyTextChar1">
    <w:name w:val="Body Text Char1"/>
    <w:aliases w:val="b Char"/>
    <w:basedOn w:val="DefaultParagraphFont"/>
    <w:link w:val="b10"/>
    <w:uiPriority w:val="99"/>
    <w:rsid w:val="00CE0E58"/>
    <w:rPr>
      <w:rFonts w:ascii="Times New Roman" w:eastAsiaTheme="minorEastAsia" w:hAnsi="Times New Roman"/>
      <w:sz w:val="24"/>
      <w:lang w:val="en-GB" w:eastAsia="en-US"/>
    </w:rPr>
  </w:style>
  <w:style w:type="character" w:customStyle="1" w:styleId="Heading3Char1">
    <w:name w:val="Heading 3 Char1"/>
    <w:basedOn w:val="DefaultParagraphFont"/>
    <w:link w:val="Heading3"/>
    <w:rsid w:val="00CE0E58"/>
    <w:rPr>
      <w:rFonts w:ascii="Times New Roman" w:hAnsi="Times New Roman"/>
      <w:b/>
      <w:sz w:val="24"/>
      <w:lang w:val="en-GB" w:eastAsia="en-US"/>
    </w:rPr>
  </w:style>
  <w:style w:type="character" w:customStyle="1" w:styleId="Heading4Char1">
    <w:name w:val="Heading 4 Char1"/>
    <w:basedOn w:val="DefaultParagraphFont"/>
    <w:link w:val="Heading4"/>
    <w:rsid w:val="00CE0E58"/>
    <w:rPr>
      <w:rFonts w:ascii="Times New Roman" w:hAnsi="Times New Roman"/>
      <w:b/>
      <w:sz w:val="24"/>
      <w:lang w:val="en-GB" w:eastAsia="en-US"/>
    </w:rPr>
  </w:style>
  <w:style w:type="character" w:customStyle="1" w:styleId="Heading5Char1">
    <w:name w:val="Heading 5 Char1"/>
    <w:basedOn w:val="DefaultParagraphFont"/>
    <w:link w:val="Heading5"/>
    <w:rsid w:val="00CE0E58"/>
    <w:rPr>
      <w:rFonts w:ascii="Times New Roman" w:hAnsi="Times New Roman"/>
      <w:b/>
      <w:sz w:val="24"/>
      <w:lang w:val="en-GB" w:eastAsia="en-US"/>
    </w:rPr>
  </w:style>
  <w:style w:type="character" w:customStyle="1" w:styleId="Heading6Char1">
    <w:name w:val="Heading 6 Char1"/>
    <w:basedOn w:val="DefaultParagraphFont"/>
    <w:link w:val="Heading6"/>
    <w:rsid w:val="00CE0E58"/>
    <w:rPr>
      <w:rFonts w:ascii="Times New Roman" w:hAnsi="Times New Roman"/>
      <w:b/>
      <w:sz w:val="24"/>
      <w:lang w:val="en-GB" w:eastAsia="en-US"/>
    </w:rPr>
  </w:style>
  <w:style w:type="character" w:customStyle="1" w:styleId="Heading7Char1">
    <w:name w:val="Heading 7 Char1"/>
    <w:basedOn w:val="DefaultParagraphFont"/>
    <w:link w:val="Heading7"/>
    <w:rsid w:val="00CE0E58"/>
    <w:rPr>
      <w:rFonts w:ascii="Times New Roman" w:hAnsi="Times New Roman"/>
      <w:b/>
      <w:sz w:val="24"/>
      <w:lang w:val="en-GB" w:eastAsia="en-US"/>
    </w:rPr>
  </w:style>
  <w:style w:type="character" w:customStyle="1" w:styleId="Heading8Char1">
    <w:name w:val="Heading 8 Char1"/>
    <w:basedOn w:val="DefaultParagraphFont"/>
    <w:link w:val="Heading8"/>
    <w:rsid w:val="00CE0E58"/>
    <w:rPr>
      <w:rFonts w:ascii="Times New Roman" w:hAnsi="Times New Roman"/>
      <w:b/>
      <w:sz w:val="24"/>
      <w:lang w:val="en-GB" w:eastAsia="en-US"/>
    </w:rPr>
  </w:style>
  <w:style w:type="character" w:customStyle="1" w:styleId="Heading9Char1">
    <w:name w:val="Heading 9 Char1"/>
    <w:basedOn w:val="DefaultParagraphFont"/>
    <w:link w:val="Heading9"/>
    <w:rsid w:val="00CE0E58"/>
    <w:rPr>
      <w:rFonts w:ascii="Times New Roman" w:hAnsi="Times New Roman"/>
      <w:b/>
      <w:sz w:val="24"/>
      <w:lang w:val="en-GB" w:eastAsia="en-US"/>
    </w:rPr>
  </w:style>
  <w:style w:type="character" w:customStyle="1" w:styleId="ListParagraphChar1">
    <w:name w:val="List Paragraph Char1"/>
    <w:basedOn w:val="DefaultParagraphFont"/>
    <w:link w:val="ListParagraph1"/>
    <w:uiPriority w:val="34"/>
    <w:locked/>
    <w:rsid w:val="00CE0E58"/>
    <w:rPr>
      <w:rFonts w:ascii="Times New Roman" w:eastAsia="SimSun" w:hAnsi="Times New Roman"/>
      <w:sz w:val="24"/>
      <w:lang w:val="en-GB" w:eastAsia="en-US"/>
    </w:rPr>
  </w:style>
  <w:style w:type="paragraph" w:customStyle="1" w:styleId="NormalWeb1">
    <w:name w:val="Normal (Web)1"/>
    <w:basedOn w:val="Normal"/>
    <w:next w:val="NormalWeb"/>
    <w:uiPriority w:val="99"/>
    <w:unhideWhenUsed/>
    <w:rsid w:val="00CE0E58"/>
    <w:pPr>
      <w:tabs>
        <w:tab w:val="clear" w:pos="1134"/>
        <w:tab w:val="clear" w:pos="1871"/>
        <w:tab w:val="clear" w:pos="2268"/>
      </w:tabs>
      <w:overflowPunct/>
      <w:autoSpaceDE/>
      <w:autoSpaceDN/>
      <w:adjustRightInd/>
      <w:spacing w:before="100" w:beforeAutospacing="1" w:after="100" w:afterAutospacing="1"/>
      <w:textAlignment w:val="auto"/>
    </w:pPr>
    <w:rPr>
      <w:rFonts w:eastAsia="SimSun"/>
      <w:szCs w:val="24"/>
      <w:lang w:val="en-US"/>
    </w:rPr>
  </w:style>
  <w:style w:type="table" w:customStyle="1" w:styleId="TableGrid1">
    <w:name w:val="Table Grid1"/>
    <w:basedOn w:val="TableNormal"/>
    <w:next w:val="TableGrid"/>
    <w:rsid w:val="00CE0E58"/>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0">
    <w:name w:val="Title1"/>
    <w:basedOn w:val="Normal"/>
    <w:next w:val="Normal"/>
    <w:qFormat/>
    <w:rsid w:val="00CE0E58"/>
    <w:pPr>
      <w:tabs>
        <w:tab w:val="clear" w:pos="1134"/>
        <w:tab w:val="clear" w:pos="1871"/>
        <w:tab w:val="clear" w:pos="2268"/>
      </w:tabs>
      <w:overflowPunct/>
      <w:autoSpaceDE/>
      <w:autoSpaceDN/>
      <w:adjustRightInd/>
      <w:spacing w:before="240" w:after="60"/>
      <w:jc w:val="center"/>
      <w:textAlignment w:val="auto"/>
      <w:outlineLvl w:val="0"/>
    </w:pPr>
    <w:rPr>
      <w:rFonts w:ascii="Cambria" w:eastAsia="SimSun" w:hAnsi="Cambria"/>
      <w:b/>
      <w:bCs/>
      <w:sz w:val="32"/>
      <w:szCs w:val="32"/>
      <w:lang w:val="en-US"/>
    </w:rPr>
  </w:style>
  <w:style w:type="paragraph" w:customStyle="1" w:styleId="List1">
    <w:name w:val="List1"/>
    <w:basedOn w:val="Normal"/>
    <w:next w:val="List"/>
    <w:uiPriority w:val="99"/>
    <w:rsid w:val="00CE0E58"/>
    <w:pPr>
      <w:tabs>
        <w:tab w:val="clear" w:pos="1134"/>
        <w:tab w:val="clear" w:pos="1871"/>
        <w:tab w:val="clear" w:pos="2268"/>
        <w:tab w:val="left" w:pos="1701"/>
        <w:tab w:val="left" w:pos="2127"/>
      </w:tabs>
      <w:overflowPunct/>
      <w:autoSpaceDE/>
      <w:autoSpaceDN/>
      <w:adjustRightInd/>
      <w:spacing w:before="0"/>
      <w:ind w:left="2127" w:hanging="2127"/>
      <w:textAlignment w:val="auto"/>
    </w:pPr>
    <w:rPr>
      <w:rFonts w:eastAsia="SimSun"/>
    </w:rPr>
  </w:style>
  <w:style w:type="paragraph" w:customStyle="1" w:styleId="BodyText21">
    <w:name w:val="Body Text 21"/>
    <w:basedOn w:val="Normal"/>
    <w:next w:val="BodyText2"/>
    <w:link w:val="BodyText2Char1"/>
    <w:uiPriority w:val="99"/>
    <w:rsid w:val="00CE0E58"/>
    <w:pPr>
      <w:widowControl w:val="0"/>
      <w:tabs>
        <w:tab w:val="clear" w:pos="1134"/>
        <w:tab w:val="clear" w:pos="1871"/>
        <w:tab w:val="clear" w:pos="2268"/>
      </w:tabs>
      <w:overflowPunct/>
      <w:autoSpaceDE/>
      <w:autoSpaceDN/>
      <w:adjustRightInd/>
      <w:spacing w:before="0"/>
      <w:textAlignment w:val="auto"/>
    </w:pPr>
    <w:rPr>
      <w:rFonts w:eastAsiaTheme="minorEastAsia"/>
      <w:lang w:val="en-US"/>
    </w:rPr>
  </w:style>
  <w:style w:type="character" w:customStyle="1" w:styleId="BodyText2Char1">
    <w:name w:val="Body Text 2 Char1"/>
    <w:basedOn w:val="DefaultParagraphFont"/>
    <w:link w:val="BodyText21"/>
    <w:uiPriority w:val="99"/>
    <w:rsid w:val="00CE0E58"/>
    <w:rPr>
      <w:rFonts w:ascii="Times New Roman" w:eastAsiaTheme="minorEastAsia" w:hAnsi="Times New Roman"/>
      <w:sz w:val="24"/>
      <w:lang w:eastAsia="en-US"/>
    </w:rPr>
  </w:style>
  <w:style w:type="paragraph" w:customStyle="1" w:styleId="ListBullet1">
    <w:name w:val="List Bullet1"/>
    <w:basedOn w:val="List"/>
    <w:next w:val="ListBullet"/>
    <w:uiPriority w:val="99"/>
    <w:rsid w:val="00CE0E58"/>
    <w:pPr>
      <w:tabs>
        <w:tab w:val="clear" w:pos="1701"/>
        <w:tab w:val="clear" w:pos="2127"/>
      </w:tabs>
      <w:suppressAutoHyphens w:val="0"/>
      <w:overflowPunct w:val="0"/>
      <w:autoSpaceDE w:val="0"/>
      <w:adjustRightInd w:val="0"/>
      <w:spacing w:after="180"/>
      <w:ind w:left="568" w:hanging="284"/>
      <w:textAlignment w:val="baseline"/>
    </w:pPr>
    <w:rPr>
      <w:sz w:val="20"/>
    </w:rPr>
  </w:style>
  <w:style w:type="paragraph" w:customStyle="1" w:styleId="BodyTextIndent1">
    <w:name w:val="Body Text Indent1"/>
    <w:basedOn w:val="Normal"/>
    <w:next w:val="BodyTextIndent"/>
    <w:link w:val="BodyTextIndentChar1"/>
    <w:uiPriority w:val="99"/>
    <w:rsid w:val="00CE0E58"/>
    <w:pPr>
      <w:tabs>
        <w:tab w:val="clear" w:pos="1134"/>
        <w:tab w:val="clear" w:pos="1871"/>
        <w:tab w:val="clear" w:pos="2268"/>
      </w:tabs>
      <w:overflowPunct/>
      <w:autoSpaceDE/>
      <w:autoSpaceDN/>
      <w:adjustRightInd/>
      <w:spacing w:before="0" w:after="120"/>
      <w:ind w:left="360"/>
      <w:textAlignment w:val="auto"/>
    </w:pPr>
    <w:rPr>
      <w:rFonts w:eastAsiaTheme="minorEastAsia"/>
    </w:rPr>
  </w:style>
  <w:style w:type="character" w:customStyle="1" w:styleId="BodyTextIndentChar1">
    <w:name w:val="Body Text Indent Char1"/>
    <w:basedOn w:val="DefaultParagraphFont"/>
    <w:link w:val="BodyTextIndent1"/>
    <w:uiPriority w:val="99"/>
    <w:rsid w:val="00CE0E58"/>
    <w:rPr>
      <w:rFonts w:ascii="Times New Roman" w:eastAsiaTheme="minorEastAsia" w:hAnsi="Times New Roman"/>
      <w:sz w:val="24"/>
      <w:lang w:val="en-GB" w:eastAsia="en-US"/>
    </w:rPr>
  </w:style>
  <w:style w:type="paragraph" w:customStyle="1" w:styleId="List21">
    <w:name w:val="List 21"/>
    <w:basedOn w:val="Normal"/>
    <w:next w:val="List2"/>
    <w:uiPriority w:val="99"/>
    <w:rsid w:val="00CE0E58"/>
    <w:pPr>
      <w:tabs>
        <w:tab w:val="clear" w:pos="1134"/>
        <w:tab w:val="clear" w:pos="1871"/>
        <w:tab w:val="clear" w:pos="2268"/>
      </w:tabs>
      <w:overflowPunct/>
      <w:autoSpaceDE/>
      <w:autoSpaceDN/>
      <w:adjustRightInd/>
      <w:spacing w:before="0"/>
      <w:ind w:left="720" w:hanging="360"/>
      <w:textAlignment w:val="auto"/>
    </w:pPr>
    <w:rPr>
      <w:rFonts w:eastAsia="SimSun"/>
    </w:rPr>
  </w:style>
  <w:style w:type="paragraph" w:customStyle="1" w:styleId="EndnoteText1">
    <w:name w:val="Endnote Text1"/>
    <w:basedOn w:val="Normal"/>
    <w:next w:val="EndnoteText"/>
    <w:link w:val="EndnoteTextChar1"/>
    <w:rsid w:val="00CE0E58"/>
    <w:pPr>
      <w:tabs>
        <w:tab w:val="clear" w:pos="1134"/>
        <w:tab w:val="clear" w:pos="1871"/>
        <w:tab w:val="clear" w:pos="2268"/>
        <w:tab w:val="left" w:pos="794"/>
        <w:tab w:val="left" w:pos="1191"/>
        <w:tab w:val="left" w:pos="1588"/>
        <w:tab w:val="left" w:pos="1985"/>
      </w:tabs>
      <w:spacing w:before="0"/>
    </w:pPr>
    <w:rPr>
      <w:rFonts w:eastAsiaTheme="minorEastAsia"/>
      <w:sz w:val="20"/>
      <w:lang w:val="fr-FR"/>
    </w:rPr>
  </w:style>
  <w:style w:type="character" w:customStyle="1" w:styleId="EndnoteTextChar1">
    <w:name w:val="Endnote Text Char1"/>
    <w:basedOn w:val="DefaultParagraphFont"/>
    <w:link w:val="EndnoteText1"/>
    <w:rsid w:val="00CE0E58"/>
    <w:rPr>
      <w:rFonts w:ascii="Times New Roman" w:eastAsiaTheme="minorEastAsia" w:hAnsi="Times New Roman"/>
      <w:lang w:val="fr-FR" w:eastAsia="en-US"/>
    </w:rPr>
  </w:style>
  <w:style w:type="table" w:customStyle="1" w:styleId="TableGrid5">
    <w:name w:val="Table Grid5"/>
    <w:basedOn w:val="TableNormal"/>
    <w:next w:val="TableGrid"/>
    <w:uiPriority w:val="59"/>
    <w:rsid w:val="00CE0E58"/>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CE0E58"/>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CE0E58"/>
    <w:pPr>
      <w:spacing w:before="480"/>
      <w:ind w:left="0" w:firstLine="0"/>
      <w:outlineLvl w:val="9"/>
    </w:pPr>
    <w:rPr>
      <w:rFonts w:ascii="Cambria" w:eastAsia="SimSun" w:hAnsi="Cambria"/>
      <w:bCs/>
      <w:color w:val="365F91"/>
      <w:szCs w:val="28"/>
    </w:rPr>
  </w:style>
  <w:style w:type="table" w:customStyle="1" w:styleId="TableGrid11">
    <w:name w:val="Table Grid11"/>
    <w:basedOn w:val="TableNormal"/>
    <w:next w:val="TableGrid"/>
    <w:rsid w:val="00CE0E58"/>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CE0E58"/>
  </w:style>
  <w:style w:type="paragraph" w:customStyle="1" w:styleId="TOC91">
    <w:name w:val="TOC 91"/>
    <w:basedOn w:val="Normal"/>
    <w:next w:val="Normal"/>
    <w:autoRedefine/>
    <w:uiPriority w:val="39"/>
    <w:unhideWhenUsed/>
    <w:rsid w:val="00CE0E58"/>
    <w:pPr>
      <w:tabs>
        <w:tab w:val="clear" w:pos="1134"/>
        <w:tab w:val="clear" w:pos="1871"/>
        <w:tab w:val="clear" w:pos="2268"/>
      </w:tabs>
      <w:overflowPunct/>
      <w:autoSpaceDE/>
      <w:autoSpaceDN/>
      <w:adjustRightInd/>
      <w:spacing w:before="0" w:after="100" w:line="276" w:lineRule="auto"/>
      <w:ind w:left="1760"/>
      <w:textAlignment w:val="auto"/>
    </w:pPr>
    <w:rPr>
      <w:rFonts w:ascii="Calibri" w:eastAsia="SimSun" w:hAnsi="Calibri" w:cs="Arial"/>
      <w:sz w:val="22"/>
      <w:szCs w:val="22"/>
      <w:lang w:val="en-US" w:eastAsia="zh-CN"/>
    </w:rPr>
  </w:style>
  <w:style w:type="numbering" w:customStyle="1" w:styleId="NoList111">
    <w:name w:val="No List111"/>
    <w:next w:val="NoList"/>
    <w:uiPriority w:val="99"/>
    <w:semiHidden/>
    <w:unhideWhenUsed/>
    <w:rsid w:val="00CE0E58"/>
  </w:style>
  <w:style w:type="numbering" w:customStyle="1" w:styleId="KeineListe1">
    <w:name w:val="Keine Liste1"/>
    <w:next w:val="NoList"/>
    <w:uiPriority w:val="99"/>
    <w:semiHidden/>
    <w:unhideWhenUsed/>
    <w:rsid w:val="00CE0E58"/>
  </w:style>
  <w:style w:type="table" w:customStyle="1" w:styleId="Tabellenraster1">
    <w:name w:val="Tabellenraster1"/>
    <w:basedOn w:val="TableNormal"/>
    <w:next w:val="TableGrid"/>
    <w:uiPriority w:val="59"/>
    <w:rsid w:val="00CE0E58"/>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IndentChar1">
    <w:name w:val="Normal Indent Char1"/>
    <w:basedOn w:val="DefaultParagraphFont"/>
    <w:link w:val="NormalIndent"/>
    <w:rsid w:val="00CE0E58"/>
    <w:rPr>
      <w:rFonts w:ascii="Times New Roman" w:hAnsi="Times New Roman"/>
      <w:sz w:val="24"/>
      <w:lang w:val="en-GB" w:eastAsia="en-US"/>
    </w:rPr>
  </w:style>
  <w:style w:type="character" w:customStyle="1" w:styleId="trans">
    <w:name w:val="trans"/>
    <w:rsid w:val="00CE0E58"/>
  </w:style>
  <w:style w:type="character" w:customStyle="1" w:styleId="CommentSubjectChar3">
    <w:name w:val="Comment Subject Char3"/>
    <w:basedOn w:val="CommentTextChar3"/>
    <w:semiHidden/>
    <w:rsid w:val="00CE0E58"/>
    <w:rPr>
      <w:rFonts w:ascii="Times New Roman" w:eastAsiaTheme="minorEastAsia" w:hAnsi="Times New Roman"/>
      <w:b/>
      <w:bCs/>
      <w:lang w:val="en-GB"/>
    </w:rPr>
  </w:style>
  <w:style w:type="character" w:customStyle="1" w:styleId="TitleChar2">
    <w:name w:val="Title Char2"/>
    <w:basedOn w:val="DefaultParagraphFont"/>
    <w:rsid w:val="00CE0E58"/>
    <w:rPr>
      <w:rFonts w:asciiTheme="majorHAnsi" w:eastAsiaTheme="majorEastAsia" w:hAnsiTheme="majorHAnsi" w:cstheme="majorBidi"/>
      <w:color w:val="17365D" w:themeColor="text2" w:themeShade="BF"/>
      <w:spacing w:val="5"/>
      <w:kern w:val="28"/>
      <w:sz w:val="52"/>
      <w:szCs w:val="52"/>
      <w:lang w:val="en-GB" w:eastAsia="en-US"/>
    </w:rPr>
  </w:style>
  <w:style w:type="character" w:styleId="PlaceholderText">
    <w:name w:val="Placeholder Text"/>
    <w:basedOn w:val="DefaultParagraphFont"/>
    <w:uiPriority w:val="99"/>
    <w:semiHidden/>
    <w:rsid w:val="00CE0E58"/>
    <w:rPr>
      <w:color w:val="808080"/>
    </w:rPr>
  </w:style>
  <w:style w:type="paragraph" w:customStyle="1" w:styleId="12">
    <w:name w:val="正文1"/>
    <w:basedOn w:val="Normal"/>
    <w:rsid w:val="00CE0E58"/>
    <w:pPr>
      <w:widowControl w:val="0"/>
      <w:tabs>
        <w:tab w:val="clear" w:pos="1134"/>
        <w:tab w:val="clear" w:pos="1871"/>
        <w:tab w:val="clear" w:pos="2268"/>
      </w:tabs>
      <w:overflowPunct/>
      <w:autoSpaceDE/>
      <w:autoSpaceDN/>
      <w:spacing w:before="0" w:line="300" w:lineRule="auto"/>
      <w:ind w:firstLineChars="200" w:firstLine="420"/>
      <w:textAlignment w:val="auto"/>
    </w:pPr>
    <w:rPr>
      <w:rFonts w:eastAsia="SimSun"/>
      <w:noProof/>
      <w:sz w:val="21"/>
      <w:lang w:val="en-US" w:eastAsia="zh-CN"/>
    </w:rPr>
  </w:style>
  <w:style w:type="character" w:customStyle="1" w:styleId="Title1Carattere">
    <w:name w:val="Title 1 Carattere"/>
    <w:basedOn w:val="SourceCarattere"/>
    <w:locked/>
    <w:rsid w:val="00CE0E58"/>
    <w:rPr>
      <w:rFonts w:ascii="Times New Roman" w:hAnsi="Times New Roman"/>
      <w:b w:val="0"/>
      <w:caps/>
      <w:sz w:val="28"/>
      <w:lang w:val="en-GB" w:eastAsia="en-US"/>
    </w:rPr>
  </w:style>
  <w:style w:type="table" w:customStyle="1" w:styleId="7">
    <w:name w:val="표 구분선7"/>
    <w:basedOn w:val="TableNormal"/>
    <w:next w:val="TableGrid"/>
    <w:uiPriority w:val="39"/>
    <w:rsid w:val="00CE0E58"/>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H">
    <w:name w:val="TAH"/>
    <w:basedOn w:val="TAC"/>
    <w:link w:val="TAHCar"/>
    <w:rsid w:val="00CE0E58"/>
    <w:rPr>
      <w:b/>
      <w:bCs/>
    </w:rPr>
  </w:style>
  <w:style w:type="paragraph" w:customStyle="1" w:styleId="TAC">
    <w:name w:val="TAC"/>
    <w:basedOn w:val="Normal"/>
    <w:link w:val="TACChar"/>
    <w:rsid w:val="00CE0E58"/>
    <w:pPr>
      <w:keepNext/>
      <w:keepLines/>
      <w:tabs>
        <w:tab w:val="clear" w:pos="1134"/>
        <w:tab w:val="clear" w:pos="1871"/>
        <w:tab w:val="clear" w:pos="2268"/>
      </w:tabs>
      <w:spacing w:before="0"/>
      <w:jc w:val="center"/>
    </w:pPr>
    <w:rPr>
      <w:rFonts w:ascii="Arial" w:eastAsiaTheme="minorEastAsia" w:hAnsi="Arial"/>
      <w:sz w:val="18"/>
      <w:szCs w:val="18"/>
    </w:rPr>
  </w:style>
  <w:style w:type="character" w:customStyle="1" w:styleId="TACChar">
    <w:name w:val="TAC Char"/>
    <w:link w:val="TAC"/>
    <w:rsid w:val="00CE0E58"/>
    <w:rPr>
      <w:rFonts w:ascii="Arial" w:eastAsiaTheme="minorEastAsia" w:hAnsi="Arial"/>
      <w:sz w:val="18"/>
      <w:szCs w:val="18"/>
      <w:lang w:val="en-GB" w:eastAsia="en-US"/>
    </w:rPr>
  </w:style>
  <w:style w:type="character" w:customStyle="1" w:styleId="TAHCar">
    <w:name w:val="TAH Car"/>
    <w:link w:val="TAH"/>
    <w:rsid w:val="00CE0E58"/>
    <w:rPr>
      <w:rFonts w:ascii="Arial" w:eastAsiaTheme="minorEastAsia" w:hAnsi="Arial"/>
      <w:b/>
      <w:bCs/>
      <w:sz w:val="18"/>
      <w:szCs w:val="18"/>
      <w:lang w:val="en-GB" w:eastAsia="en-US"/>
    </w:rPr>
  </w:style>
  <w:style w:type="character" w:customStyle="1" w:styleId="THChar">
    <w:name w:val="TH Char"/>
    <w:link w:val="TH"/>
    <w:rsid w:val="00CE0E58"/>
    <w:rPr>
      <w:rFonts w:ascii="Arial" w:eastAsia="SimSun" w:hAnsi="Arial"/>
      <w:b/>
      <w:lang w:val="en-GB" w:eastAsia="en-GB"/>
    </w:rPr>
  </w:style>
  <w:style w:type="character" w:customStyle="1" w:styleId="FootnoteTextChar5">
    <w:name w:val="Footnote Text Char5"/>
    <w:aliases w:val="footnote text Char2,ALTS FOOTNOTE Char4,Footnote Text Char1 Char4,Footnote Text Char Char1 Char4,Footnote Text Char4 Char Char Char4,Footnote Text Char1 Char1 Char1 Char Char4,Footnote Text Char Char1 Char1 Char Char Char4,DNV Char1"/>
    <w:basedOn w:val="DefaultParagraphFont"/>
    <w:uiPriority w:val="99"/>
    <w:rsid w:val="00CE0E58"/>
    <w:rPr>
      <w:rFonts w:ascii="Times New Roman" w:hAnsi="Times New Roman"/>
      <w:sz w:val="24"/>
      <w:lang w:val="en-GB" w:eastAsia="en-US"/>
    </w:rPr>
  </w:style>
  <w:style w:type="table" w:customStyle="1" w:styleId="TableGrid2">
    <w:name w:val="Table Grid2"/>
    <w:basedOn w:val="TableNormal"/>
    <w:next w:val="TableGrid"/>
    <w:rsid w:val="00CE0E58"/>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CE0E58"/>
    <w:pPr>
      <w:tabs>
        <w:tab w:val="clear" w:pos="1134"/>
        <w:tab w:val="clear" w:pos="1871"/>
        <w:tab w:val="clear" w:pos="2268"/>
      </w:tabs>
      <w:overflowPunct/>
      <w:autoSpaceDE/>
      <w:autoSpaceDN/>
      <w:adjustRightInd/>
      <w:spacing w:before="0"/>
      <w:textAlignment w:val="auto"/>
    </w:pPr>
    <w:rPr>
      <w:rFonts w:ascii="Calibri" w:eastAsiaTheme="minorHAnsi" w:hAnsi="Calibri" w:cstheme="minorBidi"/>
      <w:sz w:val="22"/>
      <w:szCs w:val="21"/>
      <w:lang w:val="en-US"/>
    </w:rPr>
  </w:style>
  <w:style w:type="character" w:customStyle="1" w:styleId="PlainTextChar">
    <w:name w:val="Plain Text Char"/>
    <w:basedOn w:val="DefaultParagraphFont"/>
    <w:link w:val="PlainText"/>
    <w:uiPriority w:val="99"/>
    <w:rsid w:val="00CE0E58"/>
    <w:rPr>
      <w:rFonts w:ascii="Calibri" w:eastAsiaTheme="minorHAnsi" w:hAnsi="Calibri" w:cstheme="minorBidi"/>
      <w:sz w:val="22"/>
      <w:szCs w:val="21"/>
      <w:lang w:eastAsia="en-US"/>
    </w:rPr>
  </w:style>
  <w:style w:type="character" w:customStyle="1" w:styleId="FooterChar4">
    <w:name w:val="Footer Char4"/>
    <w:aliases w:val="footer odd Char4,footer Char2,fo Char4,pie de página Char2"/>
    <w:basedOn w:val="DefaultParagraphFont"/>
    <w:rsid w:val="00CE0E58"/>
    <w:rPr>
      <w:rFonts w:ascii="Times New Roman" w:hAnsi="Times New Roman"/>
      <w:caps/>
      <w:noProof/>
      <w:sz w:val="16"/>
      <w:lang w:val="en-GB" w:eastAsia="en-US"/>
    </w:rPr>
  </w:style>
  <w:style w:type="character" w:customStyle="1" w:styleId="FootnoteTextChar6">
    <w:name w:val="Footnote Text Char6"/>
    <w:aliases w:val="footnote text Char3,ALTS FOOTNOTE Char5,Footnote Text Char1 Char5,Footnote Text Char Char1 Char5,Footnote Text Char4 Char Char Char5,Footnote Text Char1 Char1 Char1 Char Char5,Footnote Text Char Char1 Char1 Char Char Char5,DNV Char2"/>
    <w:basedOn w:val="DefaultParagraphFont"/>
    <w:rsid w:val="00CE0E58"/>
    <w:rPr>
      <w:rFonts w:ascii="Times New Roman" w:hAnsi="Times New Roman"/>
      <w:sz w:val="24"/>
      <w:lang w:val="en-GB" w:eastAsia="en-US"/>
    </w:rPr>
  </w:style>
  <w:style w:type="character" w:customStyle="1" w:styleId="HeaderChar3">
    <w:name w:val="Header Char3"/>
    <w:aliases w:val="header odd Char3,header odd1 Char3,header odd2 Char3,header Char2,header odd3 Char3,header odd4 Char3,header odd5 Char3,header odd6 Char3,header1 Char3,header2 Char3,header3 Char3,header odd11 Char3,header odd21 Char3,header odd7 Char3"/>
    <w:basedOn w:val="DefaultParagraphFont"/>
    <w:rsid w:val="00CE0E58"/>
    <w:rPr>
      <w:rFonts w:ascii="Times New Roman" w:hAnsi="Times New Roman"/>
      <w:sz w:val="18"/>
      <w:lang w:val="en-GB" w:eastAsia="en-US"/>
    </w:rPr>
  </w:style>
  <w:style w:type="numbering" w:customStyle="1" w:styleId="13">
    <w:name w:val="リストなし1"/>
    <w:next w:val="NoList"/>
    <w:uiPriority w:val="99"/>
    <w:semiHidden/>
    <w:unhideWhenUsed/>
    <w:rsid w:val="00CE0E58"/>
  </w:style>
  <w:style w:type="numbering" w:customStyle="1" w:styleId="NoList2">
    <w:name w:val="No List2"/>
    <w:next w:val="NoList"/>
    <w:uiPriority w:val="99"/>
    <w:semiHidden/>
    <w:unhideWhenUsed/>
    <w:rsid w:val="00CE0E58"/>
  </w:style>
  <w:style w:type="numbering" w:customStyle="1" w:styleId="LFO191">
    <w:name w:val="LFO191"/>
    <w:basedOn w:val="NoList"/>
    <w:rsid w:val="00CE0E58"/>
  </w:style>
  <w:style w:type="numbering" w:customStyle="1" w:styleId="LFO201">
    <w:name w:val="LFO201"/>
    <w:basedOn w:val="NoList"/>
    <w:rsid w:val="00CE0E58"/>
  </w:style>
  <w:style w:type="numbering" w:customStyle="1" w:styleId="LFO211">
    <w:name w:val="LFO211"/>
    <w:basedOn w:val="NoList"/>
    <w:rsid w:val="00CE0E58"/>
  </w:style>
  <w:style w:type="numbering" w:customStyle="1" w:styleId="LFO221">
    <w:name w:val="LFO221"/>
    <w:basedOn w:val="NoList"/>
    <w:rsid w:val="00CE0E58"/>
  </w:style>
  <w:style w:type="numbering" w:customStyle="1" w:styleId="LFO231">
    <w:name w:val="LFO231"/>
    <w:basedOn w:val="NoList"/>
    <w:rsid w:val="00CE0E58"/>
  </w:style>
  <w:style w:type="numbering" w:customStyle="1" w:styleId="NoList12">
    <w:name w:val="No List12"/>
    <w:next w:val="NoList"/>
    <w:uiPriority w:val="99"/>
    <w:semiHidden/>
    <w:unhideWhenUsed/>
    <w:rsid w:val="00CE0E58"/>
  </w:style>
  <w:style w:type="numbering" w:customStyle="1" w:styleId="NoList112">
    <w:name w:val="No List112"/>
    <w:next w:val="NoList"/>
    <w:uiPriority w:val="99"/>
    <w:semiHidden/>
    <w:unhideWhenUsed/>
    <w:rsid w:val="00CE0E58"/>
  </w:style>
  <w:style w:type="numbering" w:customStyle="1" w:styleId="NoList1111">
    <w:name w:val="No List1111"/>
    <w:next w:val="NoList"/>
    <w:uiPriority w:val="99"/>
    <w:semiHidden/>
    <w:unhideWhenUsed/>
    <w:rsid w:val="00CE0E58"/>
  </w:style>
  <w:style w:type="numbering" w:customStyle="1" w:styleId="KeineListe11">
    <w:name w:val="Keine Liste11"/>
    <w:next w:val="NoList"/>
    <w:uiPriority w:val="99"/>
    <w:semiHidden/>
    <w:unhideWhenUsed/>
    <w:rsid w:val="00CE0E58"/>
  </w:style>
  <w:style w:type="table" w:customStyle="1" w:styleId="TableGrid51">
    <w:name w:val="Table Grid51"/>
    <w:basedOn w:val="TableNormal"/>
    <w:next w:val="TableGrid"/>
    <w:uiPriority w:val="59"/>
    <w:rsid w:val="00CE0E5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CCParagraph">
    <w:name w:val="ECC Paragraph"/>
    <w:basedOn w:val="Normal"/>
    <w:rsid w:val="00CE0E58"/>
    <w:pPr>
      <w:tabs>
        <w:tab w:val="clear" w:pos="1134"/>
        <w:tab w:val="clear" w:pos="1871"/>
        <w:tab w:val="clear" w:pos="2268"/>
      </w:tabs>
      <w:overflowPunct/>
      <w:autoSpaceDE/>
      <w:autoSpaceDN/>
      <w:adjustRightInd/>
      <w:spacing w:before="0" w:after="240"/>
      <w:textAlignment w:val="auto"/>
    </w:pPr>
    <w:rPr>
      <w:rFonts w:ascii="Arial" w:eastAsiaTheme="minorEastAsia" w:hAnsi="Arial"/>
      <w:sz w:val="20"/>
      <w:szCs w:val="24"/>
    </w:rPr>
  </w:style>
  <w:style w:type="table" w:customStyle="1" w:styleId="TableGrid0">
    <w:name w:val="TableGrid"/>
    <w:rsid w:val="00CE0E58"/>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ECCTabletitle">
    <w:name w:val="ECC Table title"/>
    <w:basedOn w:val="Normal"/>
    <w:next w:val="ECCParagraph"/>
    <w:autoRedefine/>
    <w:rsid w:val="00CE0E58"/>
    <w:pPr>
      <w:numPr>
        <w:numId w:val="9"/>
      </w:numPr>
      <w:tabs>
        <w:tab w:val="clear" w:pos="1134"/>
        <w:tab w:val="clear" w:pos="1871"/>
        <w:tab w:val="clear" w:pos="2268"/>
      </w:tabs>
      <w:overflowPunct/>
      <w:autoSpaceDE/>
      <w:autoSpaceDN/>
      <w:adjustRightInd/>
      <w:spacing w:before="360" w:after="240"/>
      <w:jc w:val="center"/>
      <w:textAlignment w:val="auto"/>
    </w:pPr>
    <w:rPr>
      <w:rFonts w:ascii="Arial" w:eastAsiaTheme="minorEastAsia" w:hAnsi="Arial"/>
      <w:b/>
      <w:color w:val="D2232A"/>
      <w:sz w:val="20"/>
      <w:szCs w:val="24"/>
    </w:rPr>
  </w:style>
  <w:style w:type="numbering" w:customStyle="1" w:styleId="ECCBullets">
    <w:name w:val="ECC Bullets"/>
    <w:basedOn w:val="NoList"/>
    <w:rsid w:val="00CE0E58"/>
    <w:pPr>
      <w:numPr>
        <w:numId w:val="10"/>
      </w:numPr>
    </w:pPr>
  </w:style>
  <w:style w:type="paragraph" w:customStyle="1" w:styleId="ECCNumberedBullets">
    <w:name w:val="ECC Numbered Bullets"/>
    <w:basedOn w:val="Normal"/>
    <w:rsid w:val="00CE0E58"/>
    <w:pPr>
      <w:numPr>
        <w:numId w:val="11"/>
      </w:numPr>
      <w:tabs>
        <w:tab w:val="clear" w:pos="1134"/>
        <w:tab w:val="clear" w:pos="1871"/>
        <w:tab w:val="clear" w:pos="2268"/>
      </w:tabs>
      <w:overflowPunct/>
      <w:autoSpaceDE/>
      <w:autoSpaceDN/>
      <w:adjustRightInd/>
      <w:spacing w:before="0"/>
      <w:textAlignment w:val="auto"/>
    </w:pPr>
    <w:rPr>
      <w:rFonts w:ascii="Arial" w:eastAsiaTheme="minorEastAsia" w:hAnsi="Arial"/>
      <w:sz w:val="20"/>
      <w:szCs w:val="24"/>
      <w:lang w:val="en-US"/>
    </w:rPr>
  </w:style>
  <w:style w:type="numbering" w:customStyle="1" w:styleId="ECCNumbers-Bullets">
    <w:name w:val="ECC Numbers-Bullets"/>
    <w:uiPriority w:val="99"/>
    <w:rsid w:val="00CE0E58"/>
    <w:pPr>
      <w:numPr>
        <w:numId w:val="11"/>
      </w:numPr>
    </w:pPr>
  </w:style>
  <w:style w:type="character" w:customStyle="1" w:styleId="ECCHLyellow">
    <w:name w:val="ECC HL yellow"/>
    <w:basedOn w:val="DefaultParagraphFont"/>
    <w:uiPriority w:val="1"/>
    <w:qFormat/>
    <w:rsid w:val="00CE0E58"/>
    <w:rPr>
      <w:rFonts w:eastAsia="Calibri"/>
      <w:i w:val="0"/>
      <w:szCs w:val="22"/>
      <w:bdr w:val="none" w:sz="0" w:space="0" w:color="auto"/>
      <w:shd w:val="solid" w:color="FFFF00" w:fill="auto"/>
      <w:lang w:val="en-GB"/>
    </w:rPr>
  </w:style>
  <w:style w:type="paragraph" w:customStyle="1" w:styleId="ECCTableHeaderwhitefont">
    <w:name w:val="ECC Table Header white font"/>
    <w:qFormat/>
    <w:rsid w:val="00CE0E58"/>
    <w:pPr>
      <w:spacing w:before="240" w:after="60"/>
      <w:jc w:val="center"/>
    </w:pPr>
    <w:rPr>
      <w:rFonts w:ascii="Arial" w:eastAsia="Calibri" w:hAnsi="Arial"/>
      <w:bCs/>
      <w:color w:val="FFFFFF" w:themeColor="background1"/>
      <w:lang w:val="en-GB" w:eastAsia="de-DE"/>
    </w:rPr>
  </w:style>
  <w:style w:type="paragraph" w:customStyle="1" w:styleId="ECCTabletext">
    <w:name w:val="ECC Table text"/>
    <w:basedOn w:val="Normal"/>
    <w:qFormat/>
    <w:rsid w:val="00CE0E58"/>
    <w:pPr>
      <w:tabs>
        <w:tab w:val="clear" w:pos="1134"/>
        <w:tab w:val="clear" w:pos="1871"/>
        <w:tab w:val="clear" w:pos="2268"/>
      </w:tabs>
      <w:overflowPunct/>
      <w:autoSpaceDE/>
      <w:autoSpaceDN/>
      <w:adjustRightInd/>
      <w:spacing w:before="0" w:after="60"/>
      <w:textAlignment w:val="auto"/>
    </w:pPr>
    <w:rPr>
      <w:rFonts w:ascii="Arial" w:eastAsia="Calibri" w:hAnsi="Arial"/>
      <w:sz w:val="20"/>
      <w:szCs w:val="22"/>
    </w:rPr>
  </w:style>
  <w:style w:type="table" w:customStyle="1" w:styleId="ECCTable-redheader">
    <w:name w:val="ECC Table - red header"/>
    <w:basedOn w:val="TableNormal"/>
    <w:uiPriority w:val="99"/>
    <w:rsid w:val="00CE0E58"/>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Autospacing="0" w:afterLines="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paragraph" w:customStyle="1" w:styleId="ECCFiguregraphcentered">
    <w:name w:val="ECC Figure/graph centered"/>
    <w:next w:val="Normal"/>
    <w:qFormat/>
    <w:rsid w:val="00CE0E58"/>
    <w:pPr>
      <w:spacing w:before="240" w:after="240"/>
      <w:jc w:val="center"/>
    </w:pPr>
    <w:rPr>
      <w:rFonts w:ascii="Arial" w:eastAsiaTheme="minorEastAsia" w:hAnsi="Arial"/>
      <w:noProof/>
      <w:lang w:val="de-DE" w:eastAsia="de-DE"/>
    </w:rPr>
  </w:style>
  <w:style w:type="paragraph" w:customStyle="1" w:styleId="ECCBulletsLv1">
    <w:name w:val="ECC Bullets Lv1"/>
    <w:basedOn w:val="Normal"/>
    <w:qFormat/>
    <w:rsid w:val="00CE0E58"/>
    <w:pPr>
      <w:numPr>
        <w:numId w:val="12"/>
      </w:numPr>
      <w:tabs>
        <w:tab w:val="clear" w:pos="1134"/>
        <w:tab w:val="clear" w:pos="1871"/>
        <w:tab w:val="clear" w:pos="2268"/>
        <w:tab w:val="left" w:pos="340"/>
      </w:tabs>
      <w:overflowPunct/>
      <w:autoSpaceDE/>
      <w:autoSpaceDN/>
      <w:adjustRightInd/>
      <w:spacing w:before="60"/>
      <w:ind w:left="340" w:hanging="340"/>
      <w:textAlignment w:val="auto"/>
    </w:pPr>
    <w:rPr>
      <w:rFonts w:ascii="Arial" w:eastAsia="Calibri" w:hAnsi="Arial"/>
      <w:sz w:val="20"/>
      <w:szCs w:val="22"/>
    </w:rPr>
  </w:style>
  <w:style w:type="paragraph" w:customStyle="1" w:styleId="ECCBulletsLv2">
    <w:name w:val="ECC Bullets Lv2"/>
    <w:basedOn w:val="ECCBulletsLv1"/>
    <w:rsid w:val="00CE0E58"/>
    <w:pPr>
      <w:tabs>
        <w:tab w:val="clear" w:pos="340"/>
        <w:tab w:val="left" w:pos="680"/>
      </w:tabs>
      <w:ind w:left="680"/>
    </w:pPr>
  </w:style>
  <w:style w:type="paragraph" w:customStyle="1" w:styleId="ECCNumberedList">
    <w:name w:val="ECC Numbered List"/>
    <w:basedOn w:val="Normal"/>
    <w:qFormat/>
    <w:rsid w:val="00CE0E58"/>
    <w:pPr>
      <w:numPr>
        <w:numId w:val="13"/>
      </w:numPr>
      <w:tabs>
        <w:tab w:val="clear" w:pos="1134"/>
        <w:tab w:val="clear" w:pos="1871"/>
        <w:tab w:val="clear" w:pos="2268"/>
      </w:tabs>
      <w:overflowPunct/>
      <w:autoSpaceDE/>
      <w:autoSpaceDN/>
      <w:adjustRightInd/>
      <w:spacing w:before="240"/>
      <w:textAlignment w:val="auto"/>
    </w:pPr>
    <w:rPr>
      <w:rFonts w:ascii="Arial" w:eastAsia="Calibri" w:hAnsi="Arial"/>
      <w:sz w:val="20"/>
    </w:rPr>
  </w:style>
  <w:style w:type="table" w:customStyle="1" w:styleId="TableGrid3">
    <w:name w:val="Table Grid3"/>
    <w:basedOn w:val="TableNormal"/>
    <w:next w:val="TableGrid"/>
    <w:rsid w:val="00CE0E58"/>
    <w:pPr>
      <w:jc w:val="both"/>
    </w:pPr>
    <w:rPr>
      <w:rFonts w:ascii="Arial" w:eastAsiaTheme="minorEastAsia"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CCHLunderlined">
    <w:name w:val="ECC HL underlined"/>
    <w:uiPriority w:val="1"/>
    <w:qFormat/>
    <w:rsid w:val="00CE0E58"/>
    <w:rPr>
      <w:u w:val="single"/>
    </w:rPr>
  </w:style>
  <w:style w:type="paragraph" w:customStyle="1" w:styleId="ECCTablenote">
    <w:name w:val="ECC Table note"/>
    <w:qFormat/>
    <w:rsid w:val="00CE0E58"/>
    <w:pPr>
      <w:ind w:left="284" w:hanging="284"/>
      <w:jc w:val="both"/>
    </w:pPr>
    <w:rPr>
      <w:rFonts w:ascii="Arial" w:eastAsiaTheme="minorEastAsia" w:hAnsi="Arial"/>
      <w:sz w:val="16"/>
      <w:szCs w:val="16"/>
      <w:lang w:val="en-GB" w:eastAsia="en-US"/>
    </w:rPr>
  </w:style>
  <w:style w:type="paragraph" w:customStyle="1" w:styleId="ECCAnnexheading1">
    <w:name w:val="ECC Annex heading1"/>
    <w:next w:val="Normal"/>
    <w:qFormat/>
    <w:rsid w:val="00CE0E58"/>
    <w:pPr>
      <w:keepNext/>
      <w:pageBreakBefore/>
      <w:numPr>
        <w:numId w:val="14"/>
      </w:numPr>
      <w:spacing w:before="240" w:after="60"/>
      <w:ind w:left="710"/>
      <w:jc w:val="both"/>
    </w:pPr>
    <w:rPr>
      <w:rFonts w:ascii="Arial" w:eastAsiaTheme="minorEastAsia" w:hAnsi="Arial"/>
      <w:b/>
      <w:caps/>
      <w:color w:val="D2232A"/>
      <w:lang w:val="da-DK" w:eastAsia="en-US"/>
    </w:rPr>
  </w:style>
  <w:style w:type="paragraph" w:customStyle="1" w:styleId="ECCAnnexheading2">
    <w:name w:val="ECC Annex heading2"/>
    <w:next w:val="Normal"/>
    <w:rsid w:val="00CE0E58"/>
    <w:pPr>
      <w:numPr>
        <w:ilvl w:val="1"/>
        <w:numId w:val="14"/>
      </w:numPr>
      <w:overflowPunct w:val="0"/>
      <w:autoSpaceDE w:val="0"/>
      <w:autoSpaceDN w:val="0"/>
      <w:adjustRightInd w:val="0"/>
      <w:spacing w:before="480" w:after="240"/>
      <w:jc w:val="both"/>
      <w:textAlignment w:val="baseline"/>
    </w:pPr>
    <w:rPr>
      <w:rFonts w:ascii="Arial" w:eastAsiaTheme="minorEastAsia" w:hAnsi="Arial"/>
      <w:b/>
      <w:caps/>
      <w:lang w:val="da-DK" w:eastAsia="en-US"/>
    </w:rPr>
  </w:style>
  <w:style w:type="paragraph" w:customStyle="1" w:styleId="ECCAnnexheading3">
    <w:name w:val="ECC Annex heading3"/>
    <w:next w:val="Normal"/>
    <w:rsid w:val="00CE0E58"/>
    <w:pPr>
      <w:numPr>
        <w:ilvl w:val="2"/>
        <w:numId w:val="14"/>
      </w:numPr>
      <w:overflowPunct w:val="0"/>
      <w:autoSpaceDE w:val="0"/>
      <w:autoSpaceDN w:val="0"/>
      <w:adjustRightInd w:val="0"/>
      <w:spacing w:before="360" w:after="60"/>
      <w:jc w:val="both"/>
      <w:textAlignment w:val="baseline"/>
    </w:pPr>
    <w:rPr>
      <w:rFonts w:ascii="Arial" w:eastAsiaTheme="minorEastAsia" w:hAnsi="Arial"/>
      <w:b/>
      <w:lang w:val="da-DK" w:eastAsia="en-US"/>
    </w:rPr>
  </w:style>
  <w:style w:type="paragraph" w:customStyle="1" w:styleId="ECCAnnexheading4">
    <w:name w:val="ECC Annex heading4"/>
    <w:next w:val="Normal"/>
    <w:rsid w:val="00CE0E58"/>
    <w:pPr>
      <w:numPr>
        <w:ilvl w:val="3"/>
        <w:numId w:val="14"/>
      </w:numPr>
      <w:overflowPunct w:val="0"/>
      <w:autoSpaceDE w:val="0"/>
      <w:autoSpaceDN w:val="0"/>
      <w:adjustRightInd w:val="0"/>
      <w:spacing w:before="360" w:after="60"/>
      <w:jc w:val="both"/>
      <w:textAlignment w:val="baseline"/>
    </w:pPr>
    <w:rPr>
      <w:rFonts w:ascii="Arial" w:eastAsiaTheme="minorEastAsia" w:hAnsi="Arial"/>
      <w:i/>
      <w:color w:val="D2232A"/>
      <w:lang w:val="da-DK" w:eastAsia="en-US"/>
    </w:rPr>
  </w:style>
  <w:style w:type="character" w:customStyle="1" w:styleId="ECCHLsubscript">
    <w:name w:val="ECC HL subscript"/>
    <w:uiPriority w:val="1"/>
    <w:rsid w:val="00CE0E58"/>
    <w:rPr>
      <w:vertAlign w:val="subscript"/>
    </w:rPr>
  </w:style>
  <w:style w:type="character" w:customStyle="1" w:styleId="ECCHLgreen">
    <w:name w:val="ECC HL green"/>
    <w:basedOn w:val="DefaultParagraphFont"/>
    <w:uiPriority w:val="1"/>
    <w:qFormat/>
    <w:rsid w:val="00CE0E58"/>
    <w:rPr>
      <w:bdr w:val="none" w:sz="0" w:space="0" w:color="auto"/>
      <w:shd w:val="solid" w:color="92D050" w:fill="auto"/>
      <w:lang w:val="en-GB"/>
    </w:rPr>
  </w:style>
  <w:style w:type="paragraph" w:customStyle="1" w:styleId="ECCBulletsLv3">
    <w:name w:val="ECC Bullets Lv3"/>
    <w:basedOn w:val="ECCBulletsLv1"/>
    <w:rsid w:val="00CE0E58"/>
    <w:pPr>
      <w:numPr>
        <w:numId w:val="8"/>
      </w:numPr>
      <w:tabs>
        <w:tab w:val="left" w:pos="1021"/>
      </w:tabs>
      <w:ind w:left="1020" w:hanging="340"/>
    </w:pPr>
  </w:style>
  <w:style w:type="paragraph" w:customStyle="1" w:styleId="coverpagelastupdatedDDMMYY">
    <w:name w:val="cover page 'last updated DD MM YY'"/>
    <w:next w:val="coverpageapprovedDDMMYY"/>
    <w:rsid w:val="00CE0E58"/>
    <w:pPr>
      <w:spacing w:before="120" w:after="60"/>
      <w:ind w:left="3402"/>
      <w:jc w:val="both"/>
    </w:pPr>
    <w:rPr>
      <w:rFonts w:ascii="Arial" w:eastAsiaTheme="minorEastAsia" w:hAnsi="Arial"/>
      <w:bCs/>
      <w:sz w:val="18"/>
      <w:lang w:val="da-DK" w:eastAsia="en-US"/>
    </w:rPr>
  </w:style>
  <w:style w:type="paragraph" w:customStyle="1" w:styleId="ECCLetteredList">
    <w:name w:val="ECC Lettered List"/>
    <w:qFormat/>
    <w:rsid w:val="00CE0E58"/>
    <w:pPr>
      <w:numPr>
        <w:ilvl w:val="1"/>
        <w:numId w:val="15"/>
      </w:numPr>
      <w:spacing w:before="240"/>
      <w:jc w:val="both"/>
    </w:pPr>
    <w:rPr>
      <w:rFonts w:ascii="Arial" w:eastAsiaTheme="minorEastAsia" w:hAnsi="Arial"/>
      <w:lang w:val="da-DK" w:eastAsia="en-US"/>
    </w:rPr>
  </w:style>
  <w:style w:type="paragraph" w:customStyle="1" w:styleId="ECCReference">
    <w:name w:val="ECC Reference"/>
    <w:basedOn w:val="Normal"/>
    <w:rsid w:val="00CE0E58"/>
    <w:pPr>
      <w:numPr>
        <w:numId w:val="16"/>
      </w:numPr>
      <w:tabs>
        <w:tab w:val="clear" w:pos="1134"/>
        <w:tab w:val="clear" w:pos="1871"/>
        <w:tab w:val="clear" w:pos="2268"/>
      </w:tabs>
      <w:overflowPunct/>
      <w:autoSpaceDE/>
      <w:autoSpaceDN/>
      <w:adjustRightInd/>
      <w:spacing w:before="0"/>
      <w:textAlignment w:val="auto"/>
    </w:pPr>
    <w:rPr>
      <w:rFonts w:ascii="Arial" w:eastAsia="Calibri" w:hAnsi="Arial"/>
      <w:sz w:val="20"/>
      <w:szCs w:val="22"/>
      <w:lang w:eastAsia="ja-JP"/>
    </w:rPr>
  </w:style>
  <w:style w:type="paragraph" w:customStyle="1" w:styleId="coverpageReporttitledescription">
    <w:name w:val="cover page 'Report title/description'"/>
    <w:rsid w:val="00CE0E58"/>
    <w:pPr>
      <w:keepLines/>
      <w:spacing w:before="1800" w:after="60" w:line="288" w:lineRule="auto"/>
      <w:ind w:left="3402"/>
      <w:contextualSpacing/>
      <w:jc w:val="both"/>
      <w:textboxTightWrap w:val="allLines"/>
    </w:pPr>
    <w:rPr>
      <w:rFonts w:ascii="Arial" w:eastAsiaTheme="minorEastAsia" w:hAnsi="Arial"/>
      <w:sz w:val="24"/>
      <w:lang w:val="da-DK" w:eastAsia="en-US"/>
    </w:rPr>
  </w:style>
  <w:style w:type="paragraph" w:customStyle="1" w:styleId="ECCEditorsNote">
    <w:name w:val="ECC Editor's Note"/>
    <w:next w:val="Normal"/>
    <w:rsid w:val="00CE0E58"/>
    <w:pPr>
      <w:numPr>
        <w:numId w:val="17"/>
      </w:numPr>
      <w:shd w:val="solid" w:color="FFFF00" w:fill="auto"/>
      <w:spacing w:before="120" w:after="60"/>
      <w:jc w:val="both"/>
    </w:pPr>
    <w:rPr>
      <w:rFonts w:ascii="Arial" w:eastAsia="Calibri" w:hAnsi="Arial"/>
      <w:szCs w:val="22"/>
      <w:lang w:val="da-DK" w:eastAsia="de-DE"/>
    </w:rPr>
  </w:style>
  <w:style w:type="paragraph" w:customStyle="1" w:styleId="ECCpageHeader">
    <w:name w:val="ECC page Header"/>
    <w:rsid w:val="00CE0E58"/>
    <w:pPr>
      <w:tabs>
        <w:tab w:val="left" w:pos="0"/>
        <w:tab w:val="center" w:pos="4820"/>
        <w:tab w:val="right" w:pos="9639"/>
      </w:tabs>
      <w:jc w:val="both"/>
    </w:pPr>
    <w:rPr>
      <w:rFonts w:ascii="Arial" w:eastAsiaTheme="minorEastAsia" w:hAnsi="Arial"/>
      <w:b/>
      <w:sz w:val="16"/>
      <w:lang w:val="da-DK" w:eastAsia="en-US"/>
    </w:rPr>
  </w:style>
  <w:style w:type="paragraph" w:customStyle="1" w:styleId="coverpageapprovedDDMMYY">
    <w:name w:val="cover page 'approved DD MM YY'"/>
    <w:next w:val="coverpagelastupdatedDDMMYY"/>
    <w:rsid w:val="00CE0E58"/>
    <w:pPr>
      <w:spacing w:before="600" w:after="60"/>
      <w:ind w:left="3402"/>
      <w:jc w:val="both"/>
    </w:pPr>
    <w:rPr>
      <w:rFonts w:ascii="Arial" w:eastAsiaTheme="minorEastAsia" w:hAnsi="Arial"/>
      <w:b/>
      <w:sz w:val="18"/>
      <w:szCs w:val="18"/>
      <w:lang w:val="da-DK" w:eastAsia="en-US"/>
    </w:rPr>
  </w:style>
  <w:style w:type="paragraph" w:customStyle="1" w:styleId="coverpageECCReport">
    <w:name w:val="cover page 'ECC Report'"/>
    <w:link w:val="coverpageECCReportZchn"/>
    <w:semiHidden/>
    <w:rsid w:val="00CE0E58"/>
    <w:pPr>
      <w:shd w:val="clear" w:color="FFFFFF" w:themeColor="background1" w:fill="auto"/>
      <w:spacing w:before="60" w:after="60"/>
      <w:jc w:val="both"/>
    </w:pPr>
    <w:rPr>
      <w:rFonts w:ascii="Arial" w:eastAsia="Calibri" w:hAnsi="Arial"/>
      <w:color w:val="FFFFFF" w:themeColor="background1"/>
      <w:sz w:val="68"/>
      <w:szCs w:val="68"/>
      <w:lang w:val="en-GB" w:eastAsia="en-US"/>
    </w:rPr>
  </w:style>
  <w:style w:type="character" w:customStyle="1" w:styleId="coverpageECCReportZchn">
    <w:name w:val="cover page 'ECC Report' Zchn"/>
    <w:basedOn w:val="DefaultParagraphFont"/>
    <w:link w:val="coverpageECCReport"/>
    <w:semiHidden/>
    <w:rsid w:val="00CE0E58"/>
    <w:rPr>
      <w:rFonts w:ascii="Arial" w:eastAsia="Calibri" w:hAnsi="Arial"/>
      <w:color w:val="FFFFFF" w:themeColor="background1"/>
      <w:sz w:val="68"/>
      <w:szCs w:val="68"/>
      <w:shd w:val="clear" w:color="FFFFFF" w:themeColor="background1" w:fill="auto"/>
      <w:lang w:val="en-GB" w:eastAsia="en-US"/>
    </w:rPr>
  </w:style>
  <w:style w:type="paragraph" w:customStyle="1" w:styleId="coverpageTableofContent">
    <w:name w:val="cover page 'Table of Content'"/>
    <w:semiHidden/>
    <w:rsid w:val="00CE0E58"/>
    <w:pPr>
      <w:spacing w:before="240" w:after="240"/>
      <w:jc w:val="both"/>
    </w:pPr>
    <w:rPr>
      <w:rFonts w:ascii="Arial" w:eastAsiaTheme="minorEastAsia" w:hAnsi="Arial"/>
      <w:b/>
      <w:noProof/>
      <w:color w:val="FFFFFF" w:themeColor="background1"/>
      <w:lang w:val="de-DE" w:eastAsia="de-DE"/>
    </w:rPr>
  </w:style>
  <w:style w:type="paragraph" w:customStyle="1" w:styleId="ECCTableHeaderredfont">
    <w:name w:val="ECC Table Header red font"/>
    <w:qFormat/>
    <w:rsid w:val="00CE0E58"/>
    <w:pPr>
      <w:spacing w:before="120" w:after="120"/>
    </w:pPr>
    <w:rPr>
      <w:rFonts w:ascii="Arial" w:eastAsia="Calibri" w:hAnsi="Arial"/>
      <w:bCs/>
      <w:color w:val="D2232A"/>
      <w:lang w:val="en-GB" w:eastAsia="de-DE"/>
    </w:rPr>
  </w:style>
  <w:style w:type="paragraph" w:customStyle="1" w:styleId="ECCpageFooter">
    <w:name w:val="ECC page Footer"/>
    <w:rsid w:val="00CE0E58"/>
    <w:pPr>
      <w:tabs>
        <w:tab w:val="left" w:pos="0"/>
        <w:tab w:val="center" w:pos="4820"/>
        <w:tab w:val="right" w:pos="9639"/>
      </w:tabs>
      <w:jc w:val="both"/>
    </w:pPr>
    <w:rPr>
      <w:rFonts w:ascii="Arial" w:eastAsiaTheme="minorEastAsia" w:hAnsi="Arial"/>
      <w:b/>
      <w:sz w:val="16"/>
      <w:szCs w:val="22"/>
      <w:lang w:val="de-DE" w:eastAsia="de-DE"/>
    </w:rPr>
  </w:style>
  <w:style w:type="character" w:customStyle="1" w:styleId="ECCHLbold">
    <w:name w:val="ECC HL bold"/>
    <w:uiPriority w:val="1"/>
    <w:qFormat/>
    <w:rsid w:val="00CE0E58"/>
    <w:rPr>
      <w:b/>
      <w:bCs w:val="0"/>
    </w:rPr>
  </w:style>
  <w:style w:type="character" w:styleId="IntenseReference">
    <w:name w:val="Intense Reference"/>
    <w:aliases w:val="cover page 'Report No'"/>
    <w:basedOn w:val="DefaultParagraphFont"/>
    <w:qFormat/>
    <w:rsid w:val="00CE0E58"/>
    <w:rPr>
      <w:b/>
      <w:bCs/>
      <w:caps w:val="0"/>
      <w:smallCaps w:val="0"/>
      <w:color w:val="632423" w:themeColor="accent2" w:themeShade="80"/>
      <w:spacing w:val="5"/>
      <w:u w:val="none"/>
      <w:bdr w:val="none" w:sz="0" w:space="0" w:color="auto"/>
      <w:vertAlign w:val="baseline"/>
    </w:rPr>
  </w:style>
  <w:style w:type="character" w:customStyle="1" w:styleId="TOC1Char">
    <w:name w:val="TOC 1 Char"/>
    <w:basedOn w:val="DefaultParagraphFont"/>
    <w:link w:val="TOC1"/>
    <w:rsid w:val="00CE0E58"/>
    <w:rPr>
      <w:rFonts w:ascii="Times New Roman" w:hAnsi="Times New Roman"/>
      <w:sz w:val="24"/>
      <w:lang w:val="en-GB" w:eastAsia="en-US"/>
    </w:rPr>
  </w:style>
  <w:style w:type="character" w:customStyle="1" w:styleId="ECCHLcyan">
    <w:name w:val="ECC HL cyan"/>
    <w:basedOn w:val="DefaultParagraphFont"/>
    <w:uiPriority w:val="1"/>
    <w:qFormat/>
    <w:rsid w:val="00CE0E58"/>
    <w:rPr>
      <w:iCs w:val="0"/>
      <w:bdr w:val="none" w:sz="0" w:space="0" w:color="auto"/>
      <w:shd w:val="solid" w:color="00FFFF" w:fill="auto"/>
      <w:lang w:val="en-GB"/>
    </w:rPr>
  </w:style>
  <w:style w:type="character" w:customStyle="1" w:styleId="ECCHLorange">
    <w:name w:val="ECC HL orange"/>
    <w:basedOn w:val="DefaultParagraphFont"/>
    <w:uiPriority w:val="1"/>
    <w:qFormat/>
    <w:rsid w:val="00CE0E58"/>
    <w:rPr>
      <w:bdr w:val="none" w:sz="0" w:space="0" w:color="auto"/>
      <w:shd w:val="solid" w:color="FFC000" w:fill="auto"/>
    </w:rPr>
  </w:style>
  <w:style w:type="character" w:customStyle="1" w:styleId="ECCHLblue">
    <w:name w:val="ECC HL blue"/>
    <w:basedOn w:val="DefaultParagraphFont"/>
    <w:uiPriority w:val="1"/>
    <w:qFormat/>
    <w:rsid w:val="00CE0E58"/>
    <w:rPr>
      <w:rFonts w:eastAsia="Calibri"/>
      <w:color w:val="FFFF00"/>
      <w:szCs w:val="22"/>
      <w:bdr w:val="none" w:sz="0" w:space="0" w:color="auto"/>
      <w:shd w:val="solid" w:color="4F81BD" w:themeColor="accent1" w:fill="auto"/>
      <w:lang w:val="en-GB"/>
    </w:rPr>
  </w:style>
  <w:style w:type="character" w:customStyle="1" w:styleId="ECCHLpetrol">
    <w:name w:val="ECC HL petrol"/>
    <w:basedOn w:val="DefaultParagraphFont"/>
    <w:uiPriority w:val="1"/>
    <w:qFormat/>
    <w:rsid w:val="00CE0E58"/>
    <w:rPr>
      <w:iCs w:val="0"/>
      <w:color w:val="FFFFFF" w:themeColor="background1"/>
      <w:bdr w:val="none" w:sz="0" w:space="0" w:color="auto"/>
      <w:shd w:val="solid" w:color="008080" w:fill="auto"/>
    </w:rPr>
  </w:style>
  <w:style w:type="character" w:customStyle="1" w:styleId="ECCHLsuperscript">
    <w:name w:val="ECC HL superscript"/>
    <w:uiPriority w:val="1"/>
    <w:rsid w:val="00CE0E58"/>
    <w:rPr>
      <w:vertAlign w:val="superscript"/>
    </w:rPr>
  </w:style>
  <w:style w:type="character" w:customStyle="1" w:styleId="ECCHLmagenta">
    <w:name w:val="ECC HL magenta"/>
    <w:basedOn w:val="DefaultParagraphFont"/>
    <w:uiPriority w:val="1"/>
    <w:qFormat/>
    <w:rsid w:val="00CE0E58"/>
    <w:rPr>
      <w:color w:val="auto"/>
      <w:bdr w:val="none" w:sz="0" w:space="0" w:color="auto"/>
      <w:shd w:val="solid" w:color="FF3399" w:fill="auto"/>
      <w:lang w:val="en-GB"/>
    </w:rPr>
  </w:style>
  <w:style w:type="character" w:customStyle="1" w:styleId="ECCHLbrown">
    <w:name w:val="ECC HL brown"/>
    <w:basedOn w:val="DefaultParagraphFont"/>
    <w:uiPriority w:val="1"/>
    <w:qFormat/>
    <w:rsid w:val="00CE0E58"/>
    <w:rPr>
      <w:color w:val="D9D9D9" w:themeColor="background1" w:themeShade="D9"/>
      <w:bdr w:val="none" w:sz="0" w:space="0" w:color="auto"/>
      <w:shd w:val="solid" w:color="B95807" w:fill="auto"/>
    </w:rPr>
  </w:style>
  <w:style w:type="paragraph" w:customStyle="1" w:styleId="ECCHeadingnonumbering">
    <w:name w:val="ECC Heading no numbering"/>
    <w:rsid w:val="00CE0E58"/>
    <w:pPr>
      <w:tabs>
        <w:tab w:val="left" w:pos="0"/>
        <w:tab w:val="center" w:pos="4820"/>
        <w:tab w:val="right" w:pos="9639"/>
      </w:tabs>
      <w:spacing w:before="240" w:after="60"/>
      <w:jc w:val="both"/>
    </w:pPr>
    <w:rPr>
      <w:rFonts w:ascii="Arial" w:eastAsiaTheme="minorEastAsia" w:hAnsi="Arial" w:cs="Arial"/>
      <w:b/>
      <w:bCs/>
      <w:caps/>
      <w:color w:val="D2232A"/>
      <w:kern w:val="32"/>
      <w:szCs w:val="32"/>
      <w:lang w:val="da-DK" w:eastAsia="en-US"/>
    </w:rPr>
  </w:style>
  <w:style w:type="table" w:customStyle="1" w:styleId="14">
    <w:name w:val="彩色网格1"/>
    <w:basedOn w:val="TableNormal"/>
    <w:uiPriority w:val="73"/>
    <w:rsid w:val="00CE0E58"/>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TableSimple1">
    <w:name w:val="Table Simple 1"/>
    <w:basedOn w:val="TableNormal"/>
    <w:uiPriority w:val="99"/>
    <w:semiHidden/>
    <w:unhideWhenUsed/>
    <w:rsid w:val="00CE0E58"/>
    <w:pPr>
      <w:shd w:val="clear" w:color="FFFFFF" w:themeColor="background1" w:fill="auto"/>
      <w:spacing w:before="240" w:after="240"/>
      <w:jc w:val="both"/>
      <w:textboxTightWrap w:val="allLines"/>
    </w:pPr>
    <w:rPr>
      <w:rFonts w:ascii="Arial" w:eastAsiaTheme="minorEastAsia"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ColorfulGrid-Accent6">
    <w:name w:val="Colorful Grid Accent 6"/>
    <w:basedOn w:val="TableNormal"/>
    <w:uiPriority w:val="73"/>
    <w:rsid w:val="00CE0E58"/>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CCTable-whiteheader">
    <w:name w:val="ECC Table - white header"/>
    <w:basedOn w:val="ECCTable-clean"/>
    <w:uiPriority w:val="99"/>
    <w:locked/>
    <w:rsid w:val="00CE0E58"/>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Autospacing="0" w:afterLines="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
    <w:name w:val="ECC Table - clean"/>
    <w:uiPriority w:val="99"/>
    <w:rsid w:val="00CE0E58"/>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Autospacing="0" w:afterLines="0" w:afterAutospacing="0" w:line="240" w:lineRule="auto"/>
        <w:jc w:val="left"/>
      </w:pPr>
      <w:rPr>
        <w:b/>
        <w:i w:val="0"/>
      </w:rPr>
      <w:tblPr/>
      <w:trPr>
        <w:tblHeader/>
      </w:trPr>
    </w:tblStylePr>
  </w:style>
  <w:style w:type="character" w:customStyle="1" w:styleId="ECCHLgrey">
    <w:name w:val="ECC HL grey"/>
    <w:uiPriority w:val="1"/>
    <w:qFormat/>
    <w:rsid w:val="00CE0E58"/>
    <w:rPr>
      <w:bdr w:val="none" w:sz="0" w:space="0" w:color="auto"/>
      <w:shd w:val="solid" w:color="BFBFBF" w:themeColor="background1" w:themeShade="BF" w:fill="auto"/>
    </w:rPr>
  </w:style>
  <w:style w:type="numbering" w:customStyle="1" w:styleId="NoList3">
    <w:name w:val="No List3"/>
    <w:next w:val="NoList"/>
    <w:uiPriority w:val="99"/>
    <w:semiHidden/>
    <w:unhideWhenUsed/>
    <w:rsid w:val="00CE0E58"/>
  </w:style>
  <w:style w:type="character" w:customStyle="1" w:styleId="EquationeqChar">
    <w:name w:val="Equation.eq Char"/>
    <w:basedOn w:val="DefaultParagraphFont"/>
    <w:link w:val="Equation"/>
    <w:rsid w:val="00CE0E58"/>
    <w:rPr>
      <w:rFonts w:ascii="Times New Roman" w:hAnsi="Times New Roman"/>
      <w:sz w:val="24"/>
      <w:lang w:val="en-GB" w:eastAsia="en-US"/>
    </w:rPr>
  </w:style>
  <w:style w:type="table" w:customStyle="1" w:styleId="TableGrid4">
    <w:name w:val="Table Grid4"/>
    <w:basedOn w:val="TableNormal"/>
    <w:next w:val="TableGrid"/>
    <w:rsid w:val="00CE0E58"/>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표 구분선71"/>
    <w:basedOn w:val="TableNormal"/>
    <w:next w:val="TableGrid"/>
    <w:uiPriority w:val="39"/>
    <w:rsid w:val="00CE0E58"/>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CE0E5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CE0E58"/>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59"/>
    <w:rsid w:val="00CE0E5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CE0E58"/>
  </w:style>
  <w:style w:type="table" w:customStyle="1" w:styleId="TableGrid7">
    <w:name w:val="Table Grid7"/>
    <w:basedOn w:val="TableNormal"/>
    <w:next w:val="TableGrid"/>
    <w:uiPriority w:val="59"/>
    <w:rsid w:val="00CE0E58"/>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표 구분선72"/>
    <w:basedOn w:val="TableNormal"/>
    <w:next w:val="TableGrid"/>
    <w:uiPriority w:val="39"/>
    <w:rsid w:val="00CE0E58"/>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next w:val="TableGrid"/>
    <w:uiPriority w:val="59"/>
    <w:rsid w:val="00CE0E5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CE0E58"/>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CE0E58"/>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A7D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tu.int/rec/R-REC-M.1184/en" TargetMode="Externa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hyperlink" Target="https://www.itu.int/dms_ties/itu-r/md/23/wp4c/c/R23-WP4C-C-0077!N01!MSW-E.docx" TargetMode="Externa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yperlink" Target="https://www.itu.int/dms_ties/itu-r/md/23/wp4c/c/R23-WP4C-C-0077!N04!MSW-E.docx" TargetMode="Externa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rnandv\AppData\Roaming\Microsoft\Templates\POOL\POOL%20E%20-%20ITU\BR\PE_B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PE_BR.dotm</Template>
  <TotalTime>42</TotalTime>
  <Pages>21</Pages>
  <Words>5352</Words>
  <Characters>26321</Characters>
  <Application>Microsoft Office Word</Application>
  <DocSecurity>0</DocSecurity>
  <Lines>219</Lines>
  <Paragraphs>63</Paragraphs>
  <ScaleCrop>false</ScaleCrop>
  <HeadingPairs>
    <vt:vector size="2" baseType="variant">
      <vt:variant>
        <vt:lpstr>Title</vt:lpstr>
      </vt:variant>
      <vt:variant>
        <vt:i4>1</vt:i4>
      </vt:variant>
    </vt:vector>
  </HeadingPairs>
  <TitlesOfParts>
    <vt:vector size="1" baseType="lpstr">
      <vt:lpstr/>
    </vt:vector>
  </TitlesOfParts>
  <Company>ITU</Company>
  <LinksUpToDate>false</LinksUpToDate>
  <CharactersWithSpaces>31610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Fernandez Jimenez, Virginia</dc:creator>
  <cp:lastModifiedBy>Fernandez Jimenez, Virginia</cp:lastModifiedBy>
  <cp:revision>4</cp:revision>
  <cp:lastPrinted>2008-02-21T14:04:00Z</cp:lastPrinted>
  <dcterms:created xsi:type="dcterms:W3CDTF">2024-10-01T08:20:00Z</dcterms:created>
  <dcterms:modified xsi:type="dcterms:W3CDTF">2024-10-01T09:02:00Z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PE_BR.DOT</vt:lpwstr>
  </property>
  <property fmtid="{D5CDD505-2E9C-101B-9397-08002B2CF9AE}" pid="3" name="Docdate">
    <vt:lpwstr/>
  </property>
  <property fmtid="{D5CDD505-2E9C-101B-9397-08002B2CF9AE}" pid="4" name="Docorlang">
    <vt:lpwstr/>
  </property>
</Properties>
</file>